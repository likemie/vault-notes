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B1BD18">
      <w:pPr>
        <w:spacing w:line="480" w:lineRule="auto"/>
        <w:jc w:val="center"/>
        <w:rPr>
          <w:rFonts w:hint="eastAsia" w:ascii="方正小标宋简体" w:eastAsia="方正小标宋简体"/>
          <w:sz w:val="48"/>
          <w:szCs w:val="48"/>
        </w:rPr>
      </w:pPr>
    </w:p>
    <w:p w14:paraId="01E31F9C">
      <w:pPr>
        <w:spacing w:line="480" w:lineRule="auto"/>
        <w:jc w:val="center"/>
        <w:rPr>
          <w:rFonts w:hint="eastAsia" w:ascii="方正小标宋简体" w:eastAsia="方正小标宋简体"/>
          <w:sz w:val="48"/>
          <w:szCs w:val="48"/>
        </w:rPr>
      </w:pPr>
    </w:p>
    <w:p w14:paraId="6663B622">
      <w:pPr>
        <w:spacing w:line="480" w:lineRule="auto"/>
        <w:jc w:val="center"/>
        <w:rPr>
          <w:rFonts w:hint="eastAsia" w:ascii="方正小标宋简体" w:eastAsia="方正小标宋简体"/>
          <w:sz w:val="48"/>
          <w:szCs w:val="48"/>
        </w:rPr>
      </w:pPr>
    </w:p>
    <w:p w14:paraId="3B9821FE">
      <w:pPr>
        <w:spacing w:line="480" w:lineRule="auto"/>
        <w:jc w:val="center"/>
        <w:rPr>
          <w:rFonts w:ascii="方正小标宋简体" w:eastAsia="方正小标宋简体"/>
          <w:sz w:val="48"/>
          <w:szCs w:val="48"/>
        </w:rPr>
      </w:pPr>
      <w:r>
        <w:rPr>
          <w:rFonts w:hint="eastAsia" w:ascii="方正小标宋简体" w:eastAsia="方正小标宋简体"/>
          <w:sz w:val="48"/>
          <w:szCs w:val="48"/>
        </w:rPr>
        <w:t>上海市教育科学研究一般项目</w:t>
      </w:r>
    </w:p>
    <w:p w14:paraId="5A4C1C52">
      <w:pPr>
        <w:jc w:val="center"/>
        <w:rPr>
          <w:rFonts w:hint="eastAsia" w:ascii="宋体" w:eastAsia="方正小标宋简体"/>
          <w:sz w:val="44"/>
          <w:lang w:eastAsia="zh-CN"/>
        </w:rPr>
      </w:pPr>
      <w:r>
        <w:rPr>
          <w:rFonts w:hint="eastAsia" w:ascii="方正小标宋简体" w:eastAsia="方正小标宋简体"/>
          <w:sz w:val="48"/>
          <w:szCs w:val="48"/>
        </w:rPr>
        <w:t>结题</w:t>
      </w:r>
      <w:r>
        <w:rPr>
          <w:rFonts w:hint="eastAsia" w:ascii="方正小标宋简体" w:eastAsia="方正小标宋简体"/>
          <w:sz w:val="48"/>
          <w:szCs w:val="48"/>
          <w:lang w:val="en-US" w:eastAsia="zh-CN"/>
        </w:rPr>
        <w:t>报告</w:t>
      </w:r>
    </w:p>
    <w:p w14:paraId="16F2E14F">
      <w:pPr>
        <w:ind w:firstLine="883" w:firstLineChars="200"/>
        <w:jc w:val="left"/>
        <w:rPr>
          <w:rFonts w:hint="default" w:ascii="宋体"/>
          <w:b/>
          <w:bCs/>
          <w:sz w:val="44"/>
          <w:szCs w:val="44"/>
          <w:lang w:val="en-US" w:eastAsia="zh-CN"/>
        </w:rPr>
      </w:pPr>
    </w:p>
    <w:p w14:paraId="179A875C">
      <w:pPr>
        <w:ind w:firstLine="883" w:firstLineChars="200"/>
        <w:jc w:val="left"/>
        <w:rPr>
          <w:rFonts w:hint="eastAsia" w:ascii="宋体"/>
          <w:b/>
          <w:bCs/>
          <w:sz w:val="44"/>
          <w:szCs w:val="44"/>
          <w:lang w:val="en-US" w:eastAsia="zh-CN"/>
        </w:rPr>
      </w:pPr>
    </w:p>
    <w:p w14:paraId="2B5BF0B3">
      <w:pPr>
        <w:spacing w:line="600" w:lineRule="exact"/>
        <w:ind w:left="880"/>
        <w:rPr>
          <w:rFonts w:ascii="宋体"/>
          <w:b/>
          <w:bCs/>
          <w:spacing w:val="30"/>
          <w:sz w:val="32"/>
          <w:u w:val="single"/>
        </w:rPr>
      </w:pPr>
      <w:r>
        <w:rPr>
          <w:rFonts w:hint="eastAsia" w:ascii="宋体"/>
          <w:b/>
          <w:bCs/>
          <w:spacing w:val="30"/>
          <w:sz w:val="32"/>
        </w:rPr>
        <w:t>立项编号</w:t>
      </w:r>
      <w:r>
        <w:rPr>
          <w:rFonts w:ascii="宋体"/>
          <w:b/>
          <w:bCs/>
          <w:spacing w:val="30"/>
          <w:sz w:val="32"/>
        </w:rPr>
        <w:t xml:space="preserve"> </w:t>
      </w:r>
      <w:r>
        <w:rPr>
          <w:rFonts w:ascii="宋体"/>
          <w:b/>
          <w:bCs/>
          <w:spacing w:val="30"/>
          <w:sz w:val="32"/>
          <w:u w:val="single"/>
        </w:rPr>
        <w:t xml:space="preserve"> </w:t>
      </w:r>
      <w:r>
        <w:rPr>
          <w:rFonts w:hint="eastAsia" w:ascii="宋体"/>
          <w:b/>
          <w:bCs/>
          <w:spacing w:val="30"/>
          <w:sz w:val="32"/>
          <w:u w:val="single"/>
          <w:lang w:val="en-US" w:eastAsia="zh-CN"/>
        </w:rPr>
        <w:t xml:space="preserve">    </w:t>
      </w:r>
      <w:r>
        <w:rPr>
          <w:rFonts w:ascii="宋体"/>
          <w:b/>
          <w:bCs/>
          <w:spacing w:val="30"/>
          <w:sz w:val="32"/>
          <w:u w:val="single"/>
        </w:rPr>
        <w:t xml:space="preserve">  </w:t>
      </w:r>
      <w:r>
        <w:rPr>
          <w:rFonts w:hint="eastAsia" w:ascii="宋体"/>
          <w:b/>
          <w:bCs/>
          <w:spacing w:val="30"/>
          <w:sz w:val="32"/>
          <w:u w:val="single"/>
        </w:rPr>
        <w:t>C2024082</w:t>
      </w:r>
      <w:r>
        <w:rPr>
          <w:rFonts w:hint="eastAsia" w:ascii="宋体"/>
          <w:b/>
          <w:bCs/>
          <w:spacing w:val="30"/>
          <w:sz w:val="32"/>
          <w:u w:val="single"/>
          <w:lang w:val="en-US" w:eastAsia="zh-CN"/>
        </w:rPr>
        <w:t xml:space="preserve"> </w:t>
      </w:r>
      <w:r>
        <w:rPr>
          <w:rFonts w:ascii="宋体"/>
          <w:b/>
          <w:bCs/>
          <w:spacing w:val="30"/>
          <w:sz w:val="32"/>
          <w:u w:val="single"/>
        </w:rPr>
        <w:t xml:space="preserve"> </w:t>
      </w:r>
      <w:r>
        <w:rPr>
          <w:rFonts w:hint="eastAsia" w:ascii="宋体"/>
          <w:b/>
          <w:bCs/>
          <w:spacing w:val="30"/>
          <w:sz w:val="32"/>
          <w:u w:val="single"/>
          <w:lang w:val="en-US" w:eastAsia="zh-CN"/>
        </w:rPr>
        <w:t xml:space="preserve">  </w:t>
      </w:r>
      <w:r>
        <w:rPr>
          <w:rFonts w:ascii="宋体"/>
          <w:b/>
          <w:bCs/>
          <w:spacing w:val="30"/>
          <w:sz w:val="32"/>
          <w:u w:val="single"/>
        </w:rPr>
        <w:t xml:space="preserve">      </w:t>
      </w:r>
      <w:r>
        <w:rPr>
          <w:rFonts w:ascii="宋体"/>
          <w:b/>
          <w:bCs/>
          <w:spacing w:val="30"/>
          <w:sz w:val="32"/>
          <w:u w:val="single"/>
        </w:rPr>
        <w:tab/>
      </w:r>
    </w:p>
    <w:p w14:paraId="31716C6E">
      <w:pPr>
        <w:spacing w:line="600" w:lineRule="exact"/>
        <w:ind w:left="2786" w:leftChars="419" w:hanging="1906" w:hangingChars="500"/>
        <w:rPr>
          <w:rFonts w:ascii="宋体"/>
          <w:b/>
          <w:bCs/>
          <w:sz w:val="32"/>
        </w:rPr>
      </w:pPr>
      <w:r>
        <w:rPr>
          <w:rFonts w:hint="eastAsia" w:ascii="宋体"/>
          <w:b/>
          <w:bCs/>
          <w:spacing w:val="30"/>
          <w:sz w:val="32"/>
        </w:rPr>
        <w:t>项目名称</w:t>
      </w:r>
      <w:r>
        <w:rPr>
          <w:rFonts w:ascii="宋体"/>
          <w:b/>
          <w:bCs/>
          <w:sz w:val="32"/>
        </w:rPr>
        <w:t xml:space="preserve"> </w:t>
      </w:r>
      <w:r>
        <w:rPr>
          <w:rFonts w:hint="eastAsia" w:ascii="宋体"/>
          <w:b/>
          <w:bCs/>
          <w:sz w:val="32"/>
          <w:u w:val="single"/>
          <w:lang w:eastAsia="zh-CN"/>
        </w:rPr>
        <w:t>“</w:t>
      </w:r>
      <w:r>
        <w:rPr>
          <w:rFonts w:hint="eastAsia" w:ascii="宋体"/>
          <w:b/>
          <w:bCs/>
          <w:sz w:val="32"/>
          <w:u w:val="single"/>
          <w:lang w:val="en-US" w:eastAsia="zh-CN"/>
        </w:rPr>
        <w:t>可见的学习”视域下中学生高阶能力培育的学校探索</w:t>
      </w:r>
      <w:r>
        <w:rPr>
          <w:rFonts w:ascii="宋体"/>
          <w:b/>
          <w:bCs/>
          <w:sz w:val="32"/>
          <w:u w:val="single"/>
        </w:rPr>
        <w:t xml:space="preserve">               </w:t>
      </w:r>
      <w:r>
        <w:rPr>
          <w:rFonts w:ascii="宋体"/>
          <w:b/>
          <w:bCs/>
          <w:sz w:val="32"/>
          <w:u w:val="single"/>
        </w:rPr>
        <w:tab/>
      </w:r>
      <w:r>
        <w:rPr>
          <w:rFonts w:ascii="宋体"/>
          <w:b/>
          <w:bCs/>
          <w:sz w:val="32"/>
          <w:u w:val="single"/>
        </w:rPr>
        <w:t xml:space="preserve">    </w:t>
      </w:r>
    </w:p>
    <w:p w14:paraId="4DCA0D95">
      <w:pPr>
        <w:spacing w:line="600" w:lineRule="exact"/>
        <w:ind w:left="880"/>
        <w:rPr>
          <w:rFonts w:ascii="宋体"/>
          <w:b/>
          <w:bCs/>
          <w:spacing w:val="30"/>
          <w:sz w:val="32"/>
        </w:rPr>
      </w:pPr>
      <w:r>
        <w:rPr>
          <w:rFonts w:hint="eastAsia" w:ascii="宋体"/>
          <w:b/>
          <w:bCs/>
          <w:spacing w:val="30"/>
          <w:sz w:val="32"/>
        </w:rPr>
        <w:t>项目负责人</w:t>
      </w:r>
      <w:r>
        <w:rPr>
          <w:rFonts w:ascii="宋体"/>
          <w:b/>
          <w:bCs/>
          <w:spacing w:val="30"/>
          <w:sz w:val="32"/>
        </w:rPr>
        <w:t xml:space="preserve"> </w:t>
      </w:r>
      <w:r>
        <w:rPr>
          <w:rFonts w:ascii="宋体"/>
          <w:b/>
          <w:bCs/>
          <w:spacing w:val="30"/>
          <w:sz w:val="32"/>
          <w:u w:val="single"/>
        </w:rPr>
        <w:t xml:space="preserve">     </w:t>
      </w:r>
      <w:r>
        <w:rPr>
          <w:rFonts w:hint="eastAsia" w:ascii="宋体"/>
          <w:b/>
          <w:bCs/>
          <w:spacing w:val="30"/>
          <w:sz w:val="32"/>
          <w:u w:val="single"/>
          <w:lang w:val="en-US" w:eastAsia="zh-CN"/>
        </w:rPr>
        <w:t xml:space="preserve">    </w:t>
      </w:r>
      <w:r>
        <w:rPr>
          <w:rFonts w:ascii="宋体"/>
          <w:b/>
          <w:bCs/>
          <w:spacing w:val="30"/>
          <w:sz w:val="32"/>
          <w:u w:val="single"/>
        </w:rPr>
        <w:t xml:space="preserve"> </w:t>
      </w:r>
      <w:r>
        <w:rPr>
          <w:rFonts w:hint="eastAsia" w:ascii="宋体"/>
          <w:b/>
          <w:bCs/>
          <w:spacing w:val="30"/>
          <w:sz w:val="32"/>
          <w:u w:val="single"/>
          <w:lang w:val="en-US" w:eastAsia="zh-CN"/>
        </w:rPr>
        <w:t>沈勍</w:t>
      </w:r>
      <w:r>
        <w:rPr>
          <w:rFonts w:ascii="宋体"/>
          <w:b/>
          <w:bCs/>
          <w:spacing w:val="30"/>
          <w:sz w:val="32"/>
          <w:u w:val="single"/>
        </w:rPr>
        <w:t xml:space="preserve"> </w:t>
      </w:r>
      <w:r>
        <w:rPr>
          <w:rFonts w:hint="eastAsia" w:ascii="宋体"/>
          <w:b/>
          <w:bCs/>
          <w:spacing w:val="30"/>
          <w:sz w:val="32"/>
          <w:u w:val="single"/>
          <w:lang w:val="en-US" w:eastAsia="zh-CN"/>
        </w:rPr>
        <w:t xml:space="preserve">  </w:t>
      </w:r>
      <w:r>
        <w:rPr>
          <w:rFonts w:ascii="宋体"/>
          <w:b/>
          <w:bCs/>
          <w:spacing w:val="30"/>
          <w:sz w:val="32"/>
          <w:u w:val="single"/>
        </w:rPr>
        <w:t xml:space="preserve">       </w:t>
      </w:r>
    </w:p>
    <w:p w14:paraId="6F2DB82C">
      <w:pPr>
        <w:spacing w:line="600" w:lineRule="exact"/>
        <w:ind w:left="880"/>
        <w:rPr>
          <w:rFonts w:ascii="宋体"/>
          <w:b/>
          <w:bCs/>
          <w:sz w:val="32"/>
        </w:rPr>
      </w:pPr>
      <w:r>
        <w:rPr>
          <w:rFonts w:hint="eastAsia" w:ascii="宋体"/>
          <w:b/>
          <w:bCs/>
          <w:sz w:val="32"/>
        </w:rPr>
        <w:t>项目承担单位</w:t>
      </w:r>
      <w:r>
        <w:rPr>
          <w:rFonts w:ascii="宋体"/>
          <w:b/>
          <w:bCs/>
          <w:sz w:val="32"/>
        </w:rPr>
        <w:t xml:space="preserve"> </w:t>
      </w:r>
      <w:r>
        <w:rPr>
          <w:rFonts w:ascii="宋体"/>
          <w:b/>
          <w:bCs/>
          <w:sz w:val="32"/>
          <w:u w:val="single"/>
        </w:rPr>
        <w:t xml:space="preserve"> </w:t>
      </w:r>
      <w:r>
        <w:rPr>
          <w:rFonts w:hint="eastAsia" w:ascii="宋体"/>
          <w:b/>
          <w:bCs/>
          <w:sz w:val="32"/>
          <w:u w:val="single"/>
          <w:lang w:val="en-US" w:eastAsia="zh-CN"/>
        </w:rPr>
        <w:t>上海市七宝中学附属鑫都实验中学</w:t>
      </w:r>
      <w:r>
        <w:rPr>
          <w:rFonts w:ascii="宋体"/>
          <w:b/>
          <w:bCs/>
          <w:sz w:val="32"/>
          <w:u w:val="single"/>
        </w:rPr>
        <w:t xml:space="preserve">        </w:t>
      </w:r>
    </w:p>
    <w:p w14:paraId="43AA7816">
      <w:pPr>
        <w:spacing w:line="600" w:lineRule="exact"/>
        <w:ind w:left="880"/>
        <w:rPr>
          <w:rFonts w:ascii="宋体"/>
          <w:b/>
          <w:bCs/>
          <w:sz w:val="32"/>
        </w:rPr>
      </w:pPr>
      <w:r>
        <w:rPr>
          <w:rFonts w:hint="eastAsia" w:ascii="宋体"/>
          <w:b/>
          <w:bCs/>
          <w:sz w:val="32"/>
        </w:rPr>
        <w:t>填 表 日 期</w:t>
      </w:r>
      <w:r>
        <w:rPr>
          <w:rFonts w:ascii="宋体"/>
          <w:b/>
          <w:bCs/>
          <w:sz w:val="32"/>
        </w:rPr>
        <w:t xml:space="preserve"> </w:t>
      </w:r>
      <w:r>
        <w:rPr>
          <w:rFonts w:hint="eastAsia" w:ascii="宋体"/>
          <w:b/>
          <w:bCs/>
          <w:sz w:val="32"/>
        </w:rPr>
        <w:t xml:space="preserve"> </w:t>
      </w:r>
      <w:r>
        <w:rPr>
          <w:rFonts w:ascii="宋体"/>
          <w:b/>
          <w:bCs/>
          <w:sz w:val="32"/>
          <w:u w:val="single"/>
        </w:rPr>
        <w:t xml:space="preserve">   </w:t>
      </w:r>
      <w:r>
        <w:rPr>
          <w:rFonts w:ascii="宋体"/>
          <w:b/>
          <w:bCs/>
          <w:sz w:val="32"/>
          <w:u w:val="single"/>
        </w:rPr>
        <w:tab/>
      </w:r>
      <w:r>
        <w:rPr>
          <w:rFonts w:ascii="宋体"/>
          <w:b/>
          <w:bCs/>
          <w:sz w:val="32"/>
          <w:u w:val="single"/>
        </w:rPr>
        <w:t xml:space="preserve">  </w:t>
      </w:r>
      <w:r>
        <w:rPr>
          <w:rFonts w:hint="eastAsia" w:ascii="宋体"/>
          <w:b/>
          <w:bCs/>
          <w:sz w:val="32"/>
          <w:u w:val="single"/>
          <w:lang w:val="en-US" w:eastAsia="zh-CN"/>
        </w:rPr>
        <w:t>2026年10月25日</w:t>
      </w:r>
      <w:r>
        <w:rPr>
          <w:rFonts w:ascii="宋体"/>
          <w:b/>
          <w:bCs/>
          <w:sz w:val="32"/>
          <w:u w:val="single"/>
        </w:rPr>
        <w:t xml:space="preserve"> </w:t>
      </w:r>
      <w:r>
        <w:rPr>
          <w:rFonts w:hint="eastAsia" w:ascii="宋体"/>
          <w:b/>
          <w:bCs/>
          <w:sz w:val="32"/>
          <w:u w:val="single"/>
        </w:rPr>
        <w:t xml:space="preserve"> </w:t>
      </w:r>
      <w:r>
        <w:rPr>
          <w:rFonts w:ascii="宋体"/>
          <w:b/>
          <w:bCs/>
          <w:sz w:val="32"/>
          <w:u w:val="single"/>
        </w:rPr>
        <w:t xml:space="preserve"> </w:t>
      </w:r>
      <w:r>
        <w:rPr>
          <w:rFonts w:hint="eastAsia" w:ascii="宋体"/>
          <w:b/>
          <w:bCs/>
          <w:sz w:val="32"/>
          <w:u w:val="single"/>
        </w:rPr>
        <w:t xml:space="preserve">     </w:t>
      </w:r>
      <w:r>
        <w:rPr>
          <w:rFonts w:ascii="宋体"/>
          <w:b/>
          <w:bCs/>
          <w:sz w:val="32"/>
          <w:u w:val="single"/>
        </w:rPr>
        <w:t xml:space="preserve">   </w:t>
      </w:r>
      <w:r>
        <w:rPr>
          <w:rFonts w:hint="eastAsia" w:ascii="宋体"/>
          <w:b/>
          <w:bCs/>
          <w:sz w:val="32"/>
          <w:u w:val="single"/>
        </w:rPr>
        <w:t xml:space="preserve">  </w:t>
      </w:r>
      <w:r>
        <w:rPr>
          <w:rFonts w:ascii="宋体"/>
          <w:b/>
          <w:bCs/>
          <w:sz w:val="32"/>
          <w:u w:val="single"/>
        </w:rPr>
        <w:t xml:space="preserve">   </w:t>
      </w:r>
    </w:p>
    <w:p w14:paraId="1A200727">
      <w:pPr>
        <w:spacing w:line="600" w:lineRule="exact"/>
        <w:jc w:val="center"/>
        <w:rPr>
          <w:rFonts w:ascii="宋体"/>
          <w:sz w:val="32"/>
        </w:rPr>
      </w:pPr>
    </w:p>
    <w:p w14:paraId="076EC58D">
      <w:pPr>
        <w:spacing w:line="600" w:lineRule="exact"/>
        <w:jc w:val="center"/>
        <w:rPr>
          <w:rFonts w:ascii="宋体"/>
          <w:sz w:val="44"/>
        </w:rPr>
      </w:pPr>
    </w:p>
    <w:p w14:paraId="794AD541">
      <w:pPr>
        <w:jc w:val="center"/>
        <w:rPr>
          <w:rFonts w:ascii="宋体"/>
          <w:sz w:val="44"/>
        </w:rPr>
      </w:pPr>
    </w:p>
    <w:p w14:paraId="4B89C410">
      <w:pPr>
        <w:jc w:val="center"/>
        <w:rPr>
          <w:rFonts w:ascii="宋体"/>
          <w:sz w:val="44"/>
        </w:rPr>
      </w:pPr>
    </w:p>
    <w:p w14:paraId="7AFE69A4"/>
    <w:p w14:paraId="139F3B31">
      <w:pPr>
        <w:jc w:val="center"/>
        <w:rPr>
          <w:sz w:val="32"/>
          <w:szCs w:val="32"/>
        </w:rPr>
      </w:pPr>
      <w:r>
        <w:rPr>
          <w:rFonts w:hint="eastAsia" w:ascii="黑体" w:hAnsi="黑体" w:eastAsia="黑体"/>
          <w:sz w:val="32"/>
          <w:szCs w:val="32"/>
        </w:rPr>
        <w:t>上海市教育科学规划领导小组办公室</w:t>
      </w:r>
    </w:p>
    <w:p w14:paraId="1F77CB99">
      <w:pPr>
        <w:spacing w:line="600" w:lineRule="exact"/>
        <w:jc w:val="center"/>
        <w:rPr>
          <w:rFonts w:ascii="宋体"/>
          <w:sz w:val="32"/>
        </w:rPr>
      </w:pPr>
    </w:p>
    <w:p w14:paraId="306CB924">
      <w:pPr>
        <w:pageBreakBefore w:val="0"/>
        <w:overflowPunct w:val="0"/>
        <w:bidi w:val="0"/>
        <w:snapToGrid w:val="0"/>
        <w:spacing w:before="0" w:after="0" w:line="360" w:lineRule="auto"/>
        <w:jc w:val="both"/>
        <w:textAlignment w:val="auto"/>
        <w:outlineLvl w:val="0"/>
        <w:rPr>
          <w:rFonts w:hint="eastAsia" w:ascii="宋体" w:hAnsi="宋体" w:eastAsia="宋体" w:cs="宋体"/>
          <w:b w:val="0"/>
          <w:color w:val="000000"/>
          <w:kern w:val="0"/>
          <w:sz w:val="24"/>
        </w:rPr>
      </w:pPr>
    </w:p>
    <w:p w14:paraId="05E2AC8D">
      <w:pPr>
        <w:pStyle w:val="11"/>
        <w:keepNext w:val="0"/>
        <w:keepLines w:val="0"/>
        <w:widowControl/>
        <w:suppressLineNumbers w:val="0"/>
      </w:pPr>
      <w:r>
        <w:rPr>
          <w:rStyle w:val="15"/>
        </w:rPr>
        <w:t>摘要</w:t>
      </w:r>
    </w:p>
    <w:p w14:paraId="4705EA73">
      <w:pPr>
        <w:pageBreakBefore w:val="0"/>
        <w:overflowPunct w:val="0"/>
        <w:bidi w:val="0"/>
        <w:snapToGrid w:val="0"/>
        <w:spacing w:before="0" w:after="0" w:line="360" w:lineRule="auto"/>
        <w:ind w:firstLineChars="200"/>
        <w:jc w:val="both"/>
        <w:textAlignment w:val="auto"/>
        <w:rPr>
          <w:rFonts w:hint="eastAsia" w:ascii="宋体" w:hAnsi="宋体" w:eastAsia="宋体" w:cs="宋体"/>
          <w:b w:val="0"/>
          <w:color w:val="000000"/>
          <w:kern w:val="0"/>
          <w:sz w:val="24"/>
        </w:rPr>
      </w:pPr>
      <w:r>
        <w:rPr>
          <w:rFonts w:hint="eastAsia" w:ascii="宋体" w:hAnsi="宋体" w:eastAsia="宋体" w:cs="宋体"/>
          <w:b w:val="0"/>
          <w:color w:val="000000"/>
          <w:kern w:val="0"/>
          <w:sz w:val="24"/>
        </w:rPr>
        <w:t>面向核心素养导向的育人要求，本研究聚焦中学生高阶能力目标难以转化为具体学习过程、学生思维表现不易观察以及教学反馈与学习改进衔接不足等问题，以“可见的学习”为理论视角，探索高阶能力培育的学习模型、教学支持方式与学校实践路径。研究立足学校真实教学情境，综合运用文献研究法、问卷调查法、访谈法、行动研究法、课堂观察法和案例研究法，按照现状诊断、模型建构、两域实践、成效评价与迭代优化的思路推进，结合1346组学生前后测记录、163组教师对应记录，以及课堂评价、学生作品、访谈和课堂行为数据，开展量化分析与质性材料的综合研究。</w:t>
      </w:r>
    </w:p>
    <w:p w14:paraId="3AC9CC90">
      <w:pPr>
        <w:pageBreakBefore w:val="0"/>
        <w:overflowPunct w:val="0"/>
        <w:bidi w:val="0"/>
        <w:snapToGrid w:val="0"/>
        <w:spacing w:before="0" w:after="0" w:line="360" w:lineRule="auto"/>
        <w:ind w:firstLineChars="200"/>
        <w:jc w:val="both"/>
        <w:textAlignment w:val="auto"/>
        <w:rPr>
          <w:rFonts w:hint="eastAsia" w:ascii="宋体" w:hAnsi="宋体" w:eastAsia="宋体" w:cs="宋体"/>
          <w:b w:val="0"/>
          <w:color w:val="000000"/>
          <w:kern w:val="0"/>
          <w:sz w:val="24"/>
        </w:rPr>
      </w:pPr>
      <w:r>
        <w:rPr>
          <w:rFonts w:hint="eastAsia" w:ascii="宋体" w:hAnsi="宋体" w:eastAsia="宋体" w:cs="宋体"/>
          <w:b w:val="0"/>
          <w:color w:val="000000"/>
          <w:kern w:val="0"/>
          <w:sz w:val="24"/>
        </w:rPr>
        <w:t>研究形成了以分析、评价、创造、责任担当、情绪调节、合作共情和包容创新七维能力为目标的高阶能力培育模型2.0版。模型将学生“目标引领—任务驱动—探究展学—反馈迭代—反思迁移”五环学习与教师“诊断发现—干预设计—实施推进—评估改进”四步调节融为协同运行的过程，以浅层、深层和迁移学习贯穿任务推进，以目标、思维、证据、进步和能力可见连接学习表现与教学判断。实践中确立学科教学的基础域地位与科创教育的拓展域功能，将学科教学的知识、目标、实践、评价四要素，拓展为科创教育的知识、目标、方案、实践、评价五要素，并提炼任务性、验证性、论证性、建构性和创新性五种高阶学习典型样态。</w:t>
      </w:r>
    </w:p>
    <w:p w14:paraId="2BE8E7E4">
      <w:pPr>
        <w:pageBreakBefore w:val="0"/>
        <w:overflowPunct w:val="0"/>
        <w:bidi w:val="0"/>
        <w:snapToGrid w:val="0"/>
        <w:spacing w:before="0" w:after="0" w:line="360" w:lineRule="auto"/>
        <w:ind w:firstLineChars="200"/>
        <w:jc w:val="both"/>
        <w:textAlignment w:val="auto"/>
        <w:rPr>
          <w:rFonts w:hint="eastAsia" w:ascii="宋体" w:hAnsi="宋体" w:eastAsia="宋体" w:cs="宋体"/>
          <w:b w:val="0"/>
          <w:color w:val="000000"/>
          <w:kern w:val="0"/>
          <w:sz w:val="24"/>
        </w:rPr>
      </w:pPr>
      <w:r>
        <w:rPr>
          <w:rFonts w:hint="eastAsia" w:ascii="宋体" w:hAnsi="宋体" w:eastAsia="宋体" w:cs="宋体"/>
          <w:b w:val="0"/>
          <w:color w:val="000000"/>
          <w:kern w:val="0"/>
          <w:sz w:val="24"/>
        </w:rPr>
        <w:t>研究结果显示，学生高阶能力总体自评均值由3.635提高至4.500，七个维度均呈显著提高，Holm校正后均为p＜0.001。按现有教师对应关系比较，教师认知与价值认同、课堂教学实践和教学自我效能自评提高，现实阻碍感受下降。课堂与作品材料进一步呈现出学生分析路径更加清晰、证据运用与观点修订增多、方案比较和合作探究逐步深化等变化；教师专业关注也由活动安排进一步转向学习证据、过程反馈与差异支持。2023—2025年学生科创累计获得539获奖项次，形成跨年度、多层级的成果积累，为科创拓展实践提供了补充证据。</w:t>
      </w:r>
    </w:p>
    <w:p w14:paraId="428CB2E4">
      <w:pPr>
        <w:pageBreakBefore w:val="0"/>
        <w:overflowPunct w:val="0"/>
        <w:bidi w:val="0"/>
        <w:snapToGrid w:val="0"/>
        <w:spacing w:before="0" w:after="0" w:line="360" w:lineRule="auto"/>
        <w:ind w:firstLineChars="200"/>
        <w:jc w:val="both"/>
        <w:textAlignment w:val="auto"/>
        <w:rPr>
          <w:rFonts w:hint="eastAsia" w:ascii="宋体" w:hAnsi="宋体" w:eastAsia="宋体" w:cs="宋体"/>
          <w:b w:val="0"/>
          <w:color w:val="000000"/>
          <w:kern w:val="0"/>
          <w:sz w:val="24"/>
        </w:rPr>
      </w:pPr>
      <w:r>
        <w:rPr>
          <w:rFonts w:hint="eastAsia" w:ascii="宋体" w:hAnsi="宋体" w:eastAsia="宋体" w:cs="宋体"/>
          <w:b w:val="0"/>
          <w:color w:val="000000"/>
          <w:kern w:val="0"/>
          <w:sz w:val="24"/>
        </w:rPr>
        <w:t>本研究将能力目标、学习过程、教师支持和评价证据联系起来，形成了可用于课堂设计、项目实施与校本研修的模型、工具和案例资源。受自评方式、施测口径及单组前后测设计限制，相关结果主要支持本校实践中的阶段性变化与模型可实施性判断，为学校持续推进高阶能力培育提供参考。</w:t>
      </w:r>
    </w:p>
    <w:p w14:paraId="476A04D9">
      <w:pPr>
        <w:pageBreakBefore w:val="0"/>
        <w:overflowPunct w:val="0"/>
        <w:bidi w:val="0"/>
        <w:snapToGrid w:val="0"/>
        <w:spacing w:before="0" w:line="360" w:lineRule="auto"/>
        <w:ind w:firstLineChars="200"/>
        <w:jc w:val="both"/>
        <w:textAlignment w:val="auto"/>
        <w:rPr>
          <w:rFonts w:hint="eastAsia" w:ascii="宋体" w:hAnsi="宋体" w:eastAsia="宋体" w:cs="宋体"/>
          <w:b w:val="0"/>
          <w:color w:val="000000"/>
          <w:kern w:val="0"/>
          <w:sz w:val="24"/>
        </w:rPr>
        <w:sectPr>
          <w:pgSz w:w="11906" w:h="16838"/>
          <w:pgMar w:top="1440" w:right="1701" w:bottom="1440" w:left="1803" w:header="0" w:footer="0" w:gutter="0"/>
          <w:pgNumType w:fmt="decimal"/>
          <w:cols w:space="720" w:num="1"/>
          <w:formProt w:val="0"/>
          <w:docGrid w:type="lines" w:linePitch="312" w:charSpace="0"/>
        </w:sectPr>
      </w:pPr>
      <w:r>
        <w:rPr>
          <w:rFonts w:hint="eastAsia" w:ascii="宋体" w:hAnsi="宋体" w:eastAsia="宋体" w:cs="宋体"/>
          <w:b/>
          <w:bCs/>
          <w:color w:val="000000"/>
          <w:kern w:val="0"/>
          <w:sz w:val="24"/>
        </w:rPr>
        <w:t>关键词：</w:t>
      </w:r>
      <w:r>
        <w:rPr>
          <w:rFonts w:hint="eastAsia" w:ascii="宋体" w:hAnsi="宋体" w:eastAsia="宋体" w:cs="宋体"/>
          <w:b w:val="0"/>
          <w:color w:val="000000"/>
          <w:kern w:val="0"/>
          <w:sz w:val="24"/>
        </w:rPr>
        <w:t>可见的学习，高阶能力，高阶思维能力，高阶社会情感能力</w:t>
      </w:r>
    </w:p>
    <w:sdt>
      <w:sdtPr>
        <w:rPr>
          <w:rFonts w:ascii="宋体" w:hAnsi="宋体" w:eastAsia="宋体" w:cstheme="minorBidi"/>
          <w:kern w:val="2"/>
          <w:sz w:val="21"/>
          <w:szCs w:val="24"/>
          <w:lang w:val="en-US" w:eastAsia="zh-CN" w:bidi="ar-SA"/>
        </w:rPr>
        <w:id w:val="147469067"/>
        <w15:color w:val="DBDBDB"/>
        <w:docPartObj>
          <w:docPartGallery w:val="Table of Contents"/>
          <w:docPartUnique/>
        </w:docPartObj>
      </w:sdtPr>
      <w:sdtEndPr>
        <w:rPr>
          <w:rFonts w:hint="eastAsia" w:ascii="宋体" w:hAnsi="宋体" w:eastAsia="宋体" w:cs="宋体"/>
          <w:kern w:val="2"/>
          <w:sz w:val="21"/>
          <w:szCs w:val="32"/>
          <w:lang w:val="en-US" w:eastAsia="zh-CN" w:bidi="ar-SA"/>
        </w:rPr>
      </w:sdtEndPr>
      <w:sdtContent>
        <w:p w14:paraId="51E6C01B">
          <w:pPr>
            <w:spacing w:before="0" w:beforeLines="0" w:after="0" w:afterLines="0" w:line="240" w:lineRule="auto"/>
            <w:ind w:left="0" w:leftChars="0" w:right="0" w:rightChars="0" w:firstLine="0" w:firstLineChars="0"/>
            <w:jc w:val="center"/>
          </w:pPr>
          <w:r>
            <w:rPr>
              <w:rFonts w:ascii="宋体" w:hAnsi="宋体" w:eastAsia="宋体"/>
              <w:sz w:val="21"/>
            </w:rPr>
            <w:t>目录</w:t>
          </w:r>
        </w:p>
        <w:p w14:paraId="43EF5344">
          <w:pPr>
            <w:pStyle w:val="8"/>
            <w:tabs>
              <w:tab w:val="right" w:leader="dot" w:pos="8306"/>
            </w:tabs>
          </w:pPr>
          <w:r>
            <w:rPr>
              <w:rFonts w:hint="eastAsia" w:ascii="宋体" w:hAnsi="宋体" w:eastAsia="宋体" w:cs="宋体"/>
              <w:kern w:val="2"/>
              <w:sz w:val="21"/>
              <w:szCs w:val="32"/>
              <w:lang w:val="en-US" w:eastAsia="zh-CN" w:bidi="ar-SA"/>
            </w:rPr>
            <w:fldChar w:fldCharType="begin"/>
          </w:r>
          <w:r>
            <w:rPr>
              <w:rFonts w:hint="eastAsia" w:ascii="宋体" w:hAnsi="宋体" w:eastAsia="宋体" w:cs="宋体"/>
              <w:kern w:val="2"/>
              <w:sz w:val="21"/>
              <w:szCs w:val="32"/>
              <w:lang w:val="en-US" w:eastAsia="zh-CN" w:bidi="ar-SA"/>
            </w:rPr>
            <w:instrText xml:space="preserve">TOC \o "1-4" \h \u </w:instrText>
          </w:r>
          <w:r>
            <w:rPr>
              <w:rFonts w:hint="eastAsia" w:ascii="宋体" w:hAnsi="宋体" w:eastAsia="宋体" w:cs="宋体"/>
              <w:kern w:val="2"/>
              <w:sz w:val="21"/>
              <w:szCs w:val="32"/>
              <w:lang w:val="en-US" w:eastAsia="zh-CN" w:bidi="ar-SA"/>
            </w:rPr>
            <w:fldChar w:fldCharType="separate"/>
          </w: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_Toc20183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lang w:val="en-US" w:eastAsia="zh-CN"/>
            </w:rPr>
            <w:t>一、</w:t>
          </w:r>
          <w:r>
            <w:rPr>
              <w:rFonts w:hint="eastAsia" w:ascii="宋体" w:hAnsi="宋体" w:eastAsia="宋体" w:cs="宋体"/>
              <w:bCs/>
            </w:rPr>
            <w:t>背景与意义</w:t>
          </w:r>
          <w:r>
            <w:tab/>
          </w:r>
          <w:r>
            <w:fldChar w:fldCharType="begin"/>
          </w:r>
          <w:r>
            <w:instrText xml:space="preserve"> PAGEREF _Toc20183 \h </w:instrText>
          </w:r>
          <w:r>
            <w:fldChar w:fldCharType="separate"/>
          </w:r>
          <w:r>
            <w:t>8</w:t>
          </w:r>
          <w:r>
            <w:fldChar w:fldCharType="end"/>
          </w:r>
          <w:r>
            <w:rPr>
              <w:rFonts w:hint="eastAsia" w:ascii="宋体" w:hAnsi="宋体" w:eastAsia="宋体" w:cs="宋体"/>
              <w:kern w:val="2"/>
              <w:szCs w:val="32"/>
              <w:lang w:val="en-US" w:eastAsia="zh-CN" w:bidi="ar-SA"/>
            </w:rPr>
            <w:fldChar w:fldCharType="end"/>
          </w:r>
        </w:p>
        <w:p w14:paraId="35E6AED0">
          <w:pPr>
            <w:pStyle w:val="10"/>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_Toc11125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szCs w:val="28"/>
            </w:rPr>
            <w:t xml:space="preserve">（一） </w:t>
          </w:r>
          <w:r>
            <w:rPr>
              <w:rFonts w:hint="eastAsia" w:ascii="宋体" w:hAnsi="宋体" w:eastAsia="宋体" w:cs="宋体"/>
              <w:bCs/>
            </w:rPr>
            <w:t>研究背景</w:t>
          </w:r>
          <w:r>
            <w:tab/>
          </w:r>
          <w:r>
            <w:fldChar w:fldCharType="begin"/>
          </w:r>
          <w:r>
            <w:instrText xml:space="preserve"> PAGEREF _Toc11125 \h </w:instrText>
          </w:r>
          <w:r>
            <w:fldChar w:fldCharType="separate"/>
          </w:r>
          <w:r>
            <w:t>8</w:t>
          </w:r>
          <w:r>
            <w:fldChar w:fldCharType="end"/>
          </w:r>
          <w:r>
            <w:rPr>
              <w:rFonts w:hint="eastAsia" w:ascii="宋体" w:hAnsi="宋体" w:eastAsia="宋体" w:cs="宋体"/>
              <w:kern w:val="2"/>
              <w:szCs w:val="32"/>
              <w:lang w:val="en-US" w:eastAsia="zh-CN" w:bidi="ar-SA"/>
            </w:rPr>
            <w:fldChar w:fldCharType="end"/>
          </w:r>
        </w:p>
        <w:p w14:paraId="46E1E9C1">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_Toc22824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rPr>
            <w:t>1.国家课程改革要求学生在真实情境中综合运用知识解决问题</w:t>
          </w:r>
          <w:r>
            <w:tab/>
          </w:r>
          <w:r>
            <w:fldChar w:fldCharType="begin"/>
          </w:r>
          <w:r>
            <w:instrText xml:space="preserve"> PAGEREF _Toc22824 \h </w:instrText>
          </w:r>
          <w:r>
            <w:fldChar w:fldCharType="separate"/>
          </w:r>
          <w:r>
            <w:t>8</w:t>
          </w:r>
          <w:r>
            <w:fldChar w:fldCharType="end"/>
          </w:r>
          <w:r>
            <w:rPr>
              <w:rFonts w:hint="eastAsia" w:ascii="宋体" w:hAnsi="宋体" w:eastAsia="宋体" w:cs="宋体"/>
              <w:kern w:val="2"/>
              <w:szCs w:val="32"/>
              <w:lang w:val="en-US" w:eastAsia="zh-CN" w:bidi="ar-SA"/>
            </w:rPr>
            <w:fldChar w:fldCharType="end"/>
          </w:r>
        </w:p>
        <w:p w14:paraId="35F66D5E">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_Toc7644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rPr>
            <w:t>2.上海基础教育改革为高阶能力培育提供了制度环境和实践要求</w:t>
          </w:r>
          <w:r>
            <w:tab/>
          </w:r>
          <w:r>
            <w:fldChar w:fldCharType="begin"/>
          </w:r>
          <w:r>
            <w:instrText xml:space="preserve"> PAGEREF _Toc7644 \h </w:instrText>
          </w:r>
          <w:r>
            <w:fldChar w:fldCharType="separate"/>
          </w:r>
          <w:r>
            <w:t>8</w:t>
          </w:r>
          <w:r>
            <w:fldChar w:fldCharType="end"/>
          </w:r>
          <w:r>
            <w:rPr>
              <w:rFonts w:hint="eastAsia" w:ascii="宋体" w:hAnsi="宋体" w:eastAsia="宋体" w:cs="宋体"/>
              <w:kern w:val="2"/>
              <w:szCs w:val="32"/>
              <w:lang w:val="en-US" w:eastAsia="zh-CN" w:bidi="ar-SA"/>
            </w:rPr>
            <w:fldChar w:fldCharType="end"/>
          </w:r>
        </w:p>
        <w:p w14:paraId="1567D3CB">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_Toc23815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rPr>
            <w:t>3.人工智能的普及使独立思考和判断变得更加重要</w:t>
          </w:r>
          <w:r>
            <w:tab/>
          </w:r>
          <w:r>
            <w:fldChar w:fldCharType="begin"/>
          </w:r>
          <w:r>
            <w:instrText xml:space="preserve"> PAGEREF _Toc23815 \h </w:instrText>
          </w:r>
          <w:r>
            <w:fldChar w:fldCharType="separate"/>
          </w:r>
          <w:r>
            <w:t>10</w:t>
          </w:r>
          <w:r>
            <w:fldChar w:fldCharType="end"/>
          </w:r>
          <w:r>
            <w:rPr>
              <w:rFonts w:hint="eastAsia" w:ascii="宋体" w:hAnsi="宋体" w:eastAsia="宋体" w:cs="宋体"/>
              <w:kern w:val="2"/>
              <w:szCs w:val="32"/>
              <w:lang w:val="en-US" w:eastAsia="zh-CN" w:bidi="ar-SA"/>
            </w:rPr>
            <w:fldChar w:fldCharType="end"/>
          </w:r>
        </w:p>
        <w:p w14:paraId="17AAECC6">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_Toc21411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rPr>
            <w:t>4.课堂中高阶学习是否真正发生难以仅凭活动和考试结果判断</w:t>
          </w:r>
          <w:r>
            <w:tab/>
          </w:r>
          <w:r>
            <w:fldChar w:fldCharType="begin"/>
          </w:r>
          <w:r>
            <w:instrText xml:space="preserve"> PAGEREF _Toc21411 \h </w:instrText>
          </w:r>
          <w:r>
            <w:fldChar w:fldCharType="separate"/>
          </w:r>
          <w:r>
            <w:t>10</w:t>
          </w:r>
          <w:r>
            <w:fldChar w:fldCharType="end"/>
          </w:r>
          <w:r>
            <w:rPr>
              <w:rFonts w:hint="eastAsia" w:ascii="宋体" w:hAnsi="宋体" w:eastAsia="宋体" w:cs="宋体"/>
              <w:kern w:val="2"/>
              <w:szCs w:val="32"/>
              <w:lang w:val="en-US" w:eastAsia="zh-CN" w:bidi="ar-SA"/>
            </w:rPr>
            <w:fldChar w:fldCharType="end"/>
          </w:r>
        </w:p>
        <w:p w14:paraId="14377197">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_Toc32678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rPr>
            <w:t>5.学校已有实践需要由零散探索走向系统推进</w:t>
          </w:r>
          <w:r>
            <w:tab/>
          </w:r>
          <w:r>
            <w:fldChar w:fldCharType="begin"/>
          </w:r>
          <w:r>
            <w:instrText xml:space="preserve"> PAGEREF _Toc32678 \h </w:instrText>
          </w:r>
          <w:r>
            <w:fldChar w:fldCharType="separate"/>
          </w:r>
          <w:r>
            <w:t>11</w:t>
          </w:r>
          <w:r>
            <w:fldChar w:fldCharType="end"/>
          </w:r>
          <w:r>
            <w:rPr>
              <w:rFonts w:hint="eastAsia" w:ascii="宋体" w:hAnsi="宋体" w:eastAsia="宋体" w:cs="宋体"/>
              <w:kern w:val="2"/>
              <w:szCs w:val="32"/>
              <w:lang w:val="en-US" w:eastAsia="zh-CN" w:bidi="ar-SA"/>
            </w:rPr>
            <w:fldChar w:fldCharType="end"/>
          </w:r>
        </w:p>
        <w:p w14:paraId="64A65810">
          <w:pPr>
            <w:pStyle w:val="10"/>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_Toc1926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szCs w:val="28"/>
            </w:rPr>
            <w:t xml:space="preserve">（二） </w:t>
          </w:r>
          <w:r>
            <w:rPr>
              <w:rFonts w:hint="eastAsia" w:ascii="宋体" w:hAnsi="宋体" w:eastAsia="宋体" w:cs="宋体"/>
              <w:bCs/>
            </w:rPr>
            <w:t>文献综述</w:t>
          </w:r>
          <w:r>
            <w:tab/>
          </w:r>
          <w:r>
            <w:fldChar w:fldCharType="begin"/>
          </w:r>
          <w:r>
            <w:instrText xml:space="preserve"> PAGEREF _Toc1926 \h </w:instrText>
          </w:r>
          <w:r>
            <w:fldChar w:fldCharType="separate"/>
          </w:r>
          <w:r>
            <w:t>12</w:t>
          </w:r>
          <w:r>
            <w:fldChar w:fldCharType="end"/>
          </w:r>
          <w:r>
            <w:rPr>
              <w:rFonts w:hint="eastAsia" w:ascii="宋体" w:hAnsi="宋体" w:eastAsia="宋体" w:cs="宋体"/>
              <w:kern w:val="2"/>
              <w:szCs w:val="32"/>
              <w:lang w:val="en-US" w:eastAsia="zh-CN" w:bidi="ar-SA"/>
            </w:rPr>
            <w:fldChar w:fldCharType="end"/>
          </w:r>
        </w:p>
        <w:p w14:paraId="27C01D35">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_Toc23007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1. 关于高阶能力的研究</w:t>
          </w:r>
          <w:r>
            <w:tab/>
          </w:r>
          <w:r>
            <w:fldChar w:fldCharType="begin"/>
          </w:r>
          <w:r>
            <w:instrText xml:space="preserve"> PAGEREF _Toc23007 \h </w:instrText>
          </w:r>
          <w:r>
            <w:fldChar w:fldCharType="separate"/>
          </w:r>
          <w:r>
            <w:t>12</w:t>
          </w:r>
          <w:r>
            <w:fldChar w:fldCharType="end"/>
          </w:r>
          <w:r>
            <w:rPr>
              <w:rFonts w:hint="eastAsia" w:ascii="宋体" w:hAnsi="宋体" w:eastAsia="宋体" w:cs="宋体"/>
              <w:kern w:val="2"/>
              <w:szCs w:val="32"/>
              <w:lang w:val="en-US" w:eastAsia="zh-CN" w:bidi="ar-SA"/>
            </w:rPr>
            <w:fldChar w:fldCharType="end"/>
          </w:r>
        </w:p>
        <w:p w14:paraId="561D2B3B">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_Toc15320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（1） 文献检索与总体情况</w:t>
          </w:r>
          <w:r>
            <w:tab/>
          </w:r>
          <w:r>
            <w:fldChar w:fldCharType="begin"/>
          </w:r>
          <w:r>
            <w:instrText xml:space="preserve"> PAGEREF _Toc15320 \h </w:instrText>
          </w:r>
          <w:r>
            <w:fldChar w:fldCharType="separate"/>
          </w:r>
          <w:r>
            <w:t>12</w:t>
          </w:r>
          <w:r>
            <w:fldChar w:fldCharType="end"/>
          </w:r>
          <w:r>
            <w:rPr>
              <w:rFonts w:hint="eastAsia" w:ascii="宋体" w:hAnsi="宋体" w:eastAsia="宋体" w:cs="宋体"/>
              <w:kern w:val="2"/>
              <w:szCs w:val="32"/>
              <w:lang w:val="en-US" w:eastAsia="zh-CN" w:bidi="ar-SA"/>
            </w:rPr>
            <w:fldChar w:fldCharType="end"/>
          </w:r>
        </w:p>
        <w:p w14:paraId="1711987E">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_Toc1551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（2） 主要研究主题</w:t>
          </w:r>
          <w:r>
            <w:tab/>
          </w:r>
          <w:r>
            <w:fldChar w:fldCharType="begin"/>
          </w:r>
          <w:r>
            <w:instrText xml:space="preserve"> PAGEREF _Toc1551 \h </w:instrText>
          </w:r>
          <w:r>
            <w:fldChar w:fldCharType="separate"/>
          </w:r>
          <w:r>
            <w:t>13</w:t>
          </w:r>
          <w:r>
            <w:fldChar w:fldCharType="end"/>
          </w:r>
          <w:r>
            <w:rPr>
              <w:rFonts w:hint="eastAsia" w:ascii="宋体" w:hAnsi="宋体" w:eastAsia="宋体" w:cs="宋体"/>
              <w:kern w:val="2"/>
              <w:szCs w:val="32"/>
              <w:lang w:val="en-US" w:eastAsia="zh-CN" w:bidi="ar-SA"/>
            </w:rPr>
            <w:fldChar w:fldCharType="end"/>
          </w:r>
        </w:p>
        <w:p w14:paraId="5528D26D">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_Toc9590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2. 关于可见的学习的研究</w:t>
          </w:r>
          <w:r>
            <w:tab/>
          </w:r>
          <w:r>
            <w:fldChar w:fldCharType="begin"/>
          </w:r>
          <w:r>
            <w:instrText xml:space="preserve"> PAGEREF _Toc9590 \h </w:instrText>
          </w:r>
          <w:r>
            <w:fldChar w:fldCharType="separate"/>
          </w:r>
          <w:r>
            <w:t>19</w:t>
          </w:r>
          <w:r>
            <w:fldChar w:fldCharType="end"/>
          </w:r>
          <w:r>
            <w:rPr>
              <w:rFonts w:hint="eastAsia" w:ascii="宋体" w:hAnsi="宋体" w:eastAsia="宋体" w:cs="宋体"/>
              <w:kern w:val="2"/>
              <w:szCs w:val="32"/>
              <w:lang w:val="en-US" w:eastAsia="zh-CN" w:bidi="ar-SA"/>
            </w:rPr>
            <w:fldChar w:fldCharType="end"/>
          </w:r>
        </w:p>
        <w:p w14:paraId="026A090E">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_Toc8649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rPr>
            <w:t xml:space="preserve">（1） </w:t>
          </w:r>
          <w:r>
            <w:rPr>
              <w:rFonts w:hint="eastAsia" w:ascii="宋体" w:hAnsi="宋体" w:eastAsia="宋体" w:cs="宋体"/>
            </w:rPr>
            <w:t>文献检索与总体情况</w:t>
          </w:r>
          <w:r>
            <w:tab/>
          </w:r>
          <w:r>
            <w:fldChar w:fldCharType="begin"/>
          </w:r>
          <w:r>
            <w:instrText xml:space="preserve"> PAGEREF _Toc8649 \h </w:instrText>
          </w:r>
          <w:r>
            <w:fldChar w:fldCharType="separate"/>
          </w:r>
          <w:r>
            <w:t>19</w:t>
          </w:r>
          <w:r>
            <w:fldChar w:fldCharType="end"/>
          </w:r>
          <w:r>
            <w:rPr>
              <w:rFonts w:hint="eastAsia" w:ascii="宋体" w:hAnsi="宋体" w:eastAsia="宋体" w:cs="宋体"/>
              <w:kern w:val="2"/>
              <w:szCs w:val="32"/>
              <w:lang w:val="en-US" w:eastAsia="zh-CN" w:bidi="ar-SA"/>
            </w:rPr>
            <w:fldChar w:fldCharType="end"/>
          </w:r>
        </w:p>
        <w:p w14:paraId="2A5DF60F">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_Toc24363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rPr>
            <w:t xml:space="preserve">（2） </w:t>
          </w:r>
          <w:r>
            <w:rPr>
              <w:rFonts w:hint="eastAsia" w:ascii="宋体" w:hAnsi="宋体" w:eastAsia="宋体" w:cs="宋体"/>
            </w:rPr>
            <w:t>主要研究主题</w:t>
          </w:r>
          <w:r>
            <w:tab/>
          </w:r>
          <w:r>
            <w:fldChar w:fldCharType="begin"/>
          </w:r>
          <w:r>
            <w:instrText xml:space="preserve"> PAGEREF _Toc24363 \h </w:instrText>
          </w:r>
          <w:r>
            <w:fldChar w:fldCharType="separate"/>
          </w:r>
          <w:r>
            <w:t>20</w:t>
          </w:r>
          <w:r>
            <w:fldChar w:fldCharType="end"/>
          </w:r>
          <w:r>
            <w:rPr>
              <w:rFonts w:hint="eastAsia" w:ascii="宋体" w:hAnsi="宋体" w:eastAsia="宋体" w:cs="宋体"/>
              <w:kern w:val="2"/>
              <w:szCs w:val="32"/>
              <w:lang w:val="en-US" w:eastAsia="zh-CN" w:bidi="ar-SA"/>
            </w:rPr>
            <w:fldChar w:fldCharType="end"/>
          </w:r>
        </w:p>
        <w:p w14:paraId="686A9474">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_Toc2602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3. 可见的学习与高阶能力培育的契合</w:t>
          </w:r>
          <w:r>
            <w:tab/>
          </w:r>
          <w:r>
            <w:fldChar w:fldCharType="begin"/>
          </w:r>
          <w:r>
            <w:instrText xml:space="preserve"> PAGEREF _Toc2602 \h </w:instrText>
          </w:r>
          <w:r>
            <w:fldChar w:fldCharType="separate"/>
          </w:r>
          <w:r>
            <w:t>29</w:t>
          </w:r>
          <w:r>
            <w:fldChar w:fldCharType="end"/>
          </w:r>
          <w:r>
            <w:rPr>
              <w:rFonts w:hint="eastAsia" w:ascii="宋体" w:hAnsi="宋体" w:eastAsia="宋体" w:cs="宋体"/>
              <w:kern w:val="2"/>
              <w:szCs w:val="32"/>
              <w:lang w:val="en-US" w:eastAsia="zh-CN" w:bidi="ar-SA"/>
            </w:rPr>
            <w:fldChar w:fldCharType="end"/>
          </w:r>
        </w:p>
        <w:p w14:paraId="2190625A">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_Toc12586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4. 已有研究的不足与本研究的切入点</w:t>
          </w:r>
          <w:r>
            <w:tab/>
          </w:r>
          <w:r>
            <w:fldChar w:fldCharType="begin"/>
          </w:r>
          <w:r>
            <w:instrText xml:space="preserve"> PAGEREF _Toc12586 \h </w:instrText>
          </w:r>
          <w:r>
            <w:fldChar w:fldCharType="separate"/>
          </w:r>
          <w:r>
            <w:t>30</w:t>
          </w:r>
          <w:r>
            <w:fldChar w:fldCharType="end"/>
          </w:r>
          <w:r>
            <w:rPr>
              <w:rFonts w:hint="eastAsia" w:ascii="宋体" w:hAnsi="宋体" w:eastAsia="宋体" w:cs="宋体"/>
              <w:kern w:val="2"/>
              <w:szCs w:val="32"/>
              <w:lang w:val="en-US" w:eastAsia="zh-CN" w:bidi="ar-SA"/>
            </w:rPr>
            <w:fldChar w:fldCharType="end"/>
          </w:r>
        </w:p>
        <w:p w14:paraId="5DAB3F83">
          <w:pPr>
            <w:pStyle w:val="10"/>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_Toc4061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szCs w:val="28"/>
            </w:rPr>
            <w:t xml:space="preserve">（三） </w:t>
          </w:r>
          <w:r>
            <w:rPr>
              <w:rFonts w:hint="eastAsia" w:ascii="宋体" w:hAnsi="宋体" w:eastAsia="宋体" w:cs="宋体"/>
              <w:bCs/>
            </w:rPr>
            <w:t>研究意义</w:t>
          </w:r>
          <w:r>
            <w:tab/>
          </w:r>
          <w:r>
            <w:fldChar w:fldCharType="begin"/>
          </w:r>
          <w:r>
            <w:instrText xml:space="preserve"> PAGEREF _Toc4061 \h </w:instrText>
          </w:r>
          <w:r>
            <w:fldChar w:fldCharType="separate"/>
          </w:r>
          <w:r>
            <w:t>31</w:t>
          </w:r>
          <w:r>
            <w:fldChar w:fldCharType="end"/>
          </w:r>
          <w:r>
            <w:rPr>
              <w:rFonts w:hint="eastAsia" w:ascii="宋体" w:hAnsi="宋体" w:eastAsia="宋体" w:cs="宋体"/>
              <w:kern w:val="2"/>
              <w:szCs w:val="32"/>
              <w:lang w:val="en-US" w:eastAsia="zh-CN" w:bidi="ar-SA"/>
            </w:rPr>
            <w:fldChar w:fldCharType="end"/>
          </w:r>
        </w:p>
        <w:p w14:paraId="15C6A6EA">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_Toc21918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rPr>
            <w:t>1.理论意义</w:t>
          </w:r>
          <w:r>
            <w:tab/>
          </w:r>
          <w:r>
            <w:fldChar w:fldCharType="begin"/>
          </w:r>
          <w:r>
            <w:instrText xml:space="preserve"> PAGEREF _Toc21918 \h </w:instrText>
          </w:r>
          <w:r>
            <w:fldChar w:fldCharType="separate"/>
          </w:r>
          <w:r>
            <w:t>31</w:t>
          </w:r>
          <w:r>
            <w:fldChar w:fldCharType="end"/>
          </w:r>
          <w:r>
            <w:rPr>
              <w:rFonts w:hint="eastAsia" w:ascii="宋体" w:hAnsi="宋体" w:eastAsia="宋体" w:cs="宋体"/>
              <w:kern w:val="2"/>
              <w:szCs w:val="32"/>
              <w:lang w:val="en-US" w:eastAsia="zh-CN" w:bidi="ar-SA"/>
            </w:rPr>
            <w:fldChar w:fldCharType="end"/>
          </w:r>
        </w:p>
        <w:p w14:paraId="31A48F6F">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_Toc2050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rPr>
            <w:t>2.实践意义</w:t>
          </w:r>
          <w:r>
            <w:tab/>
          </w:r>
          <w:r>
            <w:fldChar w:fldCharType="begin"/>
          </w:r>
          <w:r>
            <w:instrText xml:space="preserve"> PAGEREF _Toc2050 \h </w:instrText>
          </w:r>
          <w:r>
            <w:fldChar w:fldCharType="separate"/>
          </w:r>
          <w:r>
            <w:t>32</w:t>
          </w:r>
          <w:r>
            <w:fldChar w:fldCharType="end"/>
          </w:r>
          <w:r>
            <w:rPr>
              <w:rFonts w:hint="eastAsia" w:ascii="宋体" w:hAnsi="宋体" w:eastAsia="宋体" w:cs="宋体"/>
              <w:kern w:val="2"/>
              <w:szCs w:val="32"/>
              <w:lang w:val="en-US" w:eastAsia="zh-CN" w:bidi="ar-SA"/>
            </w:rPr>
            <w:fldChar w:fldCharType="end"/>
          </w:r>
        </w:p>
        <w:p w14:paraId="2F59A4F4">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_Toc10833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rPr>
            <w:t>3.方法意义</w:t>
          </w:r>
          <w:r>
            <w:tab/>
          </w:r>
          <w:r>
            <w:fldChar w:fldCharType="begin"/>
          </w:r>
          <w:r>
            <w:instrText xml:space="preserve"> PAGEREF _Toc10833 \h </w:instrText>
          </w:r>
          <w:r>
            <w:fldChar w:fldCharType="separate"/>
          </w:r>
          <w:r>
            <w:t>32</w:t>
          </w:r>
          <w:r>
            <w:fldChar w:fldCharType="end"/>
          </w:r>
          <w:r>
            <w:rPr>
              <w:rFonts w:hint="eastAsia" w:ascii="宋体" w:hAnsi="宋体" w:eastAsia="宋体" w:cs="宋体"/>
              <w:kern w:val="2"/>
              <w:szCs w:val="32"/>
              <w:lang w:val="en-US" w:eastAsia="zh-CN" w:bidi="ar-SA"/>
            </w:rPr>
            <w:fldChar w:fldCharType="end"/>
          </w:r>
        </w:p>
        <w:p w14:paraId="6EB61974">
          <w:pPr>
            <w:pStyle w:val="8"/>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_Toc2460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2"/>
              <w:szCs w:val="32"/>
              <w:lang w:val="en-US" w:eastAsia="zh-CN" w:bidi="ar-SA"/>
            </w:rPr>
            <w:t>二</w:t>
          </w:r>
          <w:r>
            <w:rPr>
              <w:rFonts w:hint="eastAsia" w:ascii="宋体" w:hAnsi="宋体" w:eastAsia="宋体" w:cs="宋体"/>
              <w:bCs/>
              <w:szCs w:val="30"/>
            </w:rPr>
            <w:t xml:space="preserve">、 </w:t>
          </w:r>
          <w:r>
            <w:rPr>
              <w:rFonts w:hint="eastAsia" w:ascii="宋体" w:hAnsi="宋体" w:eastAsia="宋体" w:cs="宋体"/>
              <w:bCs/>
            </w:rPr>
            <w:t>思路与设计</w:t>
          </w:r>
          <w:r>
            <w:tab/>
          </w:r>
          <w:r>
            <w:fldChar w:fldCharType="begin"/>
          </w:r>
          <w:r>
            <w:instrText xml:space="preserve"> PAGEREF _Toc2460 \h </w:instrText>
          </w:r>
          <w:r>
            <w:fldChar w:fldCharType="separate"/>
          </w:r>
          <w:r>
            <w:t>32</w:t>
          </w:r>
          <w:r>
            <w:fldChar w:fldCharType="end"/>
          </w:r>
          <w:r>
            <w:rPr>
              <w:rFonts w:hint="eastAsia" w:ascii="宋体" w:hAnsi="宋体" w:eastAsia="宋体" w:cs="宋体"/>
              <w:kern w:val="2"/>
              <w:szCs w:val="32"/>
              <w:lang w:val="en-US" w:eastAsia="zh-CN" w:bidi="ar-SA"/>
            </w:rPr>
            <w:fldChar w:fldCharType="end"/>
          </w:r>
        </w:p>
        <w:p w14:paraId="60CB0A7D">
          <w:pPr>
            <w:pStyle w:val="10"/>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_Toc256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szCs w:val="28"/>
            </w:rPr>
            <w:t xml:space="preserve">（一） </w:t>
          </w:r>
          <w:r>
            <w:rPr>
              <w:rFonts w:hint="eastAsia" w:ascii="宋体" w:hAnsi="宋体" w:eastAsia="宋体" w:cs="宋体"/>
              <w:bCs/>
            </w:rPr>
            <w:t>核心概念界定</w:t>
          </w:r>
          <w:r>
            <w:tab/>
          </w:r>
          <w:r>
            <w:fldChar w:fldCharType="begin"/>
          </w:r>
          <w:r>
            <w:instrText xml:space="preserve"> PAGEREF _Toc256 \h </w:instrText>
          </w:r>
          <w:r>
            <w:fldChar w:fldCharType="separate"/>
          </w:r>
          <w:r>
            <w:t>32</w:t>
          </w:r>
          <w:r>
            <w:fldChar w:fldCharType="end"/>
          </w:r>
          <w:r>
            <w:rPr>
              <w:rFonts w:hint="eastAsia" w:ascii="宋体" w:hAnsi="宋体" w:eastAsia="宋体" w:cs="宋体"/>
              <w:kern w:val="2"/>
              <w:szCs w:val="32"/>
              <w:lang w:val="en-US" w:eastAsia="zh-CN" w:bidi="ar-SA"/>
            </w:rPr>
            <w:fldChar w:fldCharType="end"/>
          </w:r>
        </w:p>
        <w:p w14:paraId="641E4320">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_Toc25401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rPr>
            <w:t>1.中学生高阶能力</w:t>
          </w:r>
          <w:r>
            <w:tab/>
          </w:r>
          <w:r>
            <w:fldChar w:fldCharType="begin"/>
          </w:r>
          <w:r>
            <w:instrText xml:space="preserve"> PAGEREF _Toc25401 \h </w:instrText>
          </w:r>
          <w:r>
            <w:fldChar w:fldCharType="separate"/>
          </w:r>
          <w:r>
            <w:t>32</w:t>
          </w:r>
          <w:r>
            <w:fldChar w:fldCharType="end"/>
          </w:r>
          <w:r>
            <w:rPr>
              <w:rFonts w:hint="eastAsia" w:ascii="宋体" w:hAnsi="宋体" w:eastAsia="宋体" w:cs="宋体"/>
              <w:kern w:val="2"/>
              <w:szCs w:val="32"/>
              <w:lang w:val="en-US" w:eastAsia="zh-CN" w:bidi="ar-SA"/>
            </w:rPr>
            <w:fldChar w:fldCharType="end"/>
          </w:r>
        </w:p>
        <w:p w14:paraId="1D465F07">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_Toc2771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rPr>
            <w:t>（1）高阶思维能力</w:t>
          </w:r>
          <w:r>
            <w:tab/>
          </w:r>
          <w:r>
            <w:fldChar w:fldCharType="begin"/>
          </w:r>
          <w:r>
            <w:instrText xml:space="preserve"> PAGEREF _Toc2771 \h </w:instrText>
          </w:r>
          <w:r>
            <w:fldChar w:fldCharType="separate"/>
          </w:r>
          <w:r>
            <w:t>33</w:t>
          </w:r>
          <w:r>
            <w:fldChar w:fldCharType="end"/>
          </w:r>
          <w:r>
            <w:rPr>
              <w:rFonts w:hint="eastAsia" w:ascii="宋体" w:hAnsi="宋体" w:eastAsia="宋体" w:cs="宋体"/>
              <w:kern w:val="2"/>
              <w:szCs w:val="32"/>
              <w:lang w:val="en-US" w:eastAsia="zh-CN" w:bidi="ar-SA"/>
            </w:rPr>
            <w:fldChar w:fldCharType="end"/>
          </w:r>
        </w:p>
        <w:p w14:paraId="76475CCA">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_Toc29410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rPr>
            <w:t>（2）高阶社会情感能力</w:t>
          </w:r>
          <w:r>
            <w:tab/>
          </w:r>
          <w:r>
            <w:fldChar w:fldCharType="begin"/>
          </w:r>
          <w:r>
            <w:instrText xml:space="preserve"> PAGEREF _Toc29410 \h </w:instrText>
          </w:r>
          <w:r>
            <w:fldChar w:fldCharType="separate"/>
          </w:r>
          <w:r>
            <w:t>33</w:t>
          </w:r>
          <w:r>
            <w:fldChar w:fldCharType="end"/>
          </w:r>
          <w:r>
            <w:rPr>
              <w:rFonts w:hint="eastAsia" w:ascii="宋体" w:hAnsi="宋体" w:eastAsia="宋体" w:cs="宋体"/>
              <w:kern w:val="2"/>
              <w:szCs w:val="32"/>
              <w:lang w:val="en-US" w:eastAsia="zh-CN" w:bidi="ar-SA"/>
            </w:rPr>
            <w:fldChar w:fldCharType="end"/>
          </w:r>
        </w:p>
        <w:p w14:paraId="3C96E681">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_Toc273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rPr>
            <w:t>2.可见的学习</w:t>
          </w:r>
          <w:r>
            <w:tab/>
          </w:r>
          <w:r>
            <w:fldChar w:fldCharType="begin"/>
          </w:r>
          <w:r>
            <w:instrText xml:space="preserve"> PAGEREF _Toc273 \h </w:instrText>
          </w:r>
          <w:r>
            <w:fldChar w:fldCharType="separate"/>
          </w:r>
          <w:r>
            <w:t>34</w:t>
          </w:r>
          <w:r>
            <w:fldChar w:fldCharType="end"/>
          </w:r>
          <w:r>
            <w:rPr>
              <w:rFonts w:hint="eastAsia" w:ascii="宋体" w:hAnsi="宋体" w:eastAsia="宋体" w:cs="宋体"/>
              <w:kern w:val="2"/>
              <w:szCs w:val="32"/>
              <w:lang w:val="en-US" w:eastAsia="zh-CN" w:bidi="ar-SA"/>
            </w:rPr>
            <w:fldChar w:fldCharType="end"/>
          </w:r>
        </w:p>
        <w:p w14:paraId="2E1C0C36">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_Toc6815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rPr>
            <w:t>3.学习证据</w:t>
          </w:r>
          <w:r>
            <w:tab/>
          </w:r>
          <w:r>
            <w:fldChar w:fldCharType="begin"/>
          </w:r>
          <w:r>
            <w:instrText xml:space="preserve"> PAGEREF _Toc6815 \h </w:instrText>
          </w:r>
          <w:r>
            <w:fldChar w:fldCharType="separate"/>
          </w:r>
          <w:r>
            <w:t>35</w:t>
          </w:r>
          <w:r>
            <w:fldChar w:fldCharType="end"/>
          </w:r>
          <w:r>
            <w:rPr>
              <w:rFonts w:hint="eastAsia" w:ascii="宋体" w:hAnsi="宋体" w:eastAsia="宋体" w:cs="宋体"/>
              <w:kern w:val="2"/>
              <w:szCs w:val="32"/>
              <w:lang w:val="en-US" w:eastAsia="zh-CN" w:bidi="ar-SA"/>
            </w:rPr>
            <w:fldChar w:fldCharType="end"/>
          </w:r>
        </w:p>
        <w:p w14:paraId="456645D8">
          <w:pPr>
            <w:pStyle w:val="10"/>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_Toc31761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szCs w:val="28"/>
            </w:rPr>
            <w:t xml:space="preserve">（二） </w:t>
          </w:r>
          <w:r>
            <w:rPr>
              <w:rFonts w:hint="eastAsia" w:ascii="宋体" w:hAnsi="宋体" w:eastAsia="宋体" w:cs="宋体"/>
              <w:bCs/>
            </w:rPr>
            <w:t>理论框架</w:t>
          </w:r>
          <w:r>
            <w:tab/>
          </w:r>
          <w:r>
            <w:fldChar w:fldCharType="begin"/>
          </w:r>
          <w:r>
            <w:instrText xml:space="preserve"> PAGEREF _Toc31761 \h </w:instrText>
          </w:r>
          <w:r>
            <w:fldChar w:fldCharType="separate"/>
          </w:r>
          <w:r>
            <w:t>35</w:t>
          </w:r>
          <w:r>
            <w:fldChar w:fldCharType="end"/>
          </w:r>
          <w:r>
            <w:rPr>
              <w:rFonts w:hint="eastAsia" w:ascii="宋体" w:hAnsi="宋体" w:eastAsia="宋体" w:cs="宋体"/>
              <w:kern w:val="2"/>
              <w:szCs w:val="32"/>
              <w:lang w:val="en-US" w:eastAsia="zh-CN" w:bidi="ar-SA"/>
            </w:rPr>
            <w:fldChar w:fldCharType="end"/>
          </w:r>
        </w:p>
        <w:p w14:paraId="5F2B9A6E">
          <w:pPr>
            <w:pStyle w:val="10"/>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_Toc7702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szCs w:val="28"/>
            </w:rPr>
            <w:t xml:space="preserve">（三） </w:t>
          </w:r>
          <w:r>
            <w:rPr>
              <w:rFonts w:hint="eastAsia" w:ascii="宋体" w:hAnsi="宋体" w:eastAsia="宋体" w:cs="宋体"/>
              <w:bCs/>
            </w:rPr>
            <w:t>研究问题与研究目标</w:t>
          </w:r>
          <w:r>
            <w:tab/>
          </w:r>
          <w:r>
            <w:fldChar w:fldCharType="begin"/>
          </w:r>
          <w:r>
            <w:instrText xml:space="preserve"> PAGEREF _Toc7702 \h </w:instrText>
          </w:r>
          <w:r>
            <w:fldChar w:fldCharType="separate"/>
          </w:r>
          <w:r>
            <w:t>36</w:t>
          </w:r>
          <w:r>
            <w:fldChar w:fldCharType="end"/>
          </w:r>
          <w:r>
            <w:rPr>
              <w:rFonts w:hint="eastAsia" w:ascii="宋体" w:hAnsi="宋体" w:eastAsia="宋体" w:cs="宋体"/>
              <w:kern w:val="2"/>
              <w:szCs w:val="32"/>
              <w:lang w:val="en-US" w:eastAsia="zh-CN" w:bidi="ar-SA"/>
            </w:rPr>
            <w:fldChar w:fldCharType="end"/>
          </w:r>
        </w:p>
        <w:p w14:paraId="3486F014">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_Toc13032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rPr>
            <w:t>1.研究问题</w:t>
          </w:r>
          <w:r>
            <w:tab/>
          </w:r>
          <w:r>
            <w:fldChar w:fldCharType="begin"/>
          </w:r>
          <w:r>
            <w:instrText xml:space="preserve"> PAGEREF _Toc13032 \h </w:instrText>
          </w:r>
          <w:r>
            <w:fldChar w:fldCharType="separate"/>
          </w:r>
          <w:r>
            <w:t>36</w:t>
          </w:r>
          <w:r>
            <w:fldChar w:fldCharType="end"/>
          </w:r>
          <w:r>
            <w:rPr>
              <w:rFonts w:hint="eastAsia" w:ascii="宋体" w:hAnsi="宋体" w:eastAsia="宋体" w:cs="宋体"/>
              <w:kern w:val="2"/>
              <w:szCs w:val="32"/>
              <w:lang w:val="en-US" w:eastAsia="zh-CN" w:bidi="ar-SA"/>
            </w:rPr>
            <w:fldChar w:fldCharType="end"/>
          </w:r>
        </w:p>
        <w:p w14:paraId="10C64514">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_Toc23043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rPr>
            <w:t>本研究围绕以下四个问题展开。</w:t>
          </w:r>
          <w:r>
            <w:tab/>
          </w:r>
          <w:r>
            <w:fldChar w:fldCharType="begin"/>
          </w:r>
          <w:r>
            <w:instrText xml:space="preserve"> PAGEREF _Toc23043 \h </w:instrText>
          </w:r>
          <w:r>
            <w:fldChar w:fldCharType="separate"/>
          </w:r>
          <w:r>
            <w:t>36</w:t>
          </w:r>
          <w:r>
            <w:fldChar w:fldCharType="end"/>
          </w:r>
          <w:r>
            <w:rPr>
              <w:rFonts w:hint="eastAsia" w:ascii="宋体" w:hAnsi="宋体" w:eastAsia="宋体" w:cs="宋体"/>
              <w:kern w:val="2"/>
              <w:szCs w:val="32"/>
              <w:lang w:val="en-US" w:eastAsia="zh-CN" w:bidi="ar-SA"/>
            </w:rPr>
            <w:fldChar w:fldCharType="end"/>
          </w:r>
        </w:p>
        <w:p w14:paraId="1DD7D549">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_Toc29038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rPr>
            <w:t>2.研究目标</w:t>
          </w:r>
          <w:r>
            <w:tab/>
          </w:r>
          <w:r>
            <w:fldChar w:fldCharType="begin"/>
          </w:r>
          <w:r>
            <w:instrText xml:space="preserve"> PAGEREF _Toc29038 \h </w:instrText>
          </w:r>
          <w:r>
            <w:fldChar w:fldCharType="separate"/>
          </w:r>
          <w:r>
            <w:t>36</w:t>
          </w:r>
          <w:r>
            <w:fldChar w:fldCharType="end"/>
          </w:r>
          <w:r>
            <w:rPr>
              <w:rFonts w:hint="eastAsia" w:ascii="宋体" w:hAnsi="宋体" w:eastAsia="宋体" w:cs="宋体"/>
              <w:kern w:val="2"/>
              <w:szCs w:val="32"/>
              <w:lang w:val="en-US" w:eastAsia="zh-CN" w:bidi="ar-SA"/>
            </w:rPr>
            <w:fldChar w:fldCharType="end"/>
          </w:r>
        </w:p>
        <w:p w14:paraId="229B008F">
          <w:pPr>
            <w:pStyle w:val="10"/>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_Toc3236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szCs w:val="28"/>
            </w:rPr>
            <w:t xml:space="preserve">（四） </w:t>
          </w:r>
          <w:r>
            <w:rPr>
              <w:rFonts w:hint="eastAsia" w:ascii="宋体" w:hAnsi="宋体" w:eastAsia="宋体" w:cs="宋体"/>
              <w:bCs/>
            </w:rPr>
            <w:t>研究内容</w:t>
          </w:r>
          <w:r>
            <w:tab/>
          </w:r>
          <w:r>
            <w:fldChar w:fldCharType="begin"/>
          </w:r>
          <w:r>
            <w:instrText xml:space="preserve"> PAGEREF _Toc3236 \h </w:instrText>
          </w:r>
          <w:r>
            <w:fldChar w:fldCharType="separate"/>
          </w:r>
          <w:r>
            <w:t>37</w:t>
          </w:r>
          <w:r>
            <w:fldChar w:fldCharType="end"/>
          </w:r>
          <w:r>
            <w:rPr>
              <w:rFonts w:hint="eastAsia" w:ascii="宋体" w:hAnsi="宋体" w:eastAsia="宋体" w:cs="宋体"/>
              <w:kern w:val="2"/>
              <w:szCs w:val="32"/>
              <w:lang w:val="en-US" w:eastAsia="zh-CN" w:bidi="ar-SA"/>
            </w:rPr>
            <w:fldChar w:fldCharType="end"/>
          </w:r>
        </w:p>
        <w:p w14:paraId="12E02DC6">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_Toc16274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lang w:val="en-US" w:eastAsia="zh-CN"/>
            </w:rPr>
            <w:t>2</w:t>
          </w:r>
          <w:r>
            <w:rPr>
              <w:rFonts w:hint="eastAsia" w:ascii="宋体" w:hAnsi="宋体" w:eastAsia="宋体" w:cs="宋体"/>
              <w:kern w:val="0"/>
            </w:rPr>
            <w:t>.中学生高阶能力培育学习模型与教学模型的建构研究</w:t>
          </w:r>
          <w:r>
            <w:tab/>
          </w:r>
          <w:r>
            <w:fldChar w:fldCharType="begin"/>
          </w:r>
          <w:r>
            <w:instrText xml:space="preserve"> PAGEREF _Toc16274 \h </w:instrText>
          </w:r>
          <w:r>
            <w:fldChar w:fldCharType="separate"/>
          </w:r>
          <w:r>
            <w:t>37</w:t>
          </w:r>
          <w:r>
            <w:fldChar w:fldCharType="end"/>
          </w:r>
          <w:r>
            <w:rPr>
              <w:rFonts w:hint="eastAsia" w:ascii="宋体" w:hAnsi="宋体" w:eastAsia="宋体" w:cs="宋体"/>
              <w:kern w:val="2"/>
              <w:szCs w:val="32"/>
              <w:lang w:val="en-US" w:eastAsia="zh-CN" w:bidi="ar-SA"/>
            </w:rPr>
            <w:fldChar w:fldCharType="end"/>
          </w:r>
        </w:p>
        <w:p w14:paraId="29661B04">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_Toc24138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lang w:val="en-US" w:eastAsia="zh-CN"/>
            </w:rPr>
            <w:t>3</w:t>
          </w:r>
          <w:r>
            <w:rPr>
              <w:rFonts w:hint="eastAsia" w:ascii="宋体" w:hAnsi="宋体" w:eastAsia="宋体" w:cs="宋体"/>
              <w:kern w:val="0"/>
            </w:rPr>
            <w:t>.中学生高阶能力培育模式的多场域实践研究</w:t>
          </w:r>
          <w:r>
            <w:tab/>
          </w:r>
          <w:r>
            <w:fldChar w:fldCharType="begin"/>
          </w:r>
          <w:r>
            <w:instrText xml:space="preserve"> PAGEREF _Toc24138 \h </w:instrText>
          </w:r>
          <w:r>
            <w:fldChar w:fldCharType="separate"/>
          </w:r>
          <w:r>
            <w:t>37</w:t>
          </w:r>
          <w:r>
            <w:fldChar w:fldCharType="end"/>
          </w:r>
          <w:r>
            <w:rPr>
              <w:rFonts w:hint="eastAsia" w:ascii="宋体" w:hAnsi="宋体" w:eastAsia="宋体" w:cs="宋体"/>
              <w:kern w:val="2"/>
              <w:szCs w:val="32"/>
              <w:lang w:val="en-US" w:eastAsia="zh-CN" w:bidi="ar-SA"/>
            </w:rPr>
            <w:fldChar w:fldCharType="end"/>
          </w:r>
        </w:p>
        <w:p w14:paraId="7EFA11E1">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_Toc19470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lang w:val="en-US" w:eastAsia="zh-CN"/>
            </w:rPr>
            <w:t>4</w:t>
          </w:r>
          <w:r>
            <w:rPr>
              <w:rFonts w:hint="eastAsia" w:ascii="宋体" w:hAnsi="宋体" w:eastAsia="宋体" w:cs="宋体"/>
              <w:kern w:val="0"/>
            </w:rPr>
            <w:t>.中学生高阶能力培育成效的评价与优化研究</w:t>
          </w:r>
          <w:r>
            <w:tab/>
          </w:r>
          <w:r>
            <w:fldChar w:fldCharType="begin"/>
          </w:r>
          <w:r>
            <w:instrText xml:space="preserve"> PAGEREF _Toc19470 \h </w:instrText>
          </w:r>
          <w:r>
            <w:fldChar w:fldCharType="separate"/>
          </w:r>
          <w:r>
            <w:t>38</w:t>
          </w:r>
          <w:r>
            <w:fldChar w:fldCharType="end"/>
          </w:r>
          <w:r>
            <w:rPr>
              <w:rFonts w:hint="eastAsia" w:ascii="宋体" w:hAnsi="宋体" w:eastAsia="宋体" w:cs="宋体"/>
              <w:kern w:val="2"/>
              <w:szCs w:val="32"/>
              <w:lang w:val="en-US" w:eastAsia="zh-CN" w:bidi="ar-SA"/>
            </w:rPr>
            <w:fldChar w:fldCharType="end"/>
          </w:r>
        </w:p>
        <w:p w14:paraId="494A0FB7">
          <w:pPr>
            <w:pStyle w:val="10"/>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_Toc5037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szCs w:val="28"/>
            </w:rPr>
            <w:t xml:space="preserve">（五） </w:t>
          </w:r>
          <w:r>
            <w:rPr>
              <w:rFonts w:hint="eastAsia" w:ascii="宋体" w:hAnsi="宋体" w:eastAsia="宋体" w:cs="宋体"/>
              <w:bCs/>
            </w:rPr>
            <w:t>研究设计与方法</w:t>
          </w:r>
          <w:r>
            <w:tab/>
          </w:r>
          <w:r>
            <w:fldChar w:fldCharType="begin"/>
          </w:r>
          <w:r>
            <w:instrText xml:space="preserve"> PAGEREF _Toc5037 \h </w:instrText>
          </w:r>
          <w:r>
            <w:fldChar w:fldCharType="separate"/>
          </w:r>
          <w:r>
            <w:t>38</w:t>
          </w:r>
          <w:r>
            <w:fldChar w:fldCharType="end"/>
          </w:r>
          <w:r>
            <w:rPr>
              <w:rFonts w:hint="eastAsia" w:ascii="宋体" w:hAnsi="宋体" w:eastAsia="宋体" w:cs="宋体"/>
              <w:kern w:val="2"/>
              <w:szCs w:val="32"/>
              <w:lang w:val="en-US" w:eastAsia="zh-CN" w:bidi="ar-SA"/>
            </w:rPr>
            <w:fldChar w:fldCharType="end"/>
          </w:r>
        </w:p>
        <w:p w14:paraId="64BC82B7">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_Toc32252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rPr>
            <w:t>1.总体设计</w:t>
          </w:r>
          <w:r>
            <w:tab/>
          </w:r>
          <w:r>
            <w:fldChar w:fldCharType="begin"/>
          </w:r>
          <w:r>
            <w:instrText xml:space="preserve"> PAGEREF _Toc32252 \h </w:instrText>
          </w:r>
          <w:r>
            <w:fldChar w:fldCharType="separate"/>
          </w:r>
          <w:r>
            <w:t>38</w:t>
          </w:r>
          <w:r>
            <w:fldChar w:fldCharType="end"/>
          </w:r>
          <w:r>
            <w:rPr>
              <w:rFonts w:hint="eastAsia" w:ascii="宋体" w:hAnsi="宋体" w:eastAsia="宋体" w:cs="宋体"/>
              <w:kern w:val="2"/>
              <w:szCs w:val="32"/>
              <w:lang w:val="en-US" w:eastAsia="zh-CN" w:bidi="ar-SA"/>
            </w:rPr>
            <w:fldChar w:fldCharType="end"/>
          </w:r>
        </w:p>
        <w:p w14:paraId="607D3510">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_Toc24510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rPr>
            <w:t>2.研究方法</w:t>
          </w:r>
          <w:r>
            <w:tab/>
          </w:r>
          <w:r>
            <w:fldChar w:fldCharType="begin"/>
          </w:r>
          <w:r>
            <w:instrText xml:space="preserve"> PAGEREF _Toc24510 \h </w:instrText>
          </w:r>
          <w:r>
            <w:fldChar w:fldCharType="separate"/>
          </w:r>
          <w:r>
            <w:t>38</w:t>
          </w:r>
          <w:r>
            <w:fldChar w:fldCharType="end"/>
          </w:r>
          <w:r>
            <w:rPr>
              <w:rFonts w:hint="eastAsia" w:ascii="宋体" w:hAnsi="宋体" w:eastAsia="宋体" w:cs="宋体"/>
              <w:kern w:val="2"/>
              <w:szCs w:val="32"/>
              <w:lang w:val="en-US" w:eastAsia="zh-CN" w:bidi="ar-SA"/>
            </w:rPr>
            <w:fldChar w:fldCharType="end"/>
          </w:r>
        </w:p>
        <w:p w14:paraId="767483A6">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_Toc27614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rPr>
            <w:t>（1）文献研究法</w:t>
          </w:r>
          <w:r>
            <w:tab/>
          </w:r>
          <w:r>
            <w:fldChar w:fldCharType="begin"/>
          </w:r>
          <w:r>
            <w:instrText xml:space="preserve"> PAGEREF _Toc27614 \h </w:instrText>
          </w:r>
          <w:r>
            <w:fldChar w:fldCharType="separate"/>
          </w:r>
          <w:r>
            <w:t>38</w:t>
          </w:r>
          <w:r>
            <w:fldChar w:fldCharType="end"/>
          </w:r>
          <w:r>
            <w:rPr>
              <w:rFonts w:hint="eastAsia" w:ascii="宋体" w:hAnsi="宋体" w:eastAsia="宋体" w:cs="宋体"/>
              <w:kern w:val="2"/>
              <w:szCs w:val="32"/>
              <w:lang w:val="en-US" w:eastAsia="zh-CN" w:bidi="ar-SA"/>
            </w:rPr>
            <w:fldChar w:fldCharType="end"/>
          </w:r>
        </w:p>
        <w:p w14:paraId="53B9019C">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_Toc14589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rPr>
            <w:t>（2）问卷调查法</w:t>
          </w:r>
          <w:r>
            <w:tab/>
          </w:r>
          <w:r>
            <w:fldChar w:fldCharType="begin"/>
          </w:r>
          <w:r>
            <w:instrText xml:space="preserve"> PAGEREF _Toc14589 \h </w:instrText>
          </w:r>
          <w:r>
            <w:fldChar w:fldCharType="separate"/>
          </w:r>
          <w:r>
            <w:t>39</w:t>
          </w:r>
          <w:r>
            <w:fldChar w:fldCharType="end"/>
          </w:r>
          <w:r>
            <w:rPr>
              <w:rFonts w:hint="eastAsia" w:ascii="宋体" w:hAnsi="宋体" w:eastAsia="宋体" w:cs="宋体"/>
              <w:kern w:val="2"/>
              <w:szCs w:val="32"/>
              <w:lang w:val="en-US" w:eastAsia="zh-CN" w:bidi="ar-SA"/>
            </w:rPr>
            <w:fldChar w:fldCharType="end"/>
          </w:r>
        </w:p>
        <w:p w14:paraId="1B506426">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_Toc11282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rPr>
            <w:t>（3）访谈法</w:t>
          </w:r>
          <w:r>
            <w:tab/>
          </w:r>
          <w:r>
            <w:fldChar w:fldCharType="begin"/>
          </w:r>
          <w:r>
            <w:instrText xml:space="preserve"> PAGEREF _Toc11282 \h </w:instrText>
          </w:r>
          <w:r>
            <w:fldChar w:fldCharType="separate"/>
          </w:r>
          <w:r>
            <w:t>39</w:t>
          </w:r>
          <w:r>
            <w:fldChar w:fldCharType="end"/>
          </w:r>
          <w:r>
            <w:rPr>
              <w:rFonts w:hint="eastAsia" w:ascii="宋体" w:hAnsi="宋体" w:eastAsia="宋体" w:cs="宋体"/>
              <w:kern w:val="2"/>
              <w:szCs w:val="32"/>
              <w:lang w:val="en-US" w:eastAsia="zh-CN" w:bidi="ar-SA"/>
            </w:rPr>
            <w:fldChar w:fldCharType="end"/>
          </w:r>
        </w:p>
        <w:p w14:paraId="0E3B7204">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_Toc30376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rPr>
            <w:t>（4）行动研究法</w:t>
          </w:r>
          <w:r>
            <w:tab/>
          </w:r>
          <w:r>
            <w:fldChar w:fldCharType="begin"/>
          </w:r>
          <w:r>
            <w:instrText xml:space="preserve"> PAGEREF _Toc30376 \h </w:instrText>
          </w:r>
          <w:r>
            <w:fldChar w:fldCharType="separate"/>
          </w:r>
          <w:r>
            <w:t>39</w:t>
          </w:r>
          <w:r>
            <w:fldChar w:fldCharType="end"/>
          </w:r>
          <w:r>
            <w:rPr>
              <w:rFonts w:hint="eastAsia" w:ascii="宋体" w:hAnsi="宋体" w:eastAsia="宋体" w:cs="宋体"/>
              <w:kern w:val="2"/>
              <w:szCs w:val="32"/>
              <w:lang w:val="en-US" w:eastAsia="zh-CN" w:bidi="ar-SA"/>
            </w:rPr>
            <w:fldChar w:fldCharType="end"/>
          </w:r>
        </w:p>
        <w:p w14:paraId="4A157B4A">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_Toc20948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rPr>
            <w:t>（5）课堂观察法</w:t>
          </w:r>
          <w:r>
            <w:tab/>
          </w:r>
          <w:r>
            <w:fldChar w:fldCharType="begin"/>
          </w:r>
          <w:r>
            <w:instrText xml:space="preserve"> PAGEREF _Toc20948 \h </w:instrText>
          </w:r>
          <w:r>
            <w:fldChar w:fldCharType="separate"/>
          </w:r>
          <w:r>
            <w:t>39</w:t>
          </w:r>
          <w:r>
            <w:fldChar w:fldCharType="end"/>
          </w:r>
          <w:r>
            <w:rPr>
              <w:rFonts w:hint="eastAsia" w:ascii="宋体" w:hAnsi="宋体" w:eastAsia="宋体" w:cs="宋体"/>
              <w:kern w:val="2"/>
              <w:szCs w:val="32"/>
              <w:lang w:val="en-US" w:eastAsia="zh-CN" w:bidi="ar-SA"/>
            </w:rPr>
            <w:fldChar w:fldCharType="end"/>
          </w:r>
        </w:p>
        <w:p w14:paraId="72B78A3D">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_Toc23613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rPr>
            <w:t>（6）案例研究法</w:t>
          </w:r>
          <w:r>
            <w:tab/>
          </w:r>
          <w:r>
            <w:fldChar w:fldCharType="begin"/>
          </w:r>
          <w:r>
            <w:instrText xml:space="preserve"> PAGEREF _Toc23613 \h </w:instrText>
          </w:r>
          <w:r>
            <w:fldChar w:fldCharType="separate"/>
          </w:r>
          <w:r>
            <w:t>40</w:t>
          </w:r>
          <w:r>
            <w:fldChar w:fldCharType="end"/>
          </w:r>
          <w:r>
            <w:rPr>
              <w:rFonts w:hint="eastAsia" w:ascii="宋体" w:hAnsi="宋体" w:eastAsia="宋体" w:cs="宋体"/>
              <w:kern w:val="2"/>
              <w:szCs w:val="32"/>
              <w:lang w:val="en-US" w:eastAsia="zh-CN" w:bidi="ar-SA"/>
            </w:rPr>
            <w:fldChar w:fldCharType="end"/>
          </w:r>
        </w:p>
        <w:p w14:paraId="4B4A72A7">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_Toc17193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rPr>
            <w:t>3.数据处理与证据整合</w:t>
          </w:r>
          <w:r>
            <w:tab/>
          </w:r>
          <w:r>
            <w:fldChar w:fldCharType="begin"/>
          </w:r>
          <w:r>
            <w:instrText xml:space="preserve"> PAGEREF _Toc17193 \h </w:instrText>
          </w:r>
          <w:r>
            <w:fldChar w:fldCharType="separate"/>
          </w:r>
          <w:r>
            <w:t>40</w:t>
          </w:r>
          <w:r>
            <w:fldChar w:fldCharType="end"/>
          </w:r>
          <w:r>
            <w:rPr>
              <w:rFonts w:hint="eastAsia" w:ascii="宋体" w:hAnsi="宋体" w:eastAsia="宋体" w:cs="宋体"/>
              <w:kern w:val="2"/>
              <w:szCs w:val="32"/>
              <w:lang w:val="en-US" w:eastAsia="zh-CN" w:bidi="ar-SA"/>
            </w:rPr>
            <w:fldChar w:fldCharType="end"/>
          </w:r>
        </w:p>
        <w:p w14:paraId="7976C052">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_Toc11808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rPr>
            <w:t>4.研究效度与推论边界</w:t>
          </w:r>
          <w:r>
            <w:tab/>
          </w:r>
          <w:r>
            <w:fldChar w:fldCharType="begin"/>
          </w:r>
          <w:r>
            <w:instrText xml:space="preserve"> PAGEREF _Toc11808 \h </w:instrText>
          </w:r>
          <w:r>
            <w:fldChar w:fldCharType="separate"/>
          </w:r>
          <w:r>
            <w:t>41</w:t>
          </w:r>
          <w:r>
            <w:fldChar w:fldCharType="end"/>
          </w:r>
          <w:r>
            <w:rPr>
              <w:rFonts w:hint="eastAsia" w:ascii="宋体" w:hAnsi="宋体" w:eastAsia="宋体" w:cs="宋体"/>
              <w:kern w:val="2"/>
              <w:szCs w:val="32"/>
              <w:lang w:val="en-US" w:eastAsia="zh-CN" w:bidi="ar-SA"/>
            </w:rPr>
            <w:fldChar w:fldCharType="end"/>
          </w:r>
        </w:p>
        <w:p w14:paraId="6212DDA9">
          <w:pPr>
            <w:pStyle w:val="10"/>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_Toc14200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szCs w:val="28"/>
            </w:rPr>
            <w:t xml:space="preserve">（六） </w:t>
          </w:r>
          <w:r>
            <w:rPr>
              <w:rFonts w:hint="eastAsia" w:ascii="宋体" w:hAnsi="宋体" w:eastAsia="宋体" w:cs="宋体"/>
              <w:bCs/>
            </w:rPr>
            <w:t>研究步骤</w:t>
          </w:r>
          <w:r>
            <w:tab/>
          </w:r>
          <w:r>
            <w:fldChar w:fldCharType="begin"/>
          </w:r>
          <w:r>
            <w:instrText xml:space="preserve"> PAGEREF _Toc14200 \h </w:instrText>
          </w:r>
          <w:r>
            <w:fldChar w:fldCharType="separate"/>
          </w:r>
          <w:r>
            <w:t>41</w:t>
          </w:r>
          <w:r>
            <w:fldChar w:fldCharType="end"/>
          </w:r>
          <w:r>
            <w:rPr>
              <w:rFonts w:hint="eastAsia" w:ascii="宋体" w:hAnsi="宋体" w:eastAsia="宋体" w:cs="宋体"/>
              <w:kern w:val="2"/>
              <w:szCs w:val="32"/>
              <w:lang w:val="en-US" w:eastAsia="zh-CN" w:bidi="ar-SA"/>
            </w:rPr>
            <w:fldChar w:fldCharType="end"/>
          </w:r>
        </w:p>
        <w:p w14:paraId="7A065A8C">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_Toc105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rPr>
            <w:t>1.准备阶段（2023年11月—2024年3月）</w:t>
          </w:r>
          <w:r>
            <w:tab/>
          </w:r>
          <w:r>
            <w:fldChar w:fldCharType="begin"/>
          </w:r>
          <w:r>
            <w:instrText xml:space="preserve"> PAGEREF _Toc105 \h </w:instrText>
          </w:r>
          <w:r>
            <w:fldChar w:fldCharType="separate"/>
          </w:r>
          <w:r>
            <w:t>42</w:t>
          </w:r>
          <w:r>
            <w:fldChar w:fldCharType="end"/>
          </w:r>
          <w:r>
            <w:rPr>
              <w:rFonts w:hint="eastAsia" w:ascii="宋体" w:hAnsi="宋体" w:eastAsia="宋体" w:cs="宋体"/>
              <w:kern w:val="2"/>
              <w:szCs w:val="32"/>
              <w:lang w:val="en-US" w:eastAsia="zh-CN" w:bidi="ar-SA"/>
            </w:rPr>
            <w:fldChar w:fldCharType="end"/>
          </w:r>
        </w:p>
        <w:p w14:paraId="1ACB4B4F">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_Toc27546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rPr>
            <w:t>2.实施阶段（2024年4月—2026年6月）</w:t>
          </w:r>
          <w:r>
            <w:tab/>
          </w:r>
          <w:r>
            <w:fldChar w:fldCharType="begin"/>
          </w:r>
          <w:r>
            <w:instrText xml:space="preserve"> PAGEREF _Toc27546 \h </w:instrText>
          </w:r>
          <w:r>
            <w:fldChar w:fldCharType="separate"/>
          </w:r>
          <w:r>
            <w:t>43</w:t>
          </w:r>
          <w:r>
            <w:fldChar w:fldCharType="end"/>
          </w:r>
          <w:r>
            <w:rPr>
              <w:rFonts w:hint="eastAsia" w:ascii="宋体" w:hAnsi="宋体" w:eastAsia="宋体" w:cs="宋体"/>
              <w:kern w:val="2"/>
              <w:szCs w:val="32"/>
              <w:lang w:val="en-US" w:eastAsia="zh-CN" w:bidi="ar-SA"/>
            </w:rPr>
            <w:fldChar w:fldCharType="end"/>
          </w:r>
        </w:p>
        <w:p w14:paraId="1B0AF29C">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_Toc14628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rPr>
            <w:t>3.总结阶段（2026年7月—2026年10月）</w:t>
          </w:r>
          <w:r>
            <w:tab/>
          </w:r>
          <w:r>
            <w:fldChar w:fldCharType="begin"/>
          </w:r>
          <w:r>
            <w:instrText xml:space="preserve"> PAGEREF _Toc14628 \h </w:instrText>
          </w:r>
          <w:r>
            <w:fldChar w:fldCharType="separate"/>
          </w:r>
          <w:r>
            <w:t>43</w:t>
          </w:r>
          <w:r>
            <w:fldChar w:fldCharType="end"/>
          </w:r>
          <w:r>
            <w:rPr>
              <w:rFonts w:hint="eastAsia" w:ascii="宋体" w:hAnsi="宋体" w:eastAsia="宋体" w:cs="宋体"/>
              <w:kern w:val="2"/>
              <w:szCs w:val="32"/>
              <w:lang w:val="en-US" w:eastAsia="zh-CN" w:bidi="ar-SA"/>
            </w:rPr>
            <w:fldChar w:fldCharType="end"/>
          </w:r>
        </w:p>
        <w:p w14:paraId="525E5C9C">
          <w:pPr>
            <w:pStyle w:val="8"/>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_Toc16291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三、研究过程与结果</w:t>
          </w:r>
          <w:r>
            <w:tab/>
          </w:r>
          <w:r>
            <w:fldChar w:fldCharType="begin"/>
          </w:r>
          <w:r>
            <w:instrText xml:space="preserve"> PAGEREF _Toc16291 \h </w:instrText>
          </w:r>
          <w:r>
            <w:fldChar w:fldCharType="separate"/>
          </w:r>
          <w:r>
            <w:t>44</w:t>
          </w:r>
          <w:r>
            <w:fldChar w:fldCharType="end"/>
          </w:r>
          <w:r>
            <w:rPr>
              <w:rFonts w:hint="eastAsia" w:ascii="宋体" w:hAnsi="宋体" w:eastAsia="宋体" w:cs="宋体"/>
              <w:kern w:val="2"/>
              <w:szCs w:val="32"/>
              <w:lang w:val="en-US" w:eastAsia="zh-CN" w:bidi="ar-SA"/>
            </w:rPr>
            <w:fldChar w:fldCharType="end"/>
          </w:r>
        </w:p>
        <w:p w14:paraId="240EA02D">
          <w:pPr>
            <w:pStyle w:val="10"/>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_Toc18821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（一）中学生高阶能力培育基本情况的调查分析</w:t>
          </w:r>
          <w:r>
            <w:tab/>
          </w:r>
          <w:r>
            <w:fldChar w:fldCharType="begin"/>
          </w:r>
          <w:r>
            <w:instrText xml:space="preserve"> PAGEREF _Toc18821 \h </w:instrText>
          </w:r>
          <w:r>
            <w:fldChar w:fldCharType="separate"/>
          </w:r>
          <w:r>
            <w:t>44</w:t>
          </w:r>
          <w:r>
            <w:fldChar w:fldCharType="end"/>
          </w:r>
          <w:r>
            <w:rPr>
              <w:rFonts w:hint="eastAsia" w:ascii="宋体" w:hAnsi="宋体" w:eastAsia="宋体" w:cs="宋体"/>
              <w:kern w:val="2"/>
              <w:szCs w:val="32"/>
              <w:lang w:val="en-US" w:eastAsia="zh-CN" w:bidi="ar-SA"/>
            </w:rPr>
            <w:fldChar w:fldCharType="end"/>
          </w:r>
        </w:p>
        <w:p w14:paraId="2B323FA1">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_Toc21424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lang w:val="en-US" w:eastAsia="zh-CN"/>
            </w:rPr>
            <w:t>1.</w:t>
          </w:r>
          <w:r>
            <w:rPr>
              <w:rFonts w:hint="eastAsia" w:ascii="宋体" w:hAnsi="宋体" w:eastAsia="宋体" w:cs="宋体"/>
              <w:kern w:val="0"/>
            </w:rPr>
            <w:t>学生高阶能力基础的前测调查</w:t>
          </w:r>
          <w:r>
            <w:tab/>
          </w:r>
          <w:r>
            <w:fldChar w:fldCharType="begin"/>
          </w:r>
          <w:r>
            <w:instrText xml:space="preserve"> PAGEREF _Toc21424 \h </w:instrText>
          </w:r>
          <w:r>
            <w:fldChar w:fldCharType="separate"/>
          </w:r>
          <w:r>
            <w:t>44</w:t>
          </w:r>
          <w:r>
            <w:fldChar w:fldCharType="end"/>
          </w:r>
          <w:r>
            <w:rPr>
              <w:rFonts w:hint="eastAsia" w:ascii="宋体" w:hAnsi="宋体" w:eastAsia="宋体" w:cs="宋体"/>
              <w:kern w:val="2"/>
              <w:szCs w:val="32"/>
              <w:lang w:val="en-US" w:eastAsia="zh-CN" w:bidi="ar-SA"/>
            </w:rPr>
            <w:fldChar w:fldCharType="end"/>
          </w:r>
        </w:p>
        <w:p w14:paraId="2FCA327B">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_Toc32232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lang w:eastAsia="zh-CN"/>
            </w:rPr>
            <w:t>（</w:t>
          </w:r>
          <w:r>
            <w:rPr>
              <w:rFonts w:hint="eastAsia" w:ascii="宋体" w:hAnsi="宋体" w:eastAsia="宋体" w:cs="宋体"/>
              <w:kern w:val="0"/>
            </w:rPr>
            <w:t>1</w:t>
          </w:r>
          <w:r>
            <w:rPr>
              <w:rFonts w:hint="eastAsia" w:ascii="宋体" w:hAnsi="宋体" w:eastAsia="宋体" w:cs="宋体"/>
              <w:kern w:val="0"/>
              <w:lang w:eastAsia="zh-CN"/>
            </w:rPr>
            <w:t>）</w:t>
          </w:r>
          <w:r>
            <w:rPr>
              <w:rFonts w:hint="eastAsia" w:ascii="宋体" w:hAnsi="宋体" w:eastAsia="宋体" w:cs="宋体"/>
              <w:kern w:val="0"/>
            </w:rPr>
            <w:t>学生高阶能力测评</w:t>
          </w:r>
          <w:r>
            <w:rPr>
              <w:rFonts w:hint="eastAsia" w:ascii="宋体" w:hAnsi="宋体" w:eastAsia="宋体" w:cs="宋体"/>
              <w:kern w:val="0"/>
              <w:lang w:val="en-US" w:eastAsia="zh-CN"/>
            </w:rPr>
            <w:t>维度的确定</w:t>
          </w:r>
          <w:r>
            <w:tab/>
          </w:r>
          <w:r>
            <w:fldChar w:fldCharType="begin"/>
          </w:r>
          <w:r>
            <w:instrText xml:space="preserve"> PAGEREF _Toc32232 \h </w:instrText>
          </w:r>
          <w:r>
            <w:fldChar w:fldCharType="separate"/>
          </w:r>
          <w:r>
            <w:t>44</w:t>
          </w:r>
          <w:r>
            <w:fldChar w:fldCharType="end"/>
          </w:r>
          <w:r>
            <w:rPr>
              <w:rFonts w:hint="eastAsia" w:ascii="宋体" w:hAnsi="宋体" w:eastAsia="宋体" w:cs="宋体"/>
              <w:kern w:val="2"/>
              <w:szCs w:val="32"/>
              <w:lang w:val="en-US" w:eastAsia="zh-CN" w:bidi="ar-SA"/>
            </w:rPr>
            <w:fldChar w:fldCharType="end"/>
          </w:r>
        </w:p>
        <w:p w14:paraId="0FAFB6FF">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_Toc9350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szCs w:val="32"/>
            </w:rPr>
            <w:t>（2）学生样本描述与数据收集</w:t>
          </w:r>
          <w:r>
            <w:tab/>
          </w:r>
          <w:r>
            <w:fldChar w:fldCharType="begin"/>
          </w:r>
          <w:r>
            <w:instrText xml:space="preserve"> PAGEREF _Toc9350 \h </w:instrText>
          </w:r>
          <w:r>
            <w:fldChar w:fldCharType="separate"/>
          </w:r>
          <w:r>
            <w:t>46</w:t>
          </w:r>
          <w:r>
            <w:fldChar w:fldCharType="end"/>
          </w:r>
          <w:r>
            <w:rPr>
              <w:rFonts w:hint="eastAsia" w:ascii="宋体" w:hAnsi="宋体" w:eastAsia="宋体" w:cs="宋体"/>
              <w:kern w:val="2"/>
              <w:szCs w:val="32"/>
              <w:lang w:val="en-US" w:eastAsia="zh-CN" w:bidi="ar-SA"/>
            </w:rPr>
            <w:fldChar w:fldCharType="end"/>
          </w:r>
        </w:p>
        <w:p w14:paraId="7167402D">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_Toc652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szCs w:val="32"/>
            </w:rPr>
            <w:t>（3）学生高阶能力问卷的测量质量检验</w:t>
          </w:r>
          <w:r>
            <w:tab/>
          </w:r>
          <w:r>
            <w:fldChar w:fldCharType="begin"/>
          </w:r>
          <w:r>
            <w:instrText xml:space="preserve"> PAGEREF _Toc652 \h </w:instrText>
          </w:r>
          <w:r>
            <w:fldChar w:fldCharType="separate"/>
          </w:r>
          <w:r>
            <w:t>46</w:t>
          </w:r>
          <w:r>
            <w:fldChar w:fldCharType="end"/>
          </w:r>
          <w:r>
            <w:rPr>
              <w:rFonts w:hint="eastAsia" w:ascii="宋体" w:hAnsi="宋体" w:eastAsia="宋体" w:cs="宋体"/>
              <w:kern w:val="2"/>
              <w:szCs w:val="32"/>
              <w:lang w:val="en-US" w:eastAsia="zh-CN" w:bidi="ar-SA"/>
            </w:rPr>
            <w:fldChar w:fldCharType="end"/>
          </w:r>
        </w:p>
        <w:p w14:paraId="5B825510">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_Toc28101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szCs w:val="32"/>
            </w:rPr>
            <w:t>（4）中学生高阶能力基础情况的问卷调查与分析</w:t>
          </w:r>
          <w:r>
            <w:tab/>
          </w:r>
          <w:r>
            <w:fldChar w:fldCharType="begin"/>
          </w:r>
          <w:r>
            <w:instrText xml:space="preserve"> PAGEREF _Toc28101 \h </w:instrText>
          </w:r>
          <w:r>
            <w:fldChar w:fldCharType="separate"/>
          </w:r>
          <w:r>
            <w:t>48</w:t>
          </w:r>
          <w:r>
            <w:fldChar w:fldCharType="end"/>
          </w:r>
          <w:r>
            <w:rPr>
              <w:rFonts w:hint="eastAsia" w:ascii="宋体" w:hAnsi="宋体" w:eastAsia="宋体" w:cs="宋体"/>
              <w:kern w:val="2"/>
              <w:szCs w:val="32"/>
              <w:lang w:val="en-US" w:eastAsia="zh-CN" w:bidi="ar-SA"/>
            </w:rPr>
            <w:fldChar w:fldCharType="end"/>
          </w:r>
        </w:p>
        <w:p w14:paraId="0E11FFDE">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_Toc27501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kern w:val="0"/>
              <w:lang w:val="en-US" w:eastAsia="zh-CN"/>
            </w:rPr>
            <w:t>2.</w:t>
          </w:r>
          <w:r>
            <w:rPr>
              <w:rFonts w:hint="eastAsia" w:ascii="宋体" w:hAnsi="宋体" w:eastAsia="宋体" w:cs="宋体"/>
              <w:bCs/>
              <w:kern w:val="0"/>
            </w:rPr>
            <w:t>教师高阶能力培育现状的前测调查</w:t>
          </w:r>
          <w:r>
            <w:tab/>
          </w:r>
          <w:r>
            <w:fldChar w:fldCharType="begin"/>
          </w:r>
          <w:r>
            <w:instrText xml:space="preserve"> PAGEREF _Toc27501 \h </w:instrText>
          </w:r>
          <w:r>
            <w:fldChar w:fldCharType="separate"/>
          </w:r>
          <w:r>
            <w:t>53</w:t>
          </w:r>
          <w:r>
            <w:fldChar w:fldCharType="end"/>
          </w:r>
          <w:r>
            <w:rPr>
              <w:rFonts w:hint="eastAsia" w:ascii="宋体" w:hAnsi="宋体" w:eastAsia="宋体" w:cs="宋体"/>
              <w:kern w:val="2"/>
              <w:szCs w:val="32"/>
              <w:lang w:val="en-US" w:eastAsia="zh-CN" w:bidi="ar-SA"/>
            </w:rPr>
            <w:fldChar w:fldCharType="end"/>
          </w:r>
        </w:p>
        <w:p w14:paraId="0E244588">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_Toc1775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kern w:val="0"/>
              <w:lang w:eastAsia="zh-CN"/>
            </w:rPr>
            <w:t>（</w:t>
          </w:r>
          <w:r>
            <w:rPr>
              <w:rFonts w:hint="eastAsia" w:ascii="宋体" w:hAnsi="宋体" w:eastAsia="宋体" w:cs="宋体"/>
              <w:bCs/>
              <w:kern w:val="0"/>
            </w:rPr>
            <w:t>1</w:t>
          </w:r>
          <w:r>
            <w:rPr>
              <w:rFonts w:hint="eastAsia" w:ascii="宋体" w:hAnsi="宋体" w:eastAsia="宋体" w:cs="宋体"/>
              <w:bCs/>
              <w:kern w:val="0"/>
              <w:lang w:eastAsia="zh-CN"/>
            </w:rPr>
            <w:t>）</w:t>
          </w:r>
          <w:r>
            <w:rPr>
              <w:rFonts w:hint="eastAsia" w:ascii="宋体" w:hAnsi="宋体" w:eastAsia="宋体" w:cs="宋体"/>
              <w:bCs/>
              <w:kern w:val="0"/>
            </w:rPr>
            <w:t>教师调查内容的确定</w:t>
          </w:r>
          <w:r>
            <w:tab/>
          </w:r>
          <w:r>
            <w:fldChar w:fldCharType="begin"/>
          </w:r>
          <w:r>
            <w:instrText xml:space="preserve"> PAGEREF _Toc1775 \h </w:instrText>
          </w:r>
          <w:r>
            <w:fldChar w:fldCharType="separate"/>
          </w:r>
          <w:r>
            <w:t>53</w:t>
          </w:r>
          <w:r>
            <w:fldChar w:fldCharType="end"/>
          </w:r>
          <w:r>
            <w:rPr>
              <w:rFonts w:hint="eastAsia" w:ascii="宋体" w:hAnsi="宋体" w:eastAsia="宋体" w:cs="宋体"/>
              <w:kern w:val="2"/>
              <w:szCs w:val="32"/>
              <w:lang w:val="en-US" w:eastAsia="zh-CN" w:bidi="ar-SA"/>
            </w:rPr>
            <w:fldChar w:fldCharType="end"/>
          </w:r>
        </w:p>
        <w:p w14:paraId="02EA713F">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_Toc16298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lang w:eastAsia="zh-CN"/>
            </w:rPr>
            <w:t>（</w:t>
          </w:r>
          <w:r>
            <w:rPr>
              <w:rFonts w:hint="eastAsia" w:ascii="宋体" w:hAnsi="宋体" w:eastAsia="宋体" w:cs="宋体"/>
              <w:kern w:val="0"/>
            </w:rPr>
            <w:t>2</w:t>
          </w:r>
          <w:r>
            <w:rPr>
              <w:rFonts w:hint="eastAsia" w:ascii="宋体" w:hAnsi="宋体" w:eastAsia="宋体" w:cs="宋体"/>
              <w:kern w:val="0"/>
              <w:lang w:eastAsia="zh-CN"/>
            </w:rPr>
            <w:t>）</w:t>
          </w:r>
          <w:r>
            <w:rPr>
              <w:rFonts w:hint="eastAsia" w:ascii="宋体" w:hAnsi="宋体" w:eastAsia="宋体" w:cs="宋体"/>
              <w:kern w:val="0"/>
            </w:rPr>
            <w:t>教师样本与数据收集</w:t>
          </w:r>
          <w:r>
            <w:tab/>
          </w:r>
          <w:r>
            <w:fldChar w:fldCharType="begin"/>
          </w:r>
          <w:r>
            <w:instrText xml:space="preserve"> PAGEREF _Toc16298 \h </w:instrText>
          </w:r>
          <w:r>
            <w:fldChar w:fldCharType="separate"/>
          </w:r>
          <w:r>
            <w:t>55</w:t>
          </w:r>
          <w:r>
            <w:fldChar w:fldCharType="end"/>
          </w:r>
          <w:r>
            <w:rPr>
              <w:rFonts w:hint="eastAsia" w:ascii="宋体" w:hAnsi="宋体" w:eastAsia="宋体" w:cs="宋体"/>
              <w:kern w:val="2"/>
              <w:szCs w:val="32"/>
              <w:lang w:val="en-US" w:eastAsia="zh-CN" w:bidi="ar-SA"/>
            </w:rPr>
            <w:fldChar w:fldCharType="end"/>
          </w:r>
        </w:p>
        <w:p w14:paraId="0BD9783F">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_Toc22951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lang w:val="en-US" w:eastAsia="zh-CN"/>
            </w:rPr>
            <w:t>（3）教师高阶能力培育基础情况的问卷调查与分析</w:t>
          </w:r>
          <w:r>
            <w:tab/>
          </w:r>
          <w:r>
            <w:fldChar w:fldCharType="begin"/>
          </w:r>
          <w:r>
            <w:instrText xml:space="preserve"> PAGEREF _Toc22951 \h </w:instrText>
          </w:r>
          <w:r>
            <w:fldChar w:fldCharType="separate"/>
          </w:r>
          <w:r>
            <w:t>57</w:t>
          </w:r>
          <w:r>
            <w:fldChar w:fldCharType="end"/>
          </w:r>
          <w:r>
            <w:rPr>
              <w:rFonts w:hint="eastAsia" w:ascii="宋体" w:hAnsi="宋体" w:eastAsia="宋体" w:cs="宋体"/>
              <w:kern w:val="2"/>
              <w:szCs w:val="32"/>
              <w:lang w:val="en-US" w:eastAsia="zh-CN" w:bidi="ar-SA"/>
            </w:rPr>
            <w:fldChar w:fldCharType="end"/>
          </w:r>
        </w:p>
        <w:p w14:paraId="7DD39987">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_Toc19797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szCs w:val="36"/>
              <w:lang w:val="en-US" w:eastAsia="zh-CN"/>
            </w:rPr>
            <w:t>（4）小结</w:t>
          </w:r>
          <w:r>
            <w:tab/>
          </w:r>
          <w:r>
            <w:fldChar w:fldCharType="begin"/>
          </w:r>
          <w:r>
            <w:instrText xml:space="preserve"> PAGEREF _Toc19797 \h </w:instrText>
          </w:r>
          <w:r>
            <w:fldChar w:fldCharType="separate"/>
          </w:r>
          <w:r>
            <w:t>62</w:t>
          </w:r>
          <w:r>
            <w:fldChar w:fldCharType="end"/>
          </w:r>
          <w:r>
            <w:rPr>
              <w:rFonts w:hint="eastAsia" w:ascii="宋体" w:hAnsi="宋体" w:eastAsia="宋体" w:cs="宋体"/>
              <w:kern w:val="2"/>
              <w:szCs w:val="32"/>
              <w:lang w:val="en-US" w:eastAsia="zh-CN" w:bidi="ar-SA"/>
            </w:rPr>
            <w:fldChar w:fldCharType="end"/>
          </w:r>
        </w:p>
        <w:p w14:paraId="69E5BEEA">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_Toc17096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lang w:val="en-US" w:eastAsia="zh-CN"/>
            </w:rPr>
            <w:t>3.课堂观察现状与分析</w:t>
          </w:r>
          <w:r>
            <w:tab/>
          </w:r>
          <w:r>
            <w:fldChar w:fldCharType="begin"/>
          </w:r>
          <w:r>
            <w:instrText xml:space="preserve"> PAGEREF _Toc17096 \h </w:instrText>
          </w:r>
          <w:r>
            <w:fldChar w:fldCharType="separate"/>
          </w:r>
          <w:r>
            <w:t>62</w:t>
          </w:r>
          <w:r>
            <w:fldChar w:fldCharType="end"/>
          </w:r>
          <w:r>
            <w:rPr>
              <w:rFonts w:hint="eastAsia" w:ascii="宋体" w:hAnsi="宋体" w:eastAsia="宋体" w:cs="宋体"/>
              <w:kern w:val="2"/>
              <w:szCs w:val="32"/>
              <w:lang w:val="en-US" w:eastAsia="zh-CN" w:bidi="ar-SA"/>
            </w:rPr>
            <w:fldChar w:fldCharType="end"/>
          </w:r>
        </w:p>
        <w:p w14:paraId="49BC7E81">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_Toc28842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lang w:eastAsia="zh-CN"/>
            </w:rPr>
            <w:t>（</w:t>
          </w:r>
          <w:r>
            <w:rPr>
              <w:rFonts w:hint="eastAsia" w:ascii="宋体" w:hAnsi="宋体" w:eastAsia="宋体" w:cs="宋体"/>
            </w:rPr>
            <w:t>1</w:t>
          </w:r>
          <w:r>
            <w:rPr>
              <w:rFonts w:hint="eastAsia" w:ascii="宋体" w:hAnsi="宋体" w:eastAsia="宋体" w:cs="宋体"/>
              <w:lang w:eastAsia="zh-CN"/>
            </w:rPr>
            <w:t>）</w:t>
          </w:r>
          <w:r>
            <w:rPr>
              <w:rFonts w:hint="eastAsia" w:ascii="宋体" w:hAnsi="宋体" w:eastAsia="宋体" w:cs="宋体"/>
              <w:lang w:val="en-US" w:eastAsia="zh-CN"/>
            </w:rPr>
            <w:t>五维量表</w:t>
          </w:r>
          <w:r>
            <w:rPr>
              <w:rFonts w:hint="eastAsia" w:ascii="宋体" w:hAnsi="宋体" w:eastAsia="宋体" w:cs="宋体"/>
            </w:rPr>
            <w:t>评价维度的确立</w:t>
          </w:r>
          <w:r>
            <w:tab/>
          </w:r>
          <w:r>
            <w:fldChar w:fldCharType="begin"/>
          </w:r>
          <w:r>
            <w:instrText xml:space="preserve"> PAGEREF _Toc28842 \h </w:instrText>
          </w:r>
          <w:r>
            <w:fldChar w:fldCharType="separate"/>
          </w:r>
          <w:r>
            <w:t>62</w:t>
          </w:r>
          <w:r>
            <w:fldChar w:fldCharType="end"/>
          </w:r>
          <w:r>
            <w:rPr>
              <w:rFonts w:hint="eastAsia" w:ascii="宋体" w:hAnsi="宋体" w:eastAsia="宋体" w:cs="宋体"/>
              <w:kern w:val="2"/>
              <w:szCs w:val="32"/>
              <w:lang w:val="en-US" w:eastAsia="zh-CN" w:bidi="ar-SA"/>
            </w:rPr>
            <w:fldChar w:fldCharType="end"/>
          </w:r>
        </w:p>
        <w:p w14:paraId="5FC4599A">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_Toc32065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szCs w:val="24"/>
              <w:lang w:val="en-US" w:eastAsia="zh-CN" w:bidi="ar-SA"/>
            </w:rPr>
            <w:t>（2）五维评价量表科学性验证</w:t>
          </w:r>
          <w:r>
            <w:tab/>
          </w:r>
          <w:r>
            <w:fldChar w:fldCharType="begin"/>
          </w:r>
          <w:r>
            <w:instrText xml:space="preserve"> PAGEREF _Toc32065 \h </w:instrText>
          </w:r>
          <w:r>
            <w:fldChar w:fldCharType="separate"/>
          </w:r>
          <w:r>
            <w:t>63</w:t>
          </w:r>
          <w:r>
            <w:fldChar w:fldCharType="end"/>
          </w:r>
          <w:r>
            <w:rPr>
              <w:rFonts w:hint="eastAsia" w:ascii="宋体" w:hAnsi="宋体" w:eastAsia="宋体" w:cs="宋体"/>
              <w:kern w:val="2"/>
              <w:szCs w:val="32"/>
              <w:lang w:val="en-US" w:eastAsia="zh-CN" w:bidi="ar-SA"/>
            </w:rPr>
            <w:fldChar w:fldCharType="end"/>
          </w:r>
        </w:p>
        <w:p w14:paraId="2F21F9B4">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_Toc4598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szCs w:val="24"/>
              <w:lang w:val="en-US" w:eastAsia="zh-CN" w:bidi="ar-SA"/>
            </w:rPr>
            <w:t>（3）课堂观察与高阶能力培育现状分析</w:t>
          </w:r>
          <w:r>
            <w:tab/>
          </w:r>
          <w:r>
            <w:fldChar w:fldCharType="begin"/>
          </w:r>
          <w:r>
            <w:instrText xml:space="preserve"> PAGEREF _Toc4598 \h </w:instrText>
          </w:r>
          <w:r>
            <w:fldChar w:fldCharType="separate"/>
          </w:r>
          <w:r>
            <w:t>64</w:t>
          </w:r>
          <w:r>
            <w:fldChar w:fldCharType="end"/>
          </w:r>
          <w:r>
            <w:rPr>
              <w:rFonts w:hint="eastAsia" w:ascii="宋体" w:hAnsi="宋体" w:eastAsia="宋体" w:cs="宋体"/>
              <w:kern w:val="2"/>
              <w:szCs w:val="32"/>
              <w:lang w:val="en-US" w:eastAsia="zh-CN" w:bidi="ar-SA"/>
            </w:rPr>
            <w:fldChar w:fldCharType="end"/>
          </w:r>
        </w:p>
        <w:p w14:paraId="1FF9DBD0">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_Toc27872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lang w:val="en-US" w:eastAsia="zh-CN"/>
            </w:rPr>
            <w:t>3.前测小结</w:t>
          </w:r>
          <w:r>
            <w:tab/>
          </w:r>
          <w:r>
            <w:fldChar w:fldCharType="begin"/>
          </w:r>
          <w:r>
            <w:instrText xml:space="preserve"> PAGEREF _Toc27872 \h </w:instrText>
          </w:r>
          <w:r>
            <w:fldChar w:fldCharType="separate"/>
          </w:r>
          <w:r>
            <w:t>70</w:t>
          </w:r>
          <w:r>
            <w:fldChar w:fldCharType="end"/>
          </w:r>
          <w:r>
            <w:rPr>
              <w:rFonts w:hint="eastAsia" w:ascii="宋体" w:hAnsi="宋体" w:eastAsia="宋体" w:cs="宋体"/>
              <w:kern w:val="2"/>
              <w:szCs w:val="32"/>
              <w:lang w:val="en-US" w:eastAsia="zh-CN" w:bidi="ar-SA"/>
            </w:rPr>
            <w:fldChar w:fldCharType="end"/>
          </w:r>
        </w:p>
        <w:p w14:paraId="3AA1A37E">
          <w:pPr>
            <w:pStyle w:val="10"/>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_Toc30642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w:t>
          </w:r>
          <w:r>
            <w:rPr>
              <w:rFonts w:hint="eastAsia" w:ascii="宋体" w:hAnsi="宋体" w:eastAsia="宋体" w:cs="宋体"/>
              <w:lang w:val="en-US" w:eastAsia="zh-CN"/>
            </w:rPr>
            <w:t>二</w:t>
          </w:r>
          <w:r>
            <w:rPr>
              <w:rFonts w:hint="eastAsia" w:ascii="宋体" w:hAnsi="宋体" w:eastAsia="宋体" w:cs="宋体"/>
            </w:rPr>
            <w:t>）模型的建构</w:t>
          </w:r>
          <w:r>
            <w:tab/>
          </w:r>
          <w:r>
            <w:fldChar w:fldCharType="begin"/>
          </w:r>
          <w:r>
            <w:instrText xml:space="preserve"> PAGEREF _Toc30642 \h </w:instrText>
          </w:r>
          <w:r>
            <w:fldChar w:fldCharType="separate"/>
          </w:r>
          <w:r>
            <w:t>70</w:t>
          </w:r>
          <w:r>
            <w:fldChar w:fldCharType="end"/>
          </w:r>
          <w:r>
            <w:rPr>
              <w:rFonts w:hint="eastAsia" w:ascii="宋体" w:hAnsi="宋体" w:eastAsia="宋体" w:cs="宋体"/>
              <w:kern w:val="2"/>
              <w:szCs w:val="32"/>
              <w:lang w:val="en-US" w:eastAsia="zh-CN" w:bidi="ar-SA"/>
            </w:rPr>
            <w:fldChar w:fldCharType="end"/>
          </w:r>
        </w:p>
        <w:p w14:paraId="45AE75DF">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_Toc4215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lang w:val="en-US" w:eastAsia="zh-CN"/>
            </w:rPr>
            <w:t>1.高阶能力培育模型的建构</w:t>
          </w:r>
          <w:r>
            <w:tab/>
          </w:r>
          <w:r>
            <w:fldChar w:fldCharType="begin"/>
          </w:r>
          <w:r>
            <w:instrText xml:space="preserve"> PAGEREF _Toc4215 \h </w:instrText>
          </w:r>
          <w:r>
            <w:fldChar w:fldCharType="separate"/>
          </w:r>
          <w:r>
            <w:t>70</w:t>
          </w:r>
          <w:r>
            <w:fldChar w:fldCharType="end"/>
          </w:r>
          <w:r>
            <w:rPr>
              <w:rFonts w:hint="eastAsia" w:ascii="宋体" w:hAnsi="宋体" w:eastAsia="宋体" w:cs="宋体"/>
              <w:kern w:val="2"/>
              <w:szCs w:val="32"/>
              <w:lang w:val="en-US" w:eastAsia="zh-CN" w:bidi="ar-SA"/>
            </w:rPr>
            <w:fldChar w:fldCharType="end"/>
          </w:r>
        </w:p>
        <w:p w14:paraId="4B4BE0BB">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_Toc13997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lang w:eastAsia="zh-CN"/>
            </w:rPr>
            <w:t>（</w:t>
          </w:r>
          <w:r>
            <w:rPr>
              <w:rFonts w:hint="eastAsia" w:ascii="宋体" w:hAnsi="宋体" w:eastAsia="宋体" w:cs="宋体"/>
            </w:rPr>
            <w:t>1</w:t>
          </w:r>
          <w:r>
            <w:rPr>
              <w:rFonts w:hint="eastAsia" w:ascii="宋体" w:hAnsi="宋体" w:eastAsia="宋体" w:cs="宋体"/>
              <w:lang w:eastAsia="zh-CN"/>
            </w:rPr>
            <w:t>）</w:t>
          </w:r>
          <w:r>
            <w:rPr>
              <w:rFonts w:hint="eastAsia" w:ascii="宋体" w:hAnsi="宋体" w:eastAsia="宋体" w:cs="宋体"/>
            </w:rPr>
            <w:t>模型提出的背景与逻辑</w:t>
          </w:r>
          <w:r>
            <w:tab/>
          </w:r>
          <w:r>
            <w:fldChar w:fldCharType="begin"/>
          </w:r>
          <w:r>
            <w:instrText xml:space="preserve"> PAGEREF _Toc13997 \h </w:instrText>
          </w:r>
          <w:r>
            <w:fldChar w:fldCharType="separate"/>
          </w:r>
          <w:r>
            <w:t>70</w:t>
          </w:r>
          <w:r>
            <w:fldChar w:fldCharType="end"/>
          </w:r>
          <w:r>
            <w:rPr>
              <w:rFonts w:hint="eastAsia" w:ascii="宋体" w:hAnsi="宋体" w:eastAsia="宋体" w:cs="宋体"/>
              <w:kern w:val="2"/>
              <w:szCs w:val="32"/>
              <w:lang w:val="en-US" w:eastAsia="zh-CN" w:bidi="ar-SA"/>
            </w:rPr>
            <w:fldChar w:fldCharType="end"/>
          </w:r>
        </w:p>
        <w:p w14:paraId="0F59EDB7">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_Toc24047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lang w:eastAsia="zh-CN"/>
            </w:rPr>
            <w:t>（</w:t>
          </w:r>
          <w:r>
            <w:rPr>
              <w:rFonts w:hint="eastAsia" w:ascii="宋体" w:hAnsi="宋体" w:eastAsia="宋体" w:cs="宋体"/>
            </w:rPr>
            <w:t>2</w:t>
          </w:r>
          <w:r>
            <w:rPr>
              <w:rFonts w:hint="eastAsia" w:ascii="宋体" w:hAnsi="宋体" w:eastAsia="宋体" w:cs="宋体"/>
              <w:lang w:eastAsia="zh-CN"/>
            </w:rPr>
            <w:t>）</w:t>
          </w:r>
          <w:r>
            <w:rPr>
              <w:rFonts w:hint="eastAsia" w:ascii="宋体" w:hAnsi="宋体" w:eastAsia="宋体" w:cs="宋体"/>
            </w:rPr>
            <w:t>模型</w:t>
          </w:r>
          <w:r>
            <w:rPr>
              <w:rFonts w:hint="eastAsia" w:ascii="宋体" w:hAnsi="宋体" w:eastAsia="宋体" w:cs="宋体"/>
              <w:lang w:val="en-US" w:eastAsia="zh-CN"/>
            </w:rPr>
            <w:t>的</w:t>
          </w:r>
          <w:r>
            <w:rPr>
              <w:rFonts w:hint="eastAsia" w:ascii="宋体" w:hAnsi="宋体" w:eastAsia="宋体" w:cs="宋体"/>
            </w:rPr>
            <w:t>整体结构</w:t>
          </w:r>
          <w:r>
            <w:tab/>
          </w:r>
          <w:r>
            <w:fldChar w:fldCharType="begin"/>
          </w:r>
          <w:r>
            <w:instrText xml:space="preserve"> PAGEREF _Toc24047 \h </w:instrText>
          </w:r>
          <w:r>
            <w:fldChar w:fldCharType="separate"/>
          </w:r>
          <w:r>
            <w:t>71</w:t>
          </w:r>
          <w:r>
            <w:fldChar w:fldCharType="end"/>
          </w:r>
          <w:r>
            <w:rPr>
              <w:rFonts w:hint="eastAsia" w:ascii="宋体" w:hAnsi="宋体" w:eastAsia="宋体" w:cs="宋体"/>
              <w:kern w:val="2"/>
              <w:szCs w:val="32"/>
              <w:lang w:val="en-US" w:eastAsia="zh-CN" w:bidi="ar-SA"/>
            </w:rPr>
            <w:fldChar w:fldCharType="end"/>
          </w:r>
        </w:p>
        <w:p w14:paraId="60093872">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_Toc6190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lang w:val="en-US" w:eastAsia="zh-CN"/>
            </w:rPr>
            <w:t>（3）模型的三层结构及实施要点</w:t>
          </w:r>
          <w:r>
            <w:tab/>
          </w:r>
          <w:r>
            <w:fldChar w:fldCharType="begin"/>
          </w:r>
          <w:r>
            <w:instrText xml:space="preserve"> PAGEREF _Toc6190 \h </w:instrText>
          </w:r>
          <w:r>
            <w:fldChar w:fldCharType="separate"/>
          </w:r>
          <w:r>
            <w:t>72</w:t>
          </w:r>
          <w:r>
            <w:fldChar w:fldCharType="end"/>
          </w:r>
          <w:r>
            <w:rPr>
              <w:rFonts w:hint="eastAsia" w:ascii="宋体" w:hAnsi="宋体" w:eastAsia="宋体" w:cs="宋体"/>
              <w:kern w:val="2"/>
              <w:szCs w:val="32"/>
              <w:lang w:val="en-US" w:eastAsia="zh-CN" w:bidi="ar-SA"/>
            </w:rPr>
            <w:fldChar w:fldCharType="end"/>
          </w:r>
        </w:p>
        <w:p w14:paraId="35AFF154">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_Toc8273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val="0"/>
              <w:szCs w:val="24"/>
            </w:rPr>
            <w:t xml:space="preserve">2. </w:t>
          </w:r>
          <w:r>
            <w:rPr>
              <w:rFonts w:hint="eastAsia" w:ascii="宋体" w:hAnsi="宋体" w:eastAsia="宋体" w:cs="宋体"/>
              <w:bCs w:val="0"/>
              <w:szCs w:val="24"/>
              <w:lang w:val="en-US" w:eastAsia="zh-CN"/>
            </w:rPr>
            <w:t>指向高阶能力发展的</w:t>
          </w:r>
          <w:r>
            <w:rPr>
              <w:rFonts w:hint="eastAsia" w:ascii="宋体" w:hAnsi="宋体" w:eastAsia="宋体" w:cs="宋体"/>
              <w:bCs w:val="0"/>
              <w:szCs w:val="24"/>
            </w:rPr>
            <w:t>学习模型初设计</w:t>
          </w:r>
          <w:r>
            <w:tab/>
          </w:r>
          <w:r>
            <w:fldChar w:fldCharType="begin"/>
          </w:r>
          <w:r>
            <w:instrText xml:space="preserve"> PAGEREF _Toc8273 \h </w:instrText>
          </w:r>
          <w:r>
            <w:fldChar w:fldCharType="separate"/>
          </w:r>
          <w:r>
            <w:t>74</w:t>
          </w:r>
          <w:r>
            <w:fldChar w:fldCharType="end"/>
          </w:r>
          <w:r>
            <w:rPr>
              <w:rFonts w:hint="eastAsia" w:ascii="宋体" w:hAnsi="宋体" w:eastAsia="宋体" w:cs="宋体"/>
              <w:kern w:val="2"/>
              <w:szCs w:val="32"/>
              <w:lang w:val="en-US" w:eastAsia="zh-CN" w:bidi="ar-SA"/>
            </w:rPr>
            <w:fldChar w:fldCharType="end"/>
          </w:r>
        </w:p>
        <w:p w14:paraId="328259A0">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_Toc20084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lang w:eastAsia="zh-CN"/>
            </w:rPr>
            <w:t>（</w:t>
          </w:r>
          <w:r>
            <w:rPr>
              <w:rFonts w:hint="eastAsia" w:ascii="宋体" w:hAnsi="宋体" w:eastAsia="宋体" w:cs="宋体"/>
            </w:rPr>
            <w:t>1）学习模型的基本逻辑</w:t>
          </w:r>
          <w:r>
            <w:tab/>
          </w:r>
          <w:r>
            <w:fldChar w:fldCharType="begin"/>
          </w:r>
          <w:r>
            <w:instrText xml:space="preserve"> PAGEREF _Toc20084 \h </w:instrText>
          </w:r>
          <w:r>
            <w:fldChar w:fldCharType="separate"/>
          </w:r>
          <w:r>
            <w:t>74</w:t>
          </w:r>
          <w:r>
            <w:fldChar w:fldCharType="end"/>
          </w:r>
          <w:r>
            <w:rPr>
              <w:rFonts w:hint="eastAsia" w:ascii="宋体" w:hAnsi="宋体" w:eastAsia="宋体" w:cs="宋体"/>
              <w:kern w:val="2"/>
              <w:szCs w:val="32"/>
              <w:lang w:val="en-US" w:eastAsia="zh-CN" w:bidi="ar-SA"/>
            </w:rPr>
            <w:fldChar w:fldCharType="end"/>
          </w:r>
        </w:p>
        <w:p w14:paraId="5685759A">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_Toc28372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lang w:val="en-US" w:eastAsia="zh-CN"/>
            </w:rPr>
            <w:t>（2）模型的基本结构</w:t>
          </w:r>
          <w:r>
            <w:tab/>
          </w:r>
          <w:r>
            <w:fldChar w:fldCharType="begin"/>
          </w:r>
          <w:r>
            <w:instrText xml:space="preserve"> PAGEREF _Toc28372 \h </w:instrText>
          </w:r>
          <w:r>
            <w:fldChar w:fldCharType="separate"/>
          </w:r>
          <w:r>
            <w:t>75</w:t>
          </w:r>
          <w:r>
            <w:fldChar w:fldCharType="end"/>
          </w:r>
          <w:r>
            <w:rPr>
              <w:rFonts w:hint="eastAsia" w:ascii="宋体" w:hAnsi="宋体" w:eastAsia="宋体" w:cs="宋体"/>
              <w:kern w:val="2"/>
              <w:szCs w:val="32"/>
              <w:lang w:val="en-US" w:eastAsia="zh-CN" w:bidi="ar-SA"/>
            </w:rPr>
            <w:fldChar w:fldCharType="end"/>
          </w:r>
        </w:p>
        <w:p w14:paraId="14A7683F">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_Toc21002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lang w:val="en-US" w:eastAsia="zh-CN"/>
            </w:rPr>
            <w:t>（3）学习模型的三部分结构及实施要点</w:t>
          </w:r>
          <w:r>
            <w:tab/>
          </w:r>
          <w:r>
            <w:fldChar w:fldCharType="begin"/>
          </w:r>
          <w:r>
            <w:instrText xml:space="preserve"> PAGEREF _Toc21002 \h </w:instrText>
          </w:r>
          <w:r>
            <w:fldChar w:fldCharType="separate"/>
          </w:r>
          <w:r>
            <w:t>75</w:t>
          </w:r>
          <w:r>
            <w:fldChar w:fldCharType="end"/>
          </w:r>
          <w:r>
            <w:rPr>
              <w:rFonts w:hint="eastAsia" w:ascii="宋体" w:hAnsi="宋体" w:eastAsia="宋体" w:cs="宋体"/>
              <w:kern w:val="2"/>
              <w:szCs w:val="32"/>
              <w:lang w:val="en-US" w:eastAsia="zh-CN" w:bidi="ar-SA"/>
            </w:rPr>
            <w:fldChar w:fldCharType="end"/>
          </w:r>
        </w:p>
        <w:p w14:paraId="3C092C36">
          <w:pPr>
            <w:pStyle w:val="10"/>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_Toc19804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szCs w:val="28"/>
              <w:lang w:val="en-US" w:eastAsia="zh-CN"/>
            </w:rPr>
            <w:t>（三）“可见的学习”视域下中学生高阶能力培育的两域实施</w:t>
          </w:r>
          <w:r>
            <w:tab/>
          </w:r>
          <w:r>
            <w:fldChar w:fldCharType="begin"/>
          </w:r>
          <w:r>
            <w:instrText xml:space="preserve"> PAGEREF _Toc19804 \h </w:instrText>
          </w:r>
          <w:r>
            <w:fldChar w:fldCharType="separate"/>
          </w:r>
          <w:r>
            <w:t>77</w:t>
          </w:r>
          <w:r>
            <w:fldChar w:fldCharType="end"/>
          </w:r>
          <w:r>
            <w:rPr>
              <w:rFonts w:hint="eastAsia" w:ascii="宋体" w:hAnsi="宋体" w:eastAsia="宋体" w:cs="宋体"/>
              <w:kern w:val="2"/>
              <w:szCs w:val="32"/>
              <w:lang w:val="en-US" w:eastAsia="zh-CN" w:bidi="ar-SA"/>
            </w:rPr>
            <w:fldChar w:fldCharType="end"/>
          </w:r>
        </w:p>
        <w:p w14:paraId="4D9EAEC5">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_Toc22199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lang w:val="en-US" w:eastAsia="zh-CN"/>
            </w:rPr>
            <w:t>1.学科教学场域的实施</w:t>
          </w:r>
          <w:r>
            <w:tab/>
          </w:r>
          <w:r>
            <w:fldChar w:fldCharType="begin"/>
          </w:r>
          <w:r>
            <w:instrText xml:space="preserve"> PAGEREF _Toc22199 \h </w:instrText>
          </w:r>
          <w:r>
            <w:fldChar w:fldCharType="separate"/>
          </w:r>
          <w:r>
            <w:t>77</w:t>
          </w:r>
          <w:r>
            <w:fldChar w:fldCharType="end"/>
          </w:r>
          <w:r>
            <w:rPr>
              <w:rFonts w:hint="eastAsia" w:ascii="宋体" w:hAnsi="宋体" w:eastAsia="宋体" w:cs="宋体"/>
              <w:kern w:val="2"/>
              <w:szCs w:val="32"/>
              <w:lang w:val="en-US" w:eastAsia="zh-CN" w:bidi="ar-SA"/>
            </w:rPr>
            <w:fldChar w:fldCharType="end"/>
          </w:r>
        </w:p>
        <w:p w14:paraId="65623F61">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_Toc18976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szCs w:val="24"/>
            </w:rPr>
            <w:t>（1）可见的学习四要素分析框架</w:t>
          </w:r>
          <w:r>
            <w:tab/>
          </w:r>
          <w:r>
            <w:fldChar w:fldCharType="begin"/>
          </w:r>
          <w:r>
            <w:instrText xml:space="preserve"> PAGEREF _Toc18976 \h </w:instrText>
          </w:r>
          <w:r>
            <w:fldChar w:fldCharType="separate"/>
          </w:r>
          <w:r>
            <w:t>78</w:t>
          </w:r>
          <w:r>
            <w:fldChar w:fldCharType="end"/>
          </w:r>
          <w:r>
            <w:rPr>
              <w:rFonts w:hint="eastAsia" w:ascii="宋体" w:hAnsi="宋体" w:eastAsia="宋体" w:cs="宋体"/>
              <w:kern w:val="2"/>
              <w:szCs w:val="32"/>
              <w:lang w:val="en-US" w:eastAsia="zh-CN" w:bidi="ar-SA"/>
            </w:rPr>
            <w:fldChar w:fldCharType="end"/>
          </w:r>
        </w:p>
        <w:p w14:paraId="5A335AD6">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_Toc32036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szCs w:val="24"/>
            </w:rPr>
            <w:t>（2）可见的学习目标分析框架</w:t>
          </w:r>
          <w:r>
            <w:tab/>
          </w:r>
          <w:r>
            <w:fldChar w:fldCharType="begin"/>
          </w:r>
          <w:r>
            <w:instrText xml:space="preserve"> PAGEREF _Toc32036 \h </w:instrText>
          </w:r>
          <w:r>
            <w:fldChar w:fldCharType="separate"/>
          </w:r>
          <w:r>
            <w:t>80</w:t>
          </w:r>
          <w:r>
            <w:fldChar w:fldCharType="end"/>
          </w:r>
          <w:r>
            <w:rPr>
              <w:rFonts w:hint="eastAsia" w:ascii="宋体" w:hAnsi="宋体" w:eastAsia="宋体" w:cs="宋体"/>
              <w:kern w:val="2"/>
              <w:szCs w:val="32"/>
              <w:lang w:val="en-US" w:eastAsia="zh-CN" w:bidi="ar-SA"/>
            </w:rPr>
            <w:fldChar w:fldCharType="end"/>
          </w:r>
        </w:p>
        <w:p w14:paraId="57223F95">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_Toc18765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szCs w:val="24"/>
            </w:rPr>
            <w:t>（3）可见的学习内容分析框架</w:t>
          </w:r>
          <w:r>
            <w:tab/>
          </w:r>
          <w:r>
            <w:fldChar w:fldCharType="begin"/>
          </w:r>
          <w:r>
            <w:instrText xml:space="preserve"> PAGEREF _Toc18765 \h </w:instrText>
          </w:r>
          <w:r>
            <w:fldChar w:fldCharType="separate"/>
          </w:r>
          <w:r>
            <w:t>83</w:t>
          </w:r>
          <w:r>
            <w:fldChar w:fldCharType="end"/>
          </w:r>
          <w:r>
            <w:rPr>
              <w:rFonts w:hint="eastAsia" w:ascii="宋体" w:hAnsi="宋体" w:eastAsia="宋体" w:cs="宋体"/>
              <w:kern w:val="2"/>
              <w:szCs w:val="32"/>
              <w:lang w:val="en-US" w:eastAsia="zh-CN" w:bidi="ar-SA"/>
            </w:rPr>
            <w:fldChar w:fldCharType="end"/>
          </w:r>
        </w:p>
        <w:p w14:paraId="055959DD">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_Toc20068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szCs w:val="24"/>
            </w:rPr>
            <w:t>（4）可见的学习过程分析框架</w:t>
          </w:r>
          <w:r>
            <w:tab/>
          </w:r>
          <w:r>
            <w:fldChar w:fldCharType="begin"/>
          </w:r>
          <w:r>
            <w:instrText xml:space="preserve"> PAGEREF _Toc20068 \h </w:instrText>
          </w:r>
          <w:r>
            <w:fldChar w:fldCharType="separate"/>
          </w:r>
          <w:r>
            <w:t>86</w:t>
          </w:r>
          <w:r>
            <w:fldChar w:fldCharType="end"/>
          </w:r>
          <w:r>
            <w:rPr>
              <w:rFonts w:hint="eastAsia" w:ascii="宋体" w:hAnsi="宋体" w:eastAsia="宋体" w:cs="宋体"/>
              <w:kern w:val="2"/>
              <w:szCs w:val="32"/>
              <w:lang w:val="en-US" w:eastAsia="zh-CN" w:bidi="ar-SA"/>
            </w:rPr>
            <w:fldChar w:fldCharType="end"/>
          </w:r>
        </w:p>
        <w:p w14:paraId="031788AC">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_Toc30424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szCs w:val="24"/>
            </w:rPr>
            <w:t>（5）可见的学习多元评价样态</w:t>
          </w:r>
          <w:r>
            <w:tab/>
          </w:r>
          <w:r>
            <w:fldChar w:fldCharType="begin"/>
          </w:r>
          <w:r>
            <w:instrText xml:space="preserve"> PAGEREF _Toc30424 \h </w:instrText>
          </w:r>
          <w:r>
            <w:fldChar w:fldCharType="separate"/>
          </w:r>
          <w:r>
            <w:t>90</w:t>
          </w:r>
          <w:r>
            <w:fldChar w:fldCharType="end"/>
          </w:r>
          <w:r>
            <w:rPr>
              <w:rFonts w:hint="eastAsia" w:ascii="宋体" w:hAnsi="宋体" w:eastAsia="宋体" w:cs="宋体"/>
              <w:kern w:val="2"/>
              <w:szCs w:val="32"/>
              <w:lang w:val="en-US" w:eastAsia="zh-CN" w:bidi="ar-SA"/>
            </w:rPr>
            <w:fldChar w:fldCharType="end"/>
          </w:r>
        </w:p>
        <w:p w14:paraId="5A546A32">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_Toc14593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szCs w:val="24"/>
              <w:lang w:eastAsia="zh-CN"/>
            </w:rPr>
            <w:t>（</w:t>
          </w:r>
          <w:r>
            <w:rPr>
              <w:rFonts w:hint="eastAsia" w:ascii="宋体" w:hAnsi="宋体" w:eastAsia="宋体" w:cs="宋体"/>
              <w:bCs/>
              <w:szCs w:val="24"/>
              <w:lang w:val="en-US" w:eastAsia="zh-CN"/>
            </w:rPr>
            <w:t>6）</w:t>
          </w:r>
          <w:r>
            <w:rPr>
              <w:rFonts w:hint="eastAsia" w:ascii="宋体" w:hAnsi="宋体" w:eastAsia="宋体" w:cs="宋体"/>
              <w:bCs/>
              <w:szCs w:val="24"/>
            </w:rPr>
            <w:t>五个框架的实践联系</w:t>
          </w:r>
          <w:r>
            <w:tab/>
          </w:r>
          <w:r>
            <w:fldChar w:fldCharType="begin"/>
          </w:r>
          <w:r>
            <w:instrText xml:space="preserve"> PAGEREF _Toc14593 \h </w:instrText>
          </w:r>
          <w:r>
            <w:fldChar w:fldCharType="separate"/>
          </w:r>
          <w:r>
            <w:t>94</w:t>
          </w:r>
          <w:r>
            <w:fldChar w:fldCharType="end"/>
          </w:r>
          <w:r>
            <w:rPr>
              <w:rFonts w:hint="eastAsia" w:ascii="宋体" w:hAnsi="宋体" w:eastAsia="宋体" w:cs="宋体"/>
              <w:kern w:val="2"/>
              <w:szCs w:val="32"/>
              <w:lang w:val="en-US" w:eastAsia="zh-CN" w:bidi="ar-SA"/>
            </w:rPr>
            <w:fldChar w:fldCharType="end"/>
          </w:r>
        </w:p>
        <w:p w14:paraId="24FDE590">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_Toc22504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szCs w:val="24"/>
            </w:rPr>
            <w:t>2.科创教育场域的实施</w:t>
          </w:r>
          <w:r>
            <w:tab/>
          </w:r>
          <w:r>
            <w:fldChar w:fldCharType="begin"/>
          </w:r>
          <w:r>
            <w:instrText xml:space="preserve"> PAGEREF _Toc22504 \h </w:instrText>
          </w:r>
          <w:r>
            <w:fldChar w:fldCharType="separate"/>
          </w:r>
          <w:r>
            <w:t>94</w:t>
          </w:r>
          <w:r>
            <w:fldChar w:fldCharType="end"/>
          </w:r>
          <w:r>
            <w:rPr>
              <w:rFonts w:hint="eastAsia" w:ascii="宋体" w:hAnsi="宋体" w:eastAsia="宋体" w:cs="宋体"/>
              <w:kern w:val="2"/>
              <w:szCs w:val="32"/>
              <w:lang w:val="en-US" w:eastAsia="zh-CN" w:bidi="ar-SA"/>
            </w:rPr>
            <w:fldChar w:fldCharType="end"/>
          </w:r>
        </w:p>
        <w:p w14:paraId="328B80DD">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_Toc17218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szCs w:val="24"/>
            </w:rPr>
            <w:t>（1）可见的学习五要素分析框架</w:t>
          </w:r>
          <w:r>
            <w:tab/>
          </w:r>
          <w:r>
            <w:fldChar w:fldCharType="begin"/>
          </w:r>
          <w:r>
            <w:instrText xml:space="preserve"> PAGEREF _Toc17218 \h </w:instrText>
          </w:r>
          <w:r>
            <w:fldChar w:fldCharType="separate"/>
          </w:r>
          <w:r>
            <w:t>95</w:t>
          </w:r>
          <w:r>
            <w:fldChar w:fldCharType="end"/>
          </w:r>
          <w:r>
            <w:rPr>
              <w:rFonts w:hint="eastAsia" w:ascii="宋体" w:hAnsi="宋体" w:eastAsia="宋体" w:cs="宋体"/>
              <w:kern w:val="2"/>
              <w:szCs w:val="32"/>
              <w:lang w:val="en-US" w:eastAsia="zh-CN" w:bidi="ar-SA"/>
            </w:rPr>
            <w:fldChar w:fldCharType="end"/>
          </w:r>
        </w:p>
        <w:p w14:paraId="1274893E">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_Toc119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szCs w:val="24"/>
            </w:rPr>
            <w:t>（2）可见的学习目标分析框架</w:t>
          </w:r>
          <w:r>
            <w:tab/>
          </w:r>
          <w:r>
            <w:fldChar w:fldCharType="begin"/>
          </w:r>
          <w:r>
            <w:instrText xml:space="preserve"> PAGEREF _Toc119 \h </w:instrText>
          </w:r>
          <w:r>
            <w:fldChar w:fldCharType="separate"/>
          </w:r>
          <w:r>
            <w:t>98</w:t>
          </w:r>
          <w:r>
            <w:fldChar w:fldCharType="end"/>
          </w:r>
          <w:r>
            <w:rPr>
              <w:rFonts w:hint="eastAsia" w:ascii="宋体" w:hAnsi="宋体" w:eastAsia="宋体" w:cs="宋体"/>
              <w:kern w:val="2"/>
              <w:szCs w:val="32"/>
              <w:lang w:val="en-US" w:eastAsia="zh-CN" w:bidi="ar-SA"/>
            </w:rPr>
            <w:fldChar w:fldCharType="end"/>
          </w:r>
        </w:p>
        <w:p w14:paraId="76881463">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_Toc1215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szCs w:val="24"/>
            </w:rPr>
            <w:t>（3）可见的学习内容分析框架</w:t>
          </w:r>
          <w:r>
            <w:tab/>
          </w:r>
          <w:r>
            <w:fldChar w:fldCharType="begin"/>
          </w:r>
          <w:r>
            <w:instrText xml:space="preserve"> PAGEREF _Toc1215 \h </w:instrText>
          </w:r>
          <w:r>
            <w:fldChar w:fldCharType="separate"/>
          </w:r>
          <w:r>
            <w:t>99</w:t>
          </w:r>
          <w:r>
            <w:fldChar w:fldCharType="end"/>
          </w:r>
          <w:r>
            <w:rPr>
              <w:rFonts w:hint="eastAsia" w:ascii="宋体" w:hAnsi="宋体" w:eastAsia="宋体" w:cs="宋体"/>
              <w:kern w:val="2"/>
              <w:szCs w:val="32"/>
              <w:lang w:val="en-US" w:eastAsia="zh-CN" w:bidi="ar-SA"/>
            </w:rPr>
            <w:fldChar w:fldCharType="end"/>
          </w:r>
        </w:p>
        <w:p w14:paraId="01E43E3D">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_Toc22304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szCs w:val="24"/>
            </w:rPr>
            <w:t>（4）可见的学习过程分析框架</w:t>
          </w:r>
          <w:r>
            <w:tab/>
          </w:r>
          <w:r>
            <w:fldChar w:fldCharType="begin"/>
          </w:r>
          <w:r>
            <w:instrText xml:space="preserve"> PAGEREF _Toc22304 \h </w:instrText>
          </w:r>
          <w:r>
            <w:fldChar w:fldCharType="separate"/>
          </w:r>
          <w:r>
            <w:t>101</w:t>
          </w:r>
          <w:r>
            <w:fldChar w:fldCharType="end"/>
          </w:r>
          <w:r>
            <w:rPr>
              <w:rFonts w:hint="eastAsia" w:ascii="宋体" w:hAnsi="宋体" w:eastAsia="宋体" w:cs="宋体"/>
              <w:kern w:val="2"/>
              <w:szCs w:val="32"/>
              <w:lang w:val="en-US" w:eastAsia="zh-CN" w:bidi="ar-SA"/>
            </w:rPr>
            <w:fldChar w:fldCharType="end"/>
          </w:r>
        </w:p>
        <w:p w14:paraId="05C6821F">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_Toc18819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szCs w:val="24"/>
            </w:rPr>
            <w:t>（5）可见的学习多元评价样态</w:t>
          </w:r>
          <w:r>
            <w:tab/>
          </w:r>
          <w:r>
            <w:fldChar w:fldCharType="begin"/>
          </w:r>
          <w:r>
            <w:instrText xml:space="preserve"> PAGEREF _Toc18819 \h </w:instrText>
          </w:r>
          <w:r>
            <w:fldChar w:fldCharType="separate"/>
          </w:r>
          <w:r>
            <w:t>107</w:t>
          </w:r>
          <w:r>
            <w:fldChar w:fldCharType="end"/>
          </w:r>
          <w:r>
            <w:rPr>
              <w:rFonts w:hint="eastAsia" w:ascii="宋体" w:hAnsi="宋体" w:eastAsia="宋体" w:cs="宋体"/>
              <w:kern w:val="2"/>
              <w:szCs w:val="32"/>
              <w:lang w:val="en-US" w:eastAsia="zh-CN" w:bidi="ar-SA"/>
            </w:rPr>
            <w:fldChar w:fldCharType="end"/>
          </w:r>
        </w:p>
        <w:p w14:paraId="255320FE">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_Toc24627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lang w:eastAsia="zh-CN"/>
            </w:rPr>
            <w:t>（</w:t>
          </w:r>
          <w:r>
            <w:rPr>
              <w:rFonts w:hint="eastAsia" w:ascii="宋体" w:hAnsi="宋体" w:eastAsia="宋体" w:cs="宋体"/>
              <w:lang w:val="en-US" w:eastAsia="zh-CN"/>
            </w:rPr>
            <w:t>6）</w:t>
          </w:r>
          <w:r>
            <w:rPr>
              <w:rFonts w:hint="eastAsia" w:ascii="宋体" w:hAnsi="宋体" w:eastAsia="宋体" w:cs="宋体"/>
            </w:rPr>
            <w:t>科创场域的实践特点</w:t>
          </w:r>
          <w:r>
            <w:tab/>
          </w:r>
          <w:r>
            <w:fldChar w:fldCharType="begin"/>
          </w:r>
          <w:r>
            <w:instrText xml:space="preserve"> PAGEREF _Toc24627 \h </w:instrText>
          </w:r>
          <w:r>
            <w:fldChar w:fldCharType="separate"/>
          </w:r>
          <w:r>
            <w:t>110</w:t>
          </w:r>
          <w:r>
            <w:fldChar w:fldCharType="end"/>
          </w:r>
          <w:r>
            <w:rPr>
              <w:rFonts w:hint="eastAsia" w:ascii="宋体" w:hAnsi="宋体" w:eastAsia="宋体" w:cs="宋体"/>
              <w:kern w:val="2"/>
              <w:szCs w:val="32"/>
              <w:lang w:val="en-US" w:eastAsia="zh-CN" w:bidi="ar-SA"/>
            </w:rPr>
            <w:fldChar w:fldCharType="end"/>
          </w:r>
        </w:p>
        <w:p w14:paraId="4E40A89A">
          <w:pPr>
            <w:pStyle w:val="10"/>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_Toc4938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rPr>
            <w:t>（</w:t>
          </w:r>
          <w:r>
            <w:rPr>
              <w:rFonts w:hint="eastAsia" w:ascii="宋体" w:hAnsi="宋体" w:eastAsia="宋体" w:cs="宋体"/>
              <w:bCs/>
              <w:lang w:val="en-US" w:eastAsia="zh-CN"/>
            </w:rPr>
            <w:t>四</w:t>
          </w:r>
          <w:r>
            <w:rPr>
              <w:rFonts w:hint="eastAsia" w:ascii="宋体" w:hAnsi="宋体" w:eastAsia="宋体" w:cs="宋体"/>
              <w:bCs/>
            </w:rPr>
            <w:t>）评价体系与多源证据</w:t>
          </w:r>
          <w:r>
            <w:tab/>
          </w:r>
          <w:r>
            <w:fldChar w:fldCharType="begin"/>
          </w:r>
          <w:r>
            <w:instrText xml:space="preserve"> PAGEREF _Toc4938 \h </w:instrText>
          </w:r>
          <w:r>
            <w:fldChar w:fldCharType="separate"/>
          </w:r>
          <w:r>
            <w:t>110</w:t>
          </w:r>
          <w:r>
            <w:fldChar w:fldCharType="end"/>
          </w:r>
          <w:r>
            <w:rPr>
              <w:rFonts w:hint="eastAsia" w:ascii="宋体" w:hAnsi="宋体" w:eastAsia="宋体" w:cs="宋体"/>
              <w:kern w:val="2"/>
              <w:szCs w:val="32"/>
              <w:lang w:val="en-US" w:eastAsia="zh-CN" w:bidi="ar-SA"/>
            </w:rPr>
            <w:fldChar w:fldCharType="end"/>
          </w:r>
        </w:p>
        <w:p w14:paraId="6CBFEB1B">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_Toc4736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1.评价依据、维度与指标</w:t>
          </w:r>
          <w:r>
            <w:tab/>
          </w:r>
          <w:r>
            <w:fldChar w:fldCharType="begin"/>
          </w:r>
          <w:r>
            <w:instrText xml:space="preserve"> PAGEREF _Toc4736 \h </w:instrText>
          </w:r>
          <w:r>
            <w:fldChar w:fldCharType="separate"/>
          </w:r>
          <w:r>
            <w:t>110</w:t>
          </w:r>
          <w:r>
            <w:fldChar w:fldCharType="end"/>
          </w:r>
          <w:r>
            <w:rPr>
              <w:rFonts w:hint="eastAsia" w:ascii="宋体" w:hAnsi="宋体" w:eastAsia="宋体" w:cs="宋体"/>
              <w:kern w:val="2"/>
              <w:szCs w:val="32"/>
              <w:lang w:val="en-US" w:eastAsia="zh-CN" w:bidi="ar-SA"/>
            </w:rPr>
            <w:fldChar w:fldCharType="end"/>
          </w:r>
        </w:p>
        <w:p w14:paraId="040055C8">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_Toc4508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（1）评价体系的设计依据</w:t>
          </w:r>
          <w:r>
            <w:tab/>
          </w:r>
          <w:r>
            <w:fldChar w:fldCharType="begin"/>
          </w:r>
          <w:r>
            <w:instrText xml:space="preserve"> PAGEREF _Toc4508 \h </w:instrText>
          </w:r>
          <w:r>
            <w:fldChar w:fldCharType="separate"/>
          </w:r>
          <w:r>
            <w:t>110</w:t>
          </w:r>
          <w:r>
            <w:fldChar w:fldCharType="end"/>
          </w:r>
          <w:r>
            <w:rPr>
              <w:rFonts w:hint="eastAsia" w:ascii="宋体" w:hAnsi="宋体" w:eastAsia="宋体" w:cs="宋体"/>
              <w:kern w:val="2"/>
              <w:szCs w:val="32"/>
              <w:lang w:val="en-US" w:eastAsia="zh-CN" w:bidi="ar-SA"/>
            </w:rPr>
            <w:fldChar w:fldCharType="end"/>
          </w:r>
        </w:p>
        <w:p w14:paraId="754DF647">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_Toc2945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（2）评价维度</w:t>
          </w:r>
          <w:r>
            <w:tab/>
          </w:r>
          <w:r>
            <w:fldChar w:fldCharType="begin"/>
          </w:r>
          <w:r>
            <w:instrText xml:space="preserve"> PAGEREF _Toc2945 \h </w:instrText>
          </w:r>
          <w:r>
            <w:fldChar w:fldCharType="separate"/>
          </w:r>
          <w:r>
            <w:t>111</w:t>
          </w:r>
          <w:r>
            <w:fldChar w:fldCharType="end"/>
          </w:r>
          <w:r>
            <w:rPr>
              <w:rFonts w:hint="eastAsia" w:ascii="宋体" w:hAnsi="宋体" w:eastAsia="宋体" w:cs="宋体"/>
              <w:kern w:val="2"/>
              <w:szCs w:val="32"/>
              <w:lang w:val="en-US" w:eastAsia="zh-CN" w:bidi="ar-SA"/>
            </w:rPr>
            <w:fldChar w:fldCharType="end"/>
          </w:r>
        </w:p>
        <w:p w14:paraId="1021B290">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_Toc12243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（3）评价指标</w:t>
          </w:r>
          <w:r>
            <w:tab/>
          </w:r>
          <w:r>
            <w:fldChar w:fldCharType="begin"/>
          </w:r>
          <w:r>
            <w:instrText xml:space="preserve"> PAGEREF _Toc12243 \h </w:instrText>
          </w:r>
          <w:r>
            <w:fldChar w:fldCharType="separate"/>
          </w:r>
          <w:r>
            <w:t>112</w:t>
          </w:r>
          <w:r>
            <w:fldChar w:fldCharType="end"/>
          </w:r>
          <w:r>
            <w:rPr>
              <w:rFonts w:hint="eastAsia" w:ascii="宋体" w:hAnsi="宋体" w:eastAsia="宋体" w:cs="宋体"/>
              <w:kern w:val="2"/>
              <w:szCs w:val="32"/>
              <w:lang w:val="en-US" w:eastAsia="zh-CN" w:bidi="ar-SA"/>
            </w:rPr>
            <w:fldChar w:fldCharType="end"/>
          </w:r>
        </w:p>
        <w:p w14:paraId="1835848C">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_Toc26057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2.数据采集系统</w:t>
          </w:r>
          <w:r>
            <w:tab/>
          </w:r>
          <w:r>
            <w:fldChar w:fldCharType="begin"/>
          </w:r>
          <w:r>
            <w:instrText xml:space="preserve"> PAGEREF _Toc26057 \h </w:instrText>
          </w:r>
          <w:r>
            <w:fldChar w:fldCharType="separate"/>
          </w:r>
          <w:r>
            <w:t>112</w:t>
          </w:r>
          <w:r>
            <w:fldChar w:fldCharType="end"/>
          </w:r>
          <w:r>
            <w:rPr>
              <w:rFonts w:hint="eastAsia" w:ascii="宋体" w:hAnsi="宋体" w:eastAsia="宋体" w:cs="宋体"/>
              <w:kern w:val="2"/>
              <w:szCs w:val="32"/>
              <w:lang w:val="en-US" w:eastAsia="zh-CN" w:bidi="ar-SA"/>
            </w:rPr>
            <w:fldChar w:fldCharType="end"/>
          </w:r>
        </w:p>
        <w:p w14:paraId="646A1702">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_Toc4180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3.多源证据链</w:t>
          </w:r>
          <w:r>
            <w:tab/>
          </w:r>
          <w:r>
            <w:fldChar w:fldCharType="begin"/>
          </w:r>
          <w:r>
            <w:instrText xml:space="preserve"> PAGEREF _Toc4180 \h </w:instrText>
          </w:r>
          <w:r>
            <w:fldChar w:fldCharType="separate"/>
          </w:r>
          <w:r>
            <w:t>113</w:t>
          </w:r>
          <w:r>
            <w:fldChar w:fldCharType="end"/>
          </w:r>
          <w:r>
            <w:rPr>
              <w:rFonts w:hint="eastAsia" w:ascii="宋体" w:hAnsi="宋体" w:eastAsia="宋体" w:cs="宋体"/>
              <w:kern w:val="2"/>
              <w:szCs w:val="32"/>
              <w:lang w:val="en-US" w:eastAsia="zh-CN" w:bidi="ar-SA"/>
            </w:rPr>
            <w:fldChar w:fldCharType="end"/>
          </w:r>
        </w:p>
        <w:p w14:paraId="0FAA4636">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_Toc19419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（1）前测、过程与后测的纵向证据</w:t>
          </w:r>
          <w:r>
            <w:tab/>
          </w:r>
          <w:r>
            <w:fldChar w:fldCharType="begin"/>
          </w:r>
          <w:r>
            <w:instrText xml:space="preserve"> PAGEREF _Toc19419 \h </w:instrText>
          </w:r>
          <w:r>
            <w:fldChar w:fldCharType="separate"/>
          </w:r>
          <w:r>
            <w:t>113</w:t>
          </w:r>
          <w:r>
            <w:fldChar w:fldCharType="end"/>
          </w:r>
          <w:r>
            <w:rPr>
              <w:rFonts w:hint="eastAsia" w:ascii="宋体" w:hAnsi="宋体" w:eastAsia="宋体" w:cs="宋体"/>
              <w:kern w:val="2"/>
              <w:szCs w:val="32"/>
              <w:lang w:val="en-US" w:eastAsia="zh-CN" w:bidi="ar-SA"/>
            </w:rPr>
            <w:fldChar w:fldCharType="end"/>
          </w:r>
        </w:p>
        <w:p w14:paraId="0C2537DC">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_Toc18046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（2）起点、过程、变化与迁移的横向证据</w:t>
          </w:r>
          <w:r>
            <w:tab/>
          </w:r>
          <w:r>
            <w:fldChar w:fldCharType="begin"/>
          </w:r>
          <w:r>
            <w:instrText xml:space="preserve"> PAGEREF _Toc18046 \h </w:instrText>
          </w:r>
          <w:r>
            <w:fldChar w:fldCharType="separate"/>
          </w:r>
          <w:r>
            <w:t>114</w:t>
          </w:r>
          <w:r>
            <w:fldChar w:fldCharType="end"/>
          </w:r>
          <w:r>
            <w:rPr>
              <w:rFonts w:hint="eastAsia" w:ascii="宋体" w:hAnsi="宋体" w:eastAsia="宋体" w:cs="宋体"/>
              <w:kern w:val="2"/>
              <w:szCs w:val="32"/>
              <w:lang w:val="en-US" w:eastAsia="zh-CN" w:bidi="ar-SA"/>
            </w:rPr>
            <w:fldChar w:fldCharType="end"/>
          </w:r>
        </w:p>
        <w:p w14:paraId="403AA6B2">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_Toc29405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（3）自评、互评、师评与智评的多元互证</w:t>
          </w:r>
          <w:r>
            <w:tab/>
          </w:r>
          <w:r>
            <w:fldChar w:fldCharType="begin"/>
          </w:r>
          <w:r>
            <w:instrText xml:space="preserve"> PAGEREF _Toc29405 \h </w:instrText>
          </w:r>
          <w:r>
            <w:fldChar w:fldCharType="separate"/>
          </w:r>
          <w:r>
            <w:t>114</w:t>
          </w:r>
          <w:r>
            <w:fldChar w:fldCharType="end"/>
          </w:r>
          <w:r>
            <w:rPr>
              <w:rFonts w:hint="eastAsia" w:ascii="宋体" w:hAnsi="宋体" w:eastAsia="宋体" w:cs="宋体"/>
              <w:kern w:val="2"/>
              <w:szCs w:val="32"/>
              <w:lang w:val="en-US" w:eastAsia="zh-CN" w:bidi="ar-SA"/>
            </w:rPr>
            <w:fldChar w:fldCharType="end"/>
          </w:r>
        </w:p>
        <w:p w14:paraId="34B44BFE">
          <w:pPr>
            <w:pStyle w:val="10"/>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_Toc27931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w:t>
          </w:r>
          <w:r>
            <w:rPr>
              <w:rFonts w:hint="eastAsia" w:ascii="宋体" w:hAnsi="宋体" w:eastAsia="宋体" w:cs="宋体"/>
              <w:lang w:val="en-US" w:eastAsia="zh-CN"/>
            </w:rPr>
            <w:t>五</w:t>
          </w:r>
          <w:r>
            <w:rPr>
              <w:rFonts w:hint="eastAsia" w:ascii="宋体" w:hAnsi="宋体" w:eastAsia="宋体" w:cs="宋体"/>
            </w:rPr>
            <w:t>）模型实施成效分析</w:t>
          </w:r>
          <w:r>
            <w:tab/>
          </w:r>
          <w:r>
            <w:fldChar w:fldCharType="begin"/>
          </w:r>
          <w:r>
            <w:instrText xml:space="preserve"> PAGEREF _Toc27931 \h </w:instrText>
          </w:r>
          <w:r>
            <w:fldChar w:fldCharType="separate"/>
          </w:r>
          <w:r>
            <w:t>115</w:t>
          </w:r>
          <w:r>
            <w:fldChar w:fldCharType="end"/>
          </w:r>
          <w:r>
            <w:rPr>
              <w:rFonts w:hint="eastAsia" w:ascii="宋体" w:hAnsi="宋体" w:eastAsia="宋体" w:cs="宋体"/>
              <w:kern w:val="2"/>
              <w:szCs w:val="32"/>
              <w:lang w:val="en-US" w:eastAsia="zh-CN" w:bidi="ar-SA"/>
            </w:rPr>
            <w:fldChar w:fldCharType="end"/>
          </w:r>
        </w:p>
        <w:p w14:paraId="12D25B56">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_Toc17345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rPr>
            <w:t>1.学生问卷前后测结果</w:t>
          </w:r>
          <w:r>
            <w:rPr>
              <w:rFonts w:hint="eastAsia" w:ascii="宋体" w:hAnsi="宋体" w:eastAsia="宋体" w:cs="宋体"/>
              <w:bCs/>
              <w:lang w:val="en-US" w:eastAsia="zh-CN"/>
            </w:rPr>
            <w:t>分析</w:t>
          </w:r>
          <w:r>
            <w:tab/>
          </w:r>
          <w:r>
            <w:fldChar w:fldCharType="begin"/>
          </w:r>
          <w:r>
            <w:instrText xml:space="preserve"> PAGEREF _Toc17345 \h </w:instrText>
          </w:r>
          <w:r>
            <w:fldChar w:fldCharType="separate"/>
          </w:r>
          <w:r>
            <w:t>115</w:t>
          </w:r>
          <w:r>
            <w:fldChar w:fldCharType="end"/>
          </w:r>
          <w:r>
            <w:rPr>
              <w:rFonts w:hint="eastAsia" w:ascii="宋体" w:hAnsi="宋体" w:eastAsia="宋体" w:cs="宋体"/>
              <w:kern w:val="2"/>
              <w:szCs w:val="32"/>
              <w:lang w:val="en-US" w:eastAsia="zh-CN" w:bidi="ar-SA"/>
            </w:rPr>
            <w:fldChar w:fldCharType="end"/>
          </w:r>
        </w:p>
        <w:p w14:paraId="7B92CC47">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_Toc25947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szCs w:val="24"/>
            </w:rPr>
            <w:t>（1）分析样本与方法</w:t>
          </w:r>
          <w:r>
            <w:tab/>
          </w:r>
          <w:r>
            <w:fldChar w:fldCharType="begin"/>
          </w:r>
          <w:r>
            <w:instrText xml:space="preserve"> PAGEREF _Toc25947 \h </w:instrText>
          </w:r>
          <w:r>
            <w:fldChar w:fldCharType="separate"/>
          </w:r>
          <w:r>
            <w:t>115</w:t>
          </w:r>
          <w:r>
            <w:fldChar w:fldCharType="end"/>
          </w:r>
          <w:r>
            <w:rPr>
              <w:rFonts w:hint="eastAsia" w:ascii="宋体" w:hAnsi="宋体" w:eastAsia="宋体" w:cs="宋体"/>
              <w:kern w:val="2"/>
              <w:szCs w:val="32"/>
              <w:lang w:val="en-US" w:eastAsia="zh-CN" w:bidi="ar-SA"/>
            </w:rPr>
            <w:fldChar w:fldCharType="end"/>
          </w:r>
        </w:p>
        <w:p w14:paraId="1CC347BC">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_Toc28379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lang w:eastAsia="zh-CN"/>
            </w:rPr>
            <w:t>（</w:t>
          </w:r>
          <w:r>
            <w:rPr>
              <w:rFonts w:hint="eastAsia" w:ascii="宋体" w:hAnsi="宋体" w:eastAsia="宋体" w:cs="宋体"/>
              <w:lang w:val="en-US" w:eastAsia="zh-CN"/>
            </w:rPr>
            <w:t>2）总体情况比较</w:t>
          </w:r>
          <w:r>
            <w:tab/>
          </w:r>
          <w:r>
            <w:fldChar w:fldCharType="begin"/>
          </w:r>
          <w:r>
            <w:instrText xml:space="preserve"> PAGEREF _Toc28379 \h </w:instrText>
          </w:r>
          <w:r>
            <w:fldChar w:fldCharType="separate"/>
          </w:r>
          <w:r>
            <w:t>116</w:t>
          </w:r>
          <w:r>
            <w:fldChar w:fldCharType="end"/>
          </w:r>
          <w:r>
            <w:rPr>
              <w:rFonts w:hint="eastAsia" w:ascii="宋体" w:hAnsi="宋体" w:eastAsia="宋体" w:cs="宋体"/>
              <w:kern w:val="2"/>
              <w:szCs w:val="32"/>
              <w:lang w:val="en-US" w:eastAsia="zh-CN" w:bidi="ar-SA"/>
            </w:rPr>
            <w:fldChar w:fldCharType="end"/>
          </w:r>
        </w:p>
        <w:p w14:paraId="1A1886BD">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_Toc10910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lang w:eastAsia="zh-CN"/>
            </w:rPr>
            <w:t>（</w:t>
          </w:r>
          <w:r>
            <w:rPr>
              <w:rFonts w:hint="eastAsia" w:ascii="宋体" w:hAnsi="宋体" w:eastAsia="宋体" w:cs="宋体"/>
            </w:rPr>
            <w:t>3</w:t>
          </w:r>
          <w:r>
            <w:rPr>
              <w:rFonts w:hint="eastAsia" w:ascii="宋体" w:hAnsi="宋体" w:eastAsia="宋体" w:cs="宋体"/>
              <w:lang w:eastAsia="zh-CN"/>
            </w:rPr>
            <w:t>）</w:t>
          </w:r>
          <w:r>
            <w:rPr>
              <w:rFonts w:hint="eastAsia" w:ascii="宋体" w:hAnsi="宋体" w:eastAsia="宋体" w:cs="宋体"/>
            </w:rPr>
            <w:t>七个维度分别比较</w:t>
          </w:r>
          <w:r>
            <w:tab/>
          </w:r>
          <w:r>
            <w:fldChar w:fldCharType="begin"/>
          </w:r>
          <w:r>
            <w:instrText xml:space="preserve"> PAGEREF _Toc10910 \h </w:instrText>
          </w:r>
          <w:r>
            <w:fldChar w:fldCharType="separate"/>
          </w:r>
          <w:r>
            <w:t>117</w:t>
          </w:r>
          <w:r>
            <w:fldChar w:fldCharType="end"/>
          </w:r>
          <w:r>
            <w:rPr>
              <w:rFonts w:hint="eastAsia" w:ascii="宋体" w:hAnsi="宋体" w:eastAsia="宋体" w:cs="宋体"/>
              <w:kern w:val="2"/>
              <w:szCs w:val="32"/>
              <w:lang w:val="en-US" w:eastAsia="zh-CN" w:bidi="ar-SA"/>
            </w:rPr>
            <w:fldChar w:fldCharType="end"/>
          </w:r>
        </w:p>
        <w:p w14:paraId="2BA0E5B7">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_Toc17662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w:t>
          </w:r>
          <w:r>
            <w:rPr>
              <w:rFonts w:hint="eastAsia" w:ascii="宋体" w:hAnsi="宋体" w:eastAsia="宋体" w:cs="宋体"/>
              <w:lang w:val="en-US" w:eastAsia="zh-CN"/>
            </w:rPr>
            <w:t>4</w:t>
          </w:r>
          <w:r>
            <w:rPr>
              <w:rFonts w:hint="eastAsia" w:ascii="宋体" w:hAnsi="宋体" w:eastAsia="宋体" w:cs="宋体"/>
            </w:rPr>
            <w:t>）开放性回答的质性分析</w:t>
          </w:r>
          <w:r>
            <w:tab/>
          </w:r>
          <w:r>
            <w:fldChar w:fldCharType="begin"/>
          </w:r>
          <w:r>
            <w:instrText xml:space="preserve"> PAGEREF _Toc17662 \h </w:instrText>
          </w:r>
          <w:r>
            <w:fldChar w:fldCharType="separate"/>
          </w:r>
          <w:r>
            <w:t>120</w:t>
          </w:r>
          <w:r>
            <w:fldChar w:fldCharType="end"/>
          </w:r>
          <w:r>
            <w:rPr>
              <w:rFonts w:hint="eastAsia" w:ascii="宋体" w:hAnsi="宋体" w:eastAsia="宋体" w:cs="宋体"/>
              <w:kern w:val="2"/>
              <w:szCs w:val="32"/>
              <w:lang w:val="en-US" w:eastAsia="zh-CN" w:bidi="ar-SA"/>
            </w:rPr>
            <w:fldChar w:fldCharType="end"/>
          </w:r>
        </w:p>
        <w:p w14:paraId="675FB48A">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_Toc18840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2.教师问卷前后测结果</w:t>
          </w:r>
          <w:r>
            <w:rPr>
              <w:rFonts w:hint="eastAsia" w:ascii="宋体" w:hAnsi="宋体" w:eastAsia="宋体" w:cs="宋体"/>
              <w:lang w:val="en-US" w:eastAsia="zh-CN"/>
            </w:rPr>
            <w:t>分析</w:t>
          </w:r>
          <w:r>
            <w:tab/>
          </w:r>
          <w:r>
            <w:fldChar w:fldCharType="begin"/>
          </w:r>
          <w:r>
            <w:instrText xml:space="preserve"> PAGEREF _Toc18840 \h </w:instrText>
          </w:r>
          <w:r>
            <w:fldChar w:fldCharType="separate"/>
          </w:r>
          <w:r>
            <w:t>122</w:t>
          </w:r>
          <w:r>
            <w:fldChar w:fldCharType="end"/>
          </w:r>
          <w:r>
            <w:rPr>
              <w:rFonts w:hint="eastAsia" w:ascii="宋体" w:hAnsi="宋体" w:eastAsia="宋体" w:cs="宋体"/>
              <w:kern w:val="2"/>
              <w:szCs w:val="32"/>
              <w:lang w:val="en-US" w:eastAsia="zh-CN" w:bidi="ar-SA"/>
            </w:rPr>
            <w:fldChar w:fldCharType="end"/>
          </w:r>
        </w:p>
        <w:p w14:paraId="44EF88BA">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_Toc19084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（1）数据来源与样本</w:t>
          </w:r>
          <w:r>
            <w:tab/>
          </w:r>
          <w:r>
            <w:fldChar w:fldCharType="begin"/>
          </w:r>
          <w:r>
            <w:instrText xml:space="preserve"> PAGEREF _Toc19084 \h </w:instrText>
          </w:r>
          <w:r>
            <w:fldChar w:fldCharType="separate"/>
          </w:r>
          <w:r>
            <w:t>122</w:t>
          </w:r>
          <w:r>
            <w:fldChar w:fldCharType="end"/>
          </w:r>
          <w:r>
            <w:rPr>
              <w:rFonts w:hint="eastAsia" w:ascii="宋体" w:hAnsi="宋体" w:eastAsia="宋体" w:cs="宋体"/>
              <w:kern w:val="2"/>
              <w:szCs w:val="32"/>
              <w:lang w:val="en-US" w:eastAsia="zh-CN" w:bidi="ar-SA"/>
            </w:rPr>
            <w:fldChar w:fldCharType="end"/>
          </w:r>
        </w:p>
        <w:p w14:paraId="3B8D5B34">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_Toc15768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（1）教师背景分布</w:t>
          </w:r>
          <w:r>
            <w:tab/>
          </w:r>
          <w:r>
            <w:fldChar w:fldCharType="begin"/>
          </w:r>
          <w:r>
            <w:instrText xml:space="preserve"> PAGEREF _Toc15768 \h </w:instrText>
          </w:r>
          <w:r>
            <w:fldChar w:fldCharType="separate"/>
          </w:r>
          <w:r>
            <w:t>123</w:t>
          </w:r>
          <w:r>
            <w:fldChar w:fldCharType="end"/>
          </w:r>
          <w:r>
            <w:rPr>
              <w:rFonts w:hint="eastAsia" w:ascii="宋体" w:hAnsi="宋体" w:eastAsia="宋体" w:cs="宋体"/>
              <w:kern w:val="2"/>
              <w:szCs w:val="32"/>
              <w:lang w:val="en-US" w:eastAsia="zh-CN" w:bidi="ar-SA"/>
            </w:rPr>
            <w:fldChar w:fldCharType="end"/>
          </w:r>
        </w:p>
        <w:p w14:paraId="22DF319F">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_Toc23596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（2）学科分布与维度计分</w:t>
          </w:r>
          <w:r>
            <w:tab/>
          </w:r>
          <w:r>
            <w:fldChar w:fldCharType="begin"/>
          </w:r>
          <w:r>
            <w:instrText xml:space="preserve"> PAGEREF _Toc23596 \h </w:instrText>
          </w:r>
          <w:r>
            <w:fldChar w:fldCharType="separate"/>
          </w:r>
          <w:r>
            <w:t>123</w:t>
          </w:r>
          <w:r>
            <w:fldChar w:fldCharType="end"/>
          </w:r>
          <w:r>
            <w:rPr>
              <w:rFonts w:hint="eastAsia" w:ascii="宋体" w:hAnsi="宋体" w:eastAsia="宋体" w:cs="宋体"/>
              <w:kern w:val="2"/>
              <w:szCs w:val="32"/>
              <w:lang w:val="en-US" w:eastAsia="zh-CN" w:bidi="ar-SA"/>
            </w:rPr>
            <w:fldChar w:fldCharType="end"/>
          </w:r>
        </w:p>
        <w:p w14:paraId="225B4C53">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_Toc19701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lang w:eastAsia="zh-CN"/>
            </w:rPr>
            <w:t>（</w:t>
          </w:r>
          <w:r>
            <w:rPr>
              <w:rFonts w:hint="eastAsia" w:ascii="宋体" w:hAnsi="宋体" w:eastAsia="宋体" w:cs="宋体"/>
              <w:lang w:val="en-US" w:eastAsia="zh-CN"/>
            </w:rPr>
            <w:t>3）</w:t>
          </w:r>
          <w:r>
            <w:rPr>
              <w:rFonts w:hint="eastAsia" w:ascii="宋体" w:hAnsi="宋体" w:eastAsia="宋体" w:cs="宋体"/>
            </w:rPr>
            <w:t>总体与各维度比较</w:t>
          </w:r>
          <w:r>
            <w:tab/>
          </w:r>
          <w:r>
            <w:fldChar w:fldCharType="begin"/>
          </w:r>
          <w:r>
            <w:instrText xml:space="preserve"> PAGEREF _Toc19701 \h </w:instrText>
          </w:r>
          <w:r>
            <w:fldChar w:fldCharType="separate"/>
          </w:r>
          <w:r>
            <w:t>124</w:t>
          </w:r>
          <w:r>
            <w:fldChar w:fldCharType="end"/>
          </w:r>
          <w:r>
            <w:rPr>
              <w:rFonts w:hint="eastAsia" w:ascii="宋体" w:hAnsi="宋体" w:eastAsia="宋体" w:cs="宋体"/>
              <w:kern w:val="2"/>
              <w:szCs w:val="32"/>
              <w:lang w:val="en-US" w:eastAsia="zh-CN" w:bidi="ar-SA"/>
            </w:rPr>
            <w:fldChar w:fldCharType="end"/>
          </w:r>
        </w:p>
        <w:p w14:paraId="1263B7A3">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_Toc14846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lang w:eastAsia="zh-CN"/>
            </w:rPr>
            <w:t>（</w:t>
          </w:r>
          <w:r>
            <w:rPr>
              <w:rFonts w:hint="eastAsia" w:ascii="宋体" w:hAnsi="宋体" w:eastAsia="宋体" w:cs="宋体"/>
              <w:lang w:val="en-US" w:eastAsia="zh-CN"/>
            </w:rPr>
            <w:t>2）各维度比较分析</w:t>
          </w:r>
          <w:r>
            <w:tab/>
          </w:r>
          <w:r>
            <w:fldChar w:fldCharType="begin"/>
          </w:r>
          <w:r>
            <w:instrText xml:space="preserve"> PAGEREF _Toc14846 \h </w:instrText>
          </w:r>
          <w:r>
            <w:fldChar w:fldCharType="separate"/>
          </w:r>
          <w:r>
            <w:t>125</w:t>
          </w:r>
          <w:r>
            <w:fldChar w:fldCharType="end"/>
          </w:r>
          <w:r>
            <w:rPr>
              <w:rFonts w:hint="eastAsia" w:ascii="宋体" w:hAnsi="宋体" w:eastAsia="宋体" w:cs="宋体"/>
              <w:kern w:val="2"/>
              <w:szCs w:val="32"/>
              <w:lang w:val="en-US" w:eastAsia="zh-CN" w:bidi="ar-SA"/>
            </w:rPr>
            <w:fldChar w:fldCharType="end"/>
          </w:r>
        </w:p>
        <w:p w14:paraId="5CE6D1F0">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_Toc1515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lang w:eastAsia="zh-CN"/>
            </w:rPr>
            <w:t>（</w:t>
          </w:r>
          <w:r>
            <w:rPr>
              <w:rFonts w:hint="eastAsia" w:ascii="宋体" w:hAnsi="宋体" w:eastAsia="宋体" w:cs="宋体"/>
              <w:lang w:val="en-US" w:eastAsia="zh-CN"/>
            </w:rPr>
            <w:t>3）</w:t>
          </w:r>
          <w:r>
            <w:rPr>
              <w:rFonts w:hint="eastAsia" w:ascii="宋体" w:hAnsi="宋体" w:eastAsia="宋体" w:cs="宋体"/>
            </w:rPr>
            <w:t>后测新增题目的补充分析</w:t>
          </w:r>
          <w:r>
            <w:tab/>
          </w:r>
          <w:r>
            <w:fldChar w:fldCharType="begin"/>
          </w:r>
          <w:r>
            <w:instrText xml:space="preserve"> PAGEREF _Toc1515 \h </w:instrText>
          </w:r>
          <w:r>
            <w:fldChar w:fldCharType="separate"/>
          </w:r>
          <w:r>
            <w:t>127</w:t>
          </w:r>
          <w:r>
            <w:fldChar w:fldCharType="end"/>
          </w:r>
          <w:r>
            <w:rPr>
              <w:rFonts w:hint="eastAsia" w:ascii="宋体" w:hAnsi="宋体" w:eastAsia="宋体" w:cs="宋体"/>
              <w:kern w:val="2"/>
              <w:szCs w:val="32"/>
              <w:lang w:val="en-US" w:eastAsia="zh-CN" w:bidi="ar-SA"/>
            </w:rPr>
            <w:fldChar w:fldCharType="end"/>
          </w:r>
        </w:p>
        <w:p w14:paraId="6290B1C8">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_Toc13690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lang w:eastAsia="zh-CN"/>
            </w:rPr>
            <w:t>（</w:t>
          </w:r>
          <w:r>
            <w:rPr>
              <w:rFonts w:hint="eastAsia" w:ascii="宋体" w:hAnsi="宋体" w:eastAsia="宋体" w:cs="宋体"/>
              <w:lang w:val="en-US" w:eastAsia="zh-CN"/>
            </w:rPr>
            <w:t>4）</w:t>
          </w:r>
          <w:r>
            <w:rPr>
              <w:rFonts w:hint="eastAsia" w:ascii="宋体" w:hAnsi="宋体" w:eastAsia="宋体" w:cs="宋体"/>
            </w:rPr>
            <w:t>教师开放性回答的质性分析</w:t>
          </w:r>
          <w:r>
            <w:tab/>
          </w:r>
          <w:r>
            <w:fldChar w:fldCharType="begin"/>
          </w:r>
          <w:r>
            <w:instrText xml:space="preserve"> PAGEREF _Toc13690 \h </w:instrText>
          </w:r>
          <w:r>
            <w:fldChar w:fldCharType="separate"/>
          </w:r>
          <w:r>
            <w:t>128</w:t>
          </w:r>
          <w:r>
            <w:fldChar w:fldCharType="end"/>
          </w:r>
          <w:r>
            <w:rPr>
              <w:rFonts w:hint="eastAsia" w:ascii="宋体" w:hAnsi="宋体" w:eastAsia="宋体" w:cs="宋体"/>
              <w:kern w:val="2"/>
              <w:szCs w:val="32"/>
              <w:lang w:val="en-US" w:eastAsia="zh-CN" w:bidi="ar-SA"/>
            </w:rPr>
            <w:fldChar w:fldCharType="end"/>
          </w:r>
        </w:p>
        <w:p w14:paraId="4C6FE4E5">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_Toc18295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szCs w:val="28"/>
            </w:rPr>
            <w:t>4.教师</w:t>
          </w:r>
          <w:r>
            <w:rPr>
              <w:rFonts w:hint="eastAsia" w:ascii="宋体" w:hAnsi="宋体" w:eastAsia="宋体" w:cs="宋体"/>
              <w:bCs/>
              <w:szCs w:val="28"/>
              <w:lang w:val="en-US" w:eastAsia="zh-CN"/>
            </w:rPr>
            <w:t>课题观察</w:t>
          </w:r>
          <w:r>
            <w:rPr>
              <w:rFonts w:hint="eastAsia" w:ascii="宋体" w:hAnsi="宋体" w:eastAsia="宋体" w:cs="宋体"/>
              <w:bCs/>
              <w:szCs w:val="28"/>
            </w:rPr>
            <w:t>结果</w:t>
          </w:r>
          <w:r>
            <w:rPr>
              <w:rFonts w:hint="eastAsia" w:ascii="宋体" w:hAnsi="宋体" w:eastAsia="宋体" w:cs="宋体"/>
              <w:bCs/>
              <w:szCs w:val="28"/>
              <w:lang w:val="en-US" w:eastAsia="zh-CN"/>
            </w:rPr>
            <w:t>对比分析</w:t>
          </w:r>
          <w:r>
            <w:tab/>
          </w:r>
          <w:r>
            <w:fldChar w:fldCharType="begin"/>
          </w:r>
          <w:r>
            <w:instrText xml:space="preserve"> PAGEREF _Toc18295 \h </w:instrText>
          </w:r>
          <w:r>
            <w:fldChar w:fldCharType="separate"/>
          </w:r>
          <w:r>
            <w:t>131</w:t>
          </w:r>
          <w:r>
            <w:fldChar w:fldCharType="end"/>
          </w:r>
          <w:r>
            <w:rPr>
              <w:rFonts w:hint="eastAsia" w:ascii="宋体" w:hAnsi="宋体" w:eastAsia="宋体" w:cs="宋体"/>
              <w:kern w:val="2"/>
              <w:szCs w:val="32"/>
              <w:lang w:val="en-US" w:eastAsia="zh-CN" w:bidi="ar-SA"/>
            </w:rPr>
            <w:fldChar w:fldCharType="end"/>
          </w:r>
        </w:p>
        <w:p w14:paraId="69A5B313">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_Toc24430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szCs w:val="24"/>
              <w:lang w:val="en-US" w:eastAsia="zh-CN"/>
            </w:rPr>
            <w:t>5.</w:t>
          </w:r>
          <w:r>
            <w:rPr>
              <w:rFonts w:hint="eastAsia" w:ascii="宋体" w:hAnsi="宋体" w:eastAsia="宋体" w:cs="宋体"/>
              <w:szCs w:val="24"/>
            </w:rPr>
            <w:t>基于实践证据的模型迭代与形成</w:t>
          </w:r>
          <w:r>
            <w:tab/>
          </w:r>
          <w:r>
            <w:fldChar w:fldCharType="begin"/>
          </w:r>
          <w:r>
            <w:instrText xml:space="preserve"> PAGEREF _Toc24430 \h </w:instrText>
          </w:r>
          <w:r>
            <w:fldChar w:fldCharType="separate"/>
          </w:r>
          <w:r>
            <w:t>131</w:t>
          </w:r>
          <w:r>
            <w:fldChar w:fldCharType="end"/>
          </w:r>
          <w:r>
            <w:rPr>
              <w:rFonts w:hint="eastAsia" w:ascii="宋体" w:hAnsi="宋体" w:eastAsia="宋体" w:cs="宋体"/>
              <w:kern w:val="2"/>
              <w:szCs w:val="32"/>
              <w:lang w:val="en-US" w:eastAsia="zh-CN" w:bidi="ar-SA"/>
            </w:rPr>
            <w:fldChar w:fldCharType="end"/>
          </w:r>
        </w:p>
        <w:p w14:paraId="17D438ED">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_Toc16045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szCs w:val="24"/>
            </w:rPr>
            <w:t>（1）实践检验与模型调整的依据</w:t>
          </w:r>
          <w:r>
            <w:tab/>
          </w:r>
          <w:r>
            <w:fldChar w:fldCharType="begin"/>
          </w:r>
          <w:r>
            <w:instrText xml:space="preserve"> PAGEREF _Toc16045 \h </w:instrText>
          </w:r>
          <w:r>
            <w:fldChar w:fldCharType="separate"/>
          </w:r>
          <w:r>
            <w:t>131</w:t>
          </w:r>
          <w:r>
            <w:fldChar w:fldCharType="end"/>
          </w:r>
          <w:r>
            <w:rPr>
              <w:rFonts w:hint="eastAsia" w:ascii="宋体" w:hAnsi="宋体" w:eastAsia="宋体" w:cs="宋体"/>
              <w:kern w:val="2"/>
              <w:szCs w:val="32"/>
              <w:lang w:val="en-US" w:eastAsia="zh-CN" w:bidi="ar-SA"/>
            </w:rPr>
            <w:fldChar w:fldCharType="end"/>
          </w:r>
        </w:p>
        <w:p w14:paraId="2DF383BD">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_Toc14689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szCs w:val="24"/>
            </w:rPr>
            <w:t>（2）总模型的结构性迭代</w:t>
          </w:r>
          <w:r>
            <w:tab/>
          </w:r>
          <w:r>
            <w:fldChar w:fldCharType="begin"/>
          </w:r>
          <w:r>
            <w:instrText xml:space="preserve"> PAGEREF _Toc14689 \h </w:instrText>
          </w:r>
          <w:r>
            <w:fldChar w:fldCharType="separate"/>
          </w:r>
          <w:r>
            <w:t>132</w:t>
          </w:r>
          <w:r>
            <w:fldChar w:fldCharType="end"/>
          </w:r>
          <w:r>
            <w:rPr>
              <w:rFonts w:hint="eastAsia" w:ascii="宋体" w:hAnsi="宋体" w:eastAsia="宋体" w:cs="宋体"/>
              <w:kern w:val="2"/>
              <w:szCs w:val="32"/>
              <w:lang w:val="en-US" w:eastAsia="zh-CN" w:bidi="ar-SA"/>
            </w:rPr>
            <w:fldChar w:fldCharType="end"/>
          </w:r>
        </w:p>
        <w:p w14:paraId="68BEEAF3">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_Toc7531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szCs w:val="24"/>
            </w:rPr>
            <w:t>（3）五环学习模型的内涵深化</w:t>
          </w:r>
          <w:r>
            <w:tab/>
          </w:r>
          <w:r>
            <w:fldChar w:fldCharType="begin"/>
          </w:r>
          <w:r>
            <w:instrText xml:space="preserve"> PAGEREF _Toc7531 \h </w:instrText>
          </w:r>
          <w:r>
            <w:fldChar w:fldCharType="separate"/>
          </w:r>
          <w:r>
            <w:t>132</w:t>
          </w:r>
          <w:r>
            <w:fldChar w:fldCharType="end"/>
          </w:r>
          <w:r>
            <w:rPr>
              <w:rFonts w:hint="eastAsia" w:ascii="宋体" w:hAnsi="宋体" w:eastAsia="宋体" w:cs="宋体"/>
              <w:kern w:val="2"/>
              <w:szCs w:val="32"/>
              <w:lang w:val="en-US" w:eastAsia="zh-CN" w:bidi="ar-SA"/>
            </w:rPr>
            <w:fldChar w:fldCharType="end"/>
          </w:r>
        </w:p>
        <w:p w14:paraId="4643EE94">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_Toc13322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szCs w:val="24"/>
            </w:rPr>
            <w:t>（4）教师四步调节的循证优化</w:t>
          </w:r>
          <w:r>
            <w:tab/>
          </w:r>
          <w:r>
            <w:fldChar w:fldCharType="begin"/>
          </w:r>
          <w:r>
            <w:instrText xml:space="preserve"> PAGEREF _Toc13322 \h </w:instrText>
          </w:r>
          <w:r>
            <w:fldChar w:fldCharType="separate"/>
          </w:r>
          <w:r>
            <w:t>133</w:t>
          </w:r>
          <w:r>
            <w:fldChar w:fldCharType="end"/>
          </w:r>
          <w:r>
            <w:rPr>
              <w:rFonts w:hint="eastAsia" w:ascii="宋体" w:hAnsi="宋体" w:eastAsia="宋体" w:cs="宋体"/>
              <w:kern w:val="2"/>
              <w:szCs w:val="32"/>
              <w:lang w:val="en-US" w:eastAsia="zh-CN" w:bidi="ar-SA"/>
            </w:rPr>
            <w:fldChar w:fldCharType="end"/>
          </w:r>
        </w:p>
        <w:p w14:paraId="061BB0F8">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_Toc10853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szCs w:val="24"/>
            </w:rPr>
            <w:t>（5）教与学协同运行及五见贯穿</w:t>
          </w:r>
          <w:r>
            <w:tab/>
          </w:r>
          <w:r>
            <w:fldChar w:fldCharType="begin"/>
          </w:r>
          <w:r>
            <w:instrText xml:space="preserve"> PAGEREF _Toc10853 \h </w:instrText>
          </w:r>
          <w:r>
            <w:fldChar w:fldCharType="separate"/>
          </w:r>
          <w:r>
            <w:t>133</w:t>
          </w:r>
          <w:r>
            <w:fldChar w:fldCharType="end"/>
          </w:r>
          <w:r>
            <w:rPr>
              <w:rFonts w:hint="eastAsia" w:ascii="宋体" w:hAnsi="宋体" w:eastAsia="宋体" w:cs="宋体"/>
              <w:kern w:val="2"/>
              <w:szCs w:val="32"/>
              <w:lang w:val="en-US" w:eastAsia="zh-CN" w:bidi="ar-SA"/>
            </w:rPr>
            <w:fldChar w:fldCharType="end"/>
          </w:r>
        </w:p>
        <w:p w14:paraId="6E2921F8">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_Toc20832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szCs w:val="24"/>
            </w:rPr>
            <w:t>（6）学科奠基与科创拓展的场域转化</w:t>
          </w:r>
          <w:r>
            <w:tab/>
          </w:r>
          <w:r>
            <w:fldChar w:fldCharType="begin"/>
          </w:r>
          <w:r>
            <w:instrText xml:space="preserve"> PAGEREF _Toc20832 \h </w:instrText>
          </w:r>
          <w:r>
            <w:fldChar w:fldCharType="separate"/>
          </w:r>
          <w:r>
            <w:t>134</w:t>
          </w:r>
          <w:r>
            <w:fldChar w:fldCharType="end"/>
          </w:r>
          <w:r>
            <w:rPr>
              <w:rFonts w:hint="eastAsia" w:ascii="宋体" w:hAnsi="宋体" w:eastAsia="宋体" w:cs="宋体"/>
              <w:kern w:val="2"/>
              <w:szCs w:val="32"/>
              <w:lang w:val="en-US" w:eastAsia="zh-CN" w:bidi="ar-SA"/>
            </w:rPr>
            <w:fldChar w:fldCharType="end"/>
          </w:r>
        </w:p>
        <w:p w14:paraId="4941B789">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_Toc21561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szCs w:val="24"/>
            </w:rPr>
            <w:t>（7）模型2.0版的形成及持续完善</w:t>
          </w:r>
          <w:r>
            <w:tab/>
          </w:r>
          <w:r>
            <w:fldChar w:fldCharType="begin"/>
          </w:r>
          <w:r>
            <w:instrText xml:space="preserve"> PAGEREF _Toc21561 \h </w:instrText>
          </w:r>
          <w:r>
            <w:fldChar w:fldCharType="separate"/>
          </w:r>
          <w:r>
            <w:t>135</w:t>
          </w:r>
          <w:r>
            <w:fldChar w:fldCharType="end"/>
          </w:r>
          <w:r>
            <w:rPr>
              <w:rFonts w:hint="eastAsia" w:ascii="宋体" w:hAnsi="宋体" w:eastAsia="宋体" w:cs="宋体"/>
              <w:kern w:val="2"/>
              <w:szCs w:val="32"/>
              <w:lang w:val="en-US" w:eastAsia="zh-CN" w:bidi="ar-SA"/>
            </w:rPr>
            <w:fldChar w:fldCharType="end"/>
          </w:r>
        </w:p>
        <w:p w14:paraId="68010FF8">
          <w:pPr>
            <w:pStyle w:val="8"/>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_Toc25217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四、研究成果与实践成效</w:t>
          </w:r>
          <w:r>
            <w:tab/>
          </w:r>
          <w:r>
            <w:fldChar w:fldCharType="begin"/>
          </w:r>
          <w:r>
            <w:instrText xml:space="preserve"> PAGEREF _Toc25217 \h </w:instrText>
          </w:r>
          <w:r>
            <w:fldChar w:fldCharType="separate"/>
          </w:r>
          <w:r>
            <w:t>137</w:t>
          </w:r>
          <w:r>
            <w:fldChar w:fldCharType="end"/>
          </w:r>
          <w:r>
            <w:rPr>
              <w:rFonts w:hint="eastAsia" w:ascii="宋体" w:hAnsi="宋体" w:eastAsia="宋体" w:cs="宋体"/>
              <w:kern w:val="2"/>
              <w:szCs w:val="32"/>
              <w:lang w:val="en-US" w:eastAsia="zh-CN" w:bidi="ar-SA"/>
            </w:rPr>
            <w:fldChar w:fldCharType="end"/>
          </w:r>
        </w:p>
        <w:p w14:paraId="533A23C0">
          <w:pPr>
            <w:pStyle w:val="10"/>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_Toc14498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（一）主要研究成果</w:t>
          </w:r>
          <w:r>
            <w:tab/>
          </w:r>
          <w:r>
            <w:fldChar w:fldCharType="begin"/>
          </w:r>
          <w:r>
            <w:instrText xml:space="preserve"> PAGEREF _Toc14498 \h </w:instrText>
          </w:r>
          <w:r>
            <w:fldChar w:fldCharType="separate"/>
          </w:r>
          <w:r>
            <w:t>137</w:t>
          </w:r>
          <w:r>
            <w:fldChar w:fldCharType="end"/>
          </w:r>
          <w:r>
            <w:rPr>
              <w:rFonts w:hint="eastAsia" w:ascii="宋体" w:hAnsi="宋体" w:eastAsia="宋体" w:cs="宋体"/>
              <w:kern w:val="2"/>
              <w:szCs w:val="32"/>
              <w:lang w:val="en-US" w:eastAsia="zh-CN" w:bidi="ar-SA"/>
            </w:rPr>
            <w:fldChar w:fldCharType="end"/>
          </w:r>
        </w:p>
        <w:p w14:paraId="79BA1183">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_Toc8966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1 三层学习贯穿的五环学习模型</w:t>
          </w:r>
          <w:r>
            <w:tab/>
          </w:r>
          <w:r>
            <w:fldChar w:fldCharType="begin"/>
          </w:r>
          <w:r>
            <w:instrText xml:space="preserve"> PAGEREF _Toc8966 \h </w:instrText>
          </w:r>
          <w:r>
            <w:fldChar w:fldCharType="separate"/>
          </w:r>
          <w:r>
            <w:t>137</w:t>
          </w:r>
          <w:r>
            <w:fldChar w:fldCharType="end"/>
          </w:r>
          <w:r>
            <w:rPr>
              <w:rFonts w:hint="eastAsia" w:ascii="宋体" w:hAnsi="宋体" w:eastAsia="宋体" w:cs="宋体"/>
              <w:kern w:val="2"/>
              <w:szCs w:val="32"/>
              <w:lang w:val="en-US" w:eastAsia="zh-CN" w:bidi="ar-SA"/>
            </w:rPr>
            <w:fldChar w:fldCharType="end"/>
          </w:r>
        </w:p>
        <w:p w14:paraId="544223BD">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_Toc3700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2 嵌入学习全过程的教师四步调节</w:t>
          </w:r>
          <w:r>
            <w:tab/>
          </w:r>
          <w:r>
            <w:fldChar w:fldCharType="begin"/>
          </w:r>
          <w:r>
            <w:instrText xml:space="preserve"> PAGEREF _Toc3700 \h </w:instrText>
          </w:r>
          <w:r>
            <w:fldChar w:fldCharType="separate"/>
          </w:r>
          <w:r>
            <w:t>138</w:t>
          </w:r>
          <w:r>
            <w:fldChar w:fldCharType="end"/>
          </w:r>
          <w:r>
            <w:rPr>
              <w:rFonts w:hint="eastAsia" w:ascii="宋体" w:hAnsi="宋体" w:eastAsia="宋体" w:cs="宋体"/>
              <w:kern w:val="2"/>
              <w:szCs w:val="32"/>
              <w:lang w:val="en-US" w:eastAsia="zh-CN" w:bidi="ar-SA"/>
            </w:rPr>
            <w:fldChar w:fldCharType="end"/>
          </w:r>
        </w:p>
        <w:p w14:paraId="5329F40F">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_Toc14733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3 以教与学协同为运行核心的总模型2.0</w:t>
          </w:r>
          <w:r>
            <w:tab/>
          </w:r>
          <w:r>
            <w:fldChar w:fldCharType="begin"/>
          </w:r>
          <w:r>
            <w:instrText xml:space="preserve"> PAGEREF _Toc14733 \h </w:instrText>
          </w:r>
          <w:r>
            <w:fldChar w:fldCharType="separate"/>
          </w:r>
          <w:r>
            <w:t>138</w:t>
          </w:r>
          <w:r>
            <w:fldChar w:fldCharType="end"/>
          </w:r>
          <w:r>
            <w:rPr>
              <w:rFonts w:hint="eastAsia" w:ascii="宋体" w:hAnsi="宋体" w:eastAsia="宋体" w:cs="宋体"/>
              <w:kern w:val="2"/>
              <w:szCs w:val="32"/>
              <w:lang w:val="en-US" w:eastAsia="zh-CN" w:bidi="ar-SA"/>
            </w:rPr>
            <w:fldChar w:fldCharType="end"/>
          </w:r>
        </w:p>
        <w:p w14:paraId="2EF760A8">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_Toc26758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4 学科四要素向科创五要素拓展的实践路径</w:t>
          </w:r>
          <w:r>
            <w:tab/>
          </w:r>
          <w:r>
            <w:fldChar w:fldCharType="begin"/>
          </w:r>
          <w:r>
            <w:instrText xml:space="preserve"> PAGEREF _Toc26758 \h </w:instrText>
          </w:r>
          <w:r>
            <w:fldChar w:fldCharType="separate"/>
          </w:r>
          <w:r>
            <w:t>138</w:t>
          </w:r>
          <w:r>
            <w:fldChar w:fldCharType="end"/>
          </w:r>
          <w:r>
            <w:rPr>
              <w:rFonts w:hint="eastAsia" w:ascii="宋体" w:hAnsi="宋体" w:eastAsia="宋体" w:cs="宋体"/>
              <w:kern w:val="2"/>
              <w:szCs w:val="32"/>
              <w:lang w:val="en-US" w:eastAsia="zh-CN" w:bidi="ar-SA"/>
            </w:rPr>
            <w:fldChar w:fldCharType="end"/>
          </w:r>
        </w:p>
        <w:p w14:paraId="4331952E">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_Toc8569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5 连接能力目标与任务表现的五种典型样态</w:t>
          </w:r>
          <w:r>
            <w:tab/>
          </w:r>
          <w:r>
            <w:fldChar w:fldCharType="begin"/>
          </w:r>
          <w:r>
            <w:instrText xml:space="preserve"> PAGEREF _Toc8569 \h </w:instrText>
          </w:r>
          <w:r>
            <w:fldChar w:fldCharType="separate"/>
          </w:r>
          <w:r>
            <w:t>139</w:t>
          </w:r>
          <w:r>
            <w:fldChar w:fldCharType="end"/>
          </w:r>
          <w:r>
            <w:rPr>
              <w:rFonts w:hint="eastAsia" w:ascii="宋体" w:hAnsi="宋体" w:eastAsia="宋体" w:cs="宋体"/>
              <w:kern w:val="2"/>
              <w:szCs w:val="32"/>
              <w:lang w:val="en-US" w:eastAsia="zh-CN" w:bidi="ar-SA"/>
            </w:rPr>
            <w:fldChar w:fldCharType="end"/>
          </w:r>
        </w:p>
        <w:p w14:paraId="1F77821F">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_Toc24821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6 支持学习判断与教学调节的多源证据体系</w:t>
          </w:r>
          <w:r>
            <w:tab/>
          </w:r>
          <w:r>
            <w:fldChar w:fldCharType="begin"/>
          </w:r>
          <w:r>
            <w:instrText xml:space="preserve"> PAGEREF _Toc24821 \h </w:instrText>
          </w:r>
          <w:r>
            <w:fldChar w:fldCharType="separate"/>
          </w:r>
          <w:r>
            <w:t>139</w:t>
          </w:r>
          <w:r>
            <w:fldChar w:fldCharType="end"/>
          </w:r>
          <w:r>
            <w:rPr>
              <w:rFonts w:hint="eastAsia" w:ascii="宋体" w:hAnsi="宋体" w:eastAsia="宋体" w:cs="宋体"/>
              <w:kern w:val="2"/>
              <w:szCs w:val="32"/>
              <w:lang w:val="en-US" w:eastAsia="zh-CN" w:bidi="ar-SA"/>
            </w:rPr>
            <w:fldChar w:fldCharType="end"/>
          </w:r>
        </w:p>
        <w:p w14:paraId="0BAD249B">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_Toc28594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7 可供复盘与持续改进的校本资源</w:t>
          </w:r>
          <w:r>
            <w:tab/>
          </w:r>
          <w:r>
            <w:fldChar w:fldCharType="begin"/>
          </w:r>
          <w:r>
            <w:instrText xml:space="preserve"> PAGEREF _Toc28594 \h </w:instrText>
          </w:r>
          <w:r>
            <w:fldChar w:fldCharType="separate"/>
          </w:r>
          <w:r>
            <w:t>139</w:t>
          </w:r>
          <w:r>
            <w:fldChar w:fldCharType="end"/>
          </w:r>
          <w:r>
            <w:rPr>
              <w:rFonts w:hint="eastAsia" w:ascii="宋体" w:hAnsi="宋体" w:eastAsia="宋体" w:cs="宋体"/>
              <w:kern w:val="2"/>
              <w:szCs w:val="32"/>
              <w:lang w:val="en-US" w:eastAsia="zh-CN" w:bidi="ar-SA"/>
            </w:rPr>
            <w:fldChar w:fldCharType="end"/>
          </w:r>
        </w:p>
        <w:p w14:paraId="461F2A6C">
          <w:pPr>
            <w:pStyle w:val="10"/>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_Toc30557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（二）学生七维高阶能力与学习方式的积极变化</w:t>
          </w:r>
          <w:r>
            <w:tab/>
          </w:r>
          <w:r>
            <w:fldChar w:fldCharType="begin"/>
          </w:r>
          <w:r>
            <w:instrText xml:space="preserve"> PAGEREF _Toc30557 \h </w:instrText>
          </w:r>
          <w:r>
            <w:fldChar w:fldCharType="separate"/>
          </w:r>
          <w:r>
            <w:t>140</w:t>
          </w:r>
          <w:r>
            <w:fldChar w:fldCharType="end"/>
          </w:r>
          <w:r>
            <w:rPr>
              <w:rFonts w:hint="eastAsia" w:ascii="宋体" w:hAnsi="宋体" w:eastAsia="宋体" w:cs="宋体"/>
              <w:kern w:val="2"/>
              <w:szCs w:val="32"/>
              <w:lang w:val="en-US" w:eastAsia="zh-CN" w:bidi="ar-SA"/>
            </w:rPr>
            <w:fldChar w:fldCharType="end"/>
          </w:r>
        </w:p>
        <w:p w14:paraId="2213BE1B">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_Toc12909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1 数据来源与成效判断口径</w:t>
          </w:r>
          <w:r>
            <w:tab/>
          </w:r>
          <w:r>
            <w:fldChar w:fldCharType="begin"/>
          </w:r>
          <w:r>
            <w:instrText xml:space="preserve"> PAGEREF _Toc12909 \h </w:instrText>
          </w:r>
          <w:r>
            <w:fldChar w:fldCharType="separate"/>
          </w:r>
          <w:r>
            <w:t>140</w:t>
          </w:r>
          <w:r>
            <w:fldChar w:fldCharType="end"/>
          </w:r>
          <w:r>
            <w:rPr>
              <w:rFonts w:hint="eastAsia" w:ascii="宋体" w:hAnsi="宋体" w:eastAsia="宋体" w:cs="宋体"/>
              <w:kern w:val="2"/>
              <w:szCs w:val="32"/>
              <w:lang w:val="en-US" w:eastAsia="zh-CN" w:bidi="ar-SA"/>
            </w:rPr>
            <w:fldChar w:fldCharType="end"/>
          </w:r>
        </w:p>
        <w:p w14:paraId="6FC4CDF2">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_Toc506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2 学生高阶能力总体变化</w:t>
          </w:r>
          <w:r>
            <w:tab/>
          </w:r>
          <w:r>
            <w:fldChar w:fldCharType="begin"/>
          </w:r>
          <w:r>
            <w:instrText xml:space="preserve"> PAGEREF _Toc506 \h </w:instrText>
          </w:r>
          <w:r>
            <w:fldChar w:fldCharType="separate"/>
          </w:r>
          <w:r>
            <w:t>140</w:t>
          </w:r>
          <w:r>
            <w:fldChar w:fldCharType="end"/>
          </w:r>
          <w:r>
            <w:rPr>
              <w:rFonts w:hint="eastAsia" w:ascii="宋体" w:hAnsi="宋体" w:eastAsia="宋体" w:cs="宋体"/>
              <w:kern w:val="2"/>
              <w:szCs w:val="32"/>
              <w:lang w:val="en-US" w:eastAsia="zh-CN" w:bidi="ar-SA"/>
            </w:rPr>
            <w:fldChar w:fldCharType="end"/>
          </w:r>
        </w:p>
        <w:p w14:paraId="261186CE">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_Toc27724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3 七个维度的分别检验与教育意义</w:t>
          </w:r>
          <w:r>
            <w:tab/>
          </w:r>
          <w:r>
            <w:fldChar w:fldCharType="begin"/>
          </w:r>
          <w:r>
            <w:instrText xml:space="preserve"> PAGEREF _Toc27724 \h </w:instrText>
          </w:r>
          <w:r>
            <w:fldChar w:fldCharType="separate"/>
          </w:r>
          <w:r>
            <w:t>141</w:t>
          </w:r>
          <w:r>
            <w:fldChar w:fldCharType="end"/>
          </w:r>
          <w:r>
            <w:rPr>
              <w:rFonts w:hint="eastAsia" w:ascii="宋体" w:hAnsi="宋体" w:eastAsia="宋体" w:cs="宋体"/>
              <w:kern w:val="2"/>
              <w:szCs w:val="32"/>
              <w:lang w:val="en-US" w:eastAsia="zh-CN" w:bidi="ar-SA"/>
            </w:rPr>
            <w:fldChar w:fldCharType="end"/>
          </w:r>
        </w:p>
        <w:p w14:paraId="6161B379">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_Toc20698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1）分析</w:t>
          </w:r>
          <w:r>
            <w:tab/>
          </w:r>
          <w:r>
            <w:fldChar w:fldCharType="begin"/>
          </w:r>
          <w:r>
            <w:instrText xml:space="preserve"> PAGEREF _Toc20698 \h </w:instrText>
          </w:r>
          <w:r>
            <w:fldChar w:fldCharType="separate"/>
          </w:r>
          <w:r>
            <w:t>141</w:t>
          </w:r>
          <w:r>
            <w:fldChar w:fldCharType="end"/>
          </w:r>
          <w:r>
            <w:rPr>
              <w:rFonts w:hint="eastAsia" w:ascii="宋体" w:hAnsi="宋体" w:eastAsia="宋体" w:cs="宋体"/>
              <w:kern w:val="2"/>
              <w:szCs w:val="32"/>
              <w:lang w:val="en-US" w:eastAsia="zh-CN" w:bidi="ar-SA"/>
            </w:rPr>
            <w:fldChar w:fldCharType="end"/>
          </w:r>
        </w:p>
        <w:p w14:paraId="25615C9A">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_Toc27983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2）评价</w:t>
          </w:r>
          <w:r>
            <w:tab/>
          </w:r>
          <w:r>
            <w:fldChar w:fldCharType="begin"/>
          </w:r>
          <w:r>
            <w:instrText xml:space="preserve"> PAGEREF _Toc27983 \h </w:instrText>
          </w:r>
          <w:r>
            <w:fldChar w:fldCharType="separate"/>
          </w:r>
          <w:r>
            <w:t>141</w:t>
          </w:r>
          <w:r>
            <w:fldChar w:fldCharType="end"/>
          </w:r>
          <w:r>
            <w:rPr>
              <w:rFonts w:hint="eastAsia" w:ascii="宋体" w:hAnsi="宋体" w:eastAsia="宋体" w:cs="宋体"/>
              <w:kern w:val="2"/>
              <w:szCs w:val="32"/>
              <w:lang w:val="en-US" w:eastAsia="zh-CN" w:bidi="ar-SA"/>
            </w:rPr>
            <w:fldChar w:fldCharType="end"/>
          </w:r>
        </w:p>
        <w:p w14:paraId="15844138">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_Toc23424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3）创造</w:t>
          </w:r>
          <w:r>
            <w:tab/>
          </w:r>
          <w:r>
            <w:fldChar w:fldCharType="begin"/>
          </w:r>
          <w:r>
            <w:instrText xml:space="preserve"> PAGEREF _Toc23424 \h </w:instrText>
          </w:r>
          <w:r>
            <w:fldChar w:fldCharType="separate"/>
          </w:r>
          <w:r>
            <w:t>142</w:t>
          </w:r>
          <w:r>
            <w:fldChar w:fldCharType="end"/>
          </w:r>
          <w:r>
            <w:rPr>
              <w:rFonts w:hint="eastAsia" w:ascii="宋体" w:hAnsi="宋体" w:eastAsia="宋体" w:cs="宋体"/>
              <w:kern w:val="2"/>
              <w:szCs w:val="32"/>
              <w:lang w:val="en-US" w:eastAsia="zh-CN" w:bidi="ar-SA"/>
            </w:rPr>
            <w:fldChar w:fldCharType="end"/>
          </w:r>
        </w:p>
        <w:p w14:paraId="2B4DA4F0">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_Toc8299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4）责任担当</w:t>
          </w:r>
          <w:r>
            <w:tab/>
          </w:r>
          <w:r>
            <w:fldChar w:fldCharType="begin"/>
          </w:r>
          <w:r>
            <w:instrText xml:space="preserve"> PAGEREF _Toc8299 \h </w:instrText>
          </w:r>
          <w:r>
            <w:fldChar w:fldCharType="separate"/>
          </w:r>
          <w:r>
            <w:t>142</w:t>
          </w:r>
          <w:r>
            <w:fldChar w:fldCharType="end"/>
          </w:r>
          <w:r>
            <w:rPr>
              <w:rFonts w:hint="eastAsia" w:ascii="宋体" w:hAnsi="宋体" w:eastAsia="宋体" w:cs="宋体"/>
              <w:kern w:val="2"/>
              <w:szCs w:val="32"/>
              <w:lang w:val="en-US" w:eastAsia="zh-CN" w:bidi="ar-SA"/>
            </w:rPr>
            <w:fldChar w:fldCharType="end"/>
          </w:r>
        </w:p>
        <w:p w14:paraId="124577B4">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_Toc21667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5）情绪调节</w:t>
          </w:r>
          <w:r>
            <w:tab/>
          </w:r>
          <w:r>
            <w:fldChar w:fldCharType="begin"/>
          </w:r>
          <w:r>
            <w:instrText xml:space="preserve"> PAGEREF _Toc21667 \h </w:instrText>
          </w:r>
          <w:r>
            <w:fldChar w:fldCharType="separate"/>
          </w:r>
          <w:r>
            <w:t>142</w:t>
          </w:r>
          <w:r>
            <w:fldChar w:fldCharType="end"/>
          </w:r>
          <w:r>
            <w:rPr>
              <w:rFonts w:hint="eastAsia" w:ascii="宋体" w:hAnsi="宋体" w:eastAsia="宋体" w:cs="宋体"/>
              <w:kern w:val="2"/>
              <w:szCs w:val="32"/>
              <w:lang w:val="en-US" w:eastAsia="zh-CN" w:bidi="ar-SA"/>
            </w:rPr>
            <w:fldChar w:fldCharType="end"/>
          </w:r>
        </w:p>
        <w:p w14:paraId="0495369F">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_Toc23235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6）合作共情</w:t>
          </w:r>
          <w:r>
            <w:tab/>
          </w:r>
          <w:r>
            <w:fldChar w:fldCharType="begin"/>
          </w:r>
          <w:r>
            <w:instrText xml:space="preserve"> PAGEREF _Toc23235 \h </w:instrText>
          </w:r>
          <w:r>
            <w:fldChar w:fldCharType="separate"/>
          </w:r>
          <w:r>
            <w:t>143</w:t>
          </w:r>
          <w:r>
            <w:fldChar w:fldCharType="end"/>
          </w:r>
          <w:r>
            <w:rPr>
              <w:rFonts w:hint="eastAsia" w:ascii="宋体" w:hAnsi="宋体" w:eastAsia="宋体" w:cs="宋体"/>
              <w:kern w:val="2"/>
              <w:szCs w:val="32"/>
              <w:lang w:val="en-US" w:eastAsia="zh-CN" w:bidi="ar-SA"/>
            </w:rPr>
            <w:fldChar w:fldCharType="end"/>
          </w:r>
        </w:p>
        <w:p w14:paraId="6529AC5A">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_Toc7412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7）包容创新</w:t>
          </w:r>
          <w:r>
            <w:tab/>
          </w:r>
          <w:r>
            <w:fldChar w:fldCharType="begin"/>
          </w:r>
          <w:r>
            <w:instrText xml:space="preserve"> PAGEREF _Toc7412 \h </w:instrText>
          </w:r>
          <w:r>
            <w:fldChar w:fldCharType="separate"/>
          </w:r>
          <w:r>
            <w:t>143</w:t>
          </w:r>
          <w:r>
            <w:fldChar w:fldCharType="end"/>
          </w:r>
          <w:r>
            <w:rPr>
              <w:rFonts w:hint="eastAsia" w:ascii="宋体" w:hAnsi="宋体" w:eastAsia="宋体" w:cs="宋体"/>
              <w:kern w:val="2"/>
              <w:szCs w:val="32"/>
              <w:lang w:val="en-US" w:eastAsia="zh-CN" w:bidi="ar-SA"/>
            </w:rPr>
            <w:fldChar w:fldCharType="end"/>
          </w:r>
        </w:p>
        <w:p w14:paraId="27271918">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_Toc25056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4 开放性回答与学习方式的变化线索</w:t>
          </w:r>
          <w:r>
            <w:tab/>
          </w:r>
          <w:r>
            <w:fldChar w:fldCharType="begin"/>
          </w:r>
          <w:r>
            <w:instrText xml:space="preserve"> PAGEREF _Toc25056 \h </w:instrText>
          </w:r>
          <w:r>
            <w:fldChar w:fldCharType="separate"/>
          </w:r>
          <w:r>
            <w:t>144</w:t>
          </w:r>
          <w:r>
            <w:fldChar w:fldCharType="end"/>
          </w:r>
          <w:r>
            <w:rPr>
              <w:rFonts w:hint="eastAsia" w:ascii="宋体" w:hAnsi="宋体" w:eastAsia="宋体" w:cs="宋体"/>
              <w:kern w:val="2"/>
              <w:szCs w:val="32"/>
              <w:lang w:val="en-US" w:eastAsia="zh-CN" w:bidi="ar-SA"/>
            </w:rPr>
            <w:fldChar w:fldCharType="end"/>
          </w:r>
        </w:p>
        <w:p w14:paraId="40D03C47">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_Toc5393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5 从任务参与走向理解深化与迁移运用</w:t>
          </w:r>
          <w:r>
            <w:tab/>
          </w:r>
          <w:r>
            <w:fldChar w:fldCharType="begin"/>
          </w:r>
          <w:r>
            <w:instrText xml:space="preserve"> PAGEREF _Toc5393 \h </w:instrText>
          </w:r>
          <w:r>
            <w:fldChar w:fldCharType="separate"/>
          </w:r>
          <w:r>
            <w:t>144</w:t>
          </w:r>
          <w:r>
            <w:fldChar w:fldCharType="end"/>
          </w:r>
          <w:r>
            <w:rPr>
              <w:rFonts w:hint="eastAsia" w:ascii="宋体" w:hAnsi="宋体" w:eastAsia="宋体" w:cs="宋体"/>
              <w:kern w:val="2"/>
              <w:szCs w:val="32"/>
              <w:lang w:val="en-US" w:eastAsia="zh-CN" w:bidi="ar-SA"/>
            </w:rPr>
            <w:fldChar w:fldCharType="end"/>
          </w:r>
        </w:p>
        <w:p w14:paraId="47BA16E5">
          <w:pPr>
            <w:pStyle w:val="10"/>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_Toc18513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（三）教师高阶能力培育实践的持续改进</w:t>
          </w:r>
          <w:r>
            <w:tab/>
          </w:r>
          <w:r>
            <w:fldChar w:fldCharType="begin"/>
          </w:r>
          <w:r>
            <w:instrText xml:space="preserve"> PAGEREF _Toc18513 \h </w:instrText>
          </w:r>
          <w:r>
            <w:fldChar w:fldCharType="separate"/>
          </w:r>
          <w:r>
            <w:t>145</w:t>
          </w:r>
          <w:r>
            <w:fldChar w:fldCharType="end"/>
          </w:r>
          <w:r>
            <w:rPr>
              <w:rFonts w:hint="eastAsia" w:ascii="宋体" w:hAnsi="宋体" w:eastAsia="宋体" w:cs="宋体"/>
              <w:kern w:val="2"/>
              <w:szCs w:val="32"/>
              <w:lang w:val="en-US" w:eastAsia="zh-CN" w:bidi="ar-SA"/>
            </w:rPr>
            <w:fldChar w:fldCharType="end"/>
          </w:r>
        </w:p>
        <w:p w14:paraId="5E1165D4">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_Toc4107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1 样本构成与比较方法</w:t>
          </w:r>
          <w:r>
            <w:tab/>
          </w:r>
          <w:r>
            <w:fldChar w:fldCharType="begin"/>
          </w:r>
          <w:r>
            <w:instrText xml:space="preserve"> PAGEREF _Toc4107 \h </w:instrText>
          </w:r>
          <w:r>
            <w:fldChar w:fldCharType="separate"/>
          </w:r>
          <w:r>
            <w:t>145</w:t>
          </w:r>
          <w:r>
            <w:fldChar w:fldCharType="end"/>
          </w:r>
          <w:r>
            <w:rPr>
              <w:rFonts w:hint="eastAsia" w:ascii="宋体" w:hAnsi="宋体" w:eastAsia="宋体" w:cs="宋体"/>
              <w:kern w:val="2"/>
              <w:szCs w:val="32"/>
              <w:lang w:val="en-US" w:eastAsia="zh-CN" w:bidi="ar-SA"/>
            </w:rPr>
            <w:fldChar w:fldCharType="end"/>
          </w:r>
        </w:p>
        <w:p w14:paraId="59CB2098">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_Toc31896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2 四个维度的分别检验与实践意义</w:t>
          </w:r>
          <w:r>
            <w:tab/>
          </w:r>
          <w:r>
            <w:fldChar w:fldCharType="begin"/>
          </w:r>
          <w:r>
            <w:instrText xml:space="preserve"> PAGEREF _Toc31896 \h </w:instrText>
          </w:r>
          <w:r>
            <w:fldChar w:fldCharType="separate"/>
          </w:r>
          <w:r>
            <w:t>146</w:t>
          </w:r>
          <w:r>
            <w:fldChar w:fldCharType="end"/>
          </w:r>
          <w:r>
            <w:rPr>
              <w:rFonts w:hint="eastAsia" w:ascii="宋体" w:hAnsi="宋体" w:eastAsia="宋体" w:cs="宋体"/>
              <w:kern w:val="2"/>
              <w:szCs w:val="32"/>
              <w:lang w:val="en-US" w:eastAsia="zh-CN" w:bidi="ar-SA"/>
            </w:rPr>
            <w:fldChar w:fldCharType="end"/>
          </w:r>
        </w:p>
        <w:p w14:paraId="7CDF0117">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_Toc29488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1）认知与价值认同</w:t>
          </w:r>
          <w:r>
            <w:tab/>
          </w:r>
          <w:r>
            <w:fldChar w:fldCharType="begin"/>
          </w:r>
          <w:r>
            <w:instrText xml:space="preserve"> PAGEREF _Toc29488 \h </w:instrText>
          </w:r>
          <w:r>
            <w:fldChar w:fldCharType="separate"/>
          </w:r>
          <w:r>
            <w:t>146</w:t>
          </w:r>
          <w:r>
            <w:fldChar w:fldCharType="end"/>
          </w:r>
          <w:r>
            <w:rPr>
              <w:rFonts w:hint="eastAsia" w:ascii="宋体" w:hAnsi="宋体" w:eastAsia="宋体" w:cs="宋体"/>
              <w:kern w:val="2"/>
              <w:szCs w:val="32"/>
              <w:lang w:val="en-US" w:eastAsia="zh-CN" w:bidi="ar-SA"/>
            </w:rPr>
            <w:fldChar w:fldCharType="end"/>
          </w:r>
        </w:p>
        <w:p w14:paraId="647C2B40">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_Toc1115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2）课堂教学实践</w:t>
          </w:r>
          <w:r>
            <w:tab/>
          </w:r>
          <w:r>
            <w:fldChar w:fldCharType="begin"/>
          </w:r>
          <w:r>
            <w:instrText xml:space="preserve"> PAGEREF _Toc1115 \h </w:instrText>
          </w:r>
          <w:r>
            <w:fldChar w:fldCharType="separate"/>
          </w:r>
          <w:r>
            <w:t>146</w:t>
          </w:r>
          <w:r>
            <w:fldChar w:fldCharType="end"/>
          </w:r>
          <w:r>
            <w:rPr>
              <w:rFonts w:hint="eastAsia" w:ascii="宋体" w:hAnsi="宋体" w:eastAsia="宋体" w:cs="宋体"/>
              <w:kern w:val="2"/>
              <w:szCs w:val="32"/>
              <w:lang w:val="en-US" w:eastAsia="zh-CN" w:bidi="ar-SA"/>
            </w:rPr>
            <w:fldChar w:fldCharType="end"/>
          </w:r>
        </w:p>
        <w:p w14:paraId="4F08CE49">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_Toc13551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3）教学自我效能</w:t>
          </w:r>
          <w:r>
            <w:tab/>
          </w:r>
          <w:r>
            <w:fldChar w:fldCharType="begin"/>
          </w:r>
          <w:r>
            <w:instrText xml:space="preserve"> PAGEREF _Toc13551 \h </w:instrText>
          </w:r>
          <w:r>
            <w:fldChar w:fldCharType="separate"/>
          </w:r>
          <w:r>
            <w:t>147</w:t>
          </w:r>
          <w:r>
            <w:fldChar w:fldCharType="end"/>
          </w:r>
          <w:r>
            <w:rPr>
              <w:rFonts w:hint="eastAsia" w:ascii="宋体" w:hAnsi="宋体" w:eastAsia="宋体" w:cs="宋体"/>
              <w:kern w:val="2"/>
              <w:szCs w:val="32"/>
              <w:lang w:val="en-US" w:eastAsia="zh-CN" w:bidi="ar-SA"/>
            </w:rPr>
            <w:fldChar w:fldCharType="end"/>
          </w:r>
        </w:p>
        <w:p w14:paraId="7A759CF9">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_Toc28201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4）现实开展阻碍</w:t>
          </w:r>
          <w:r>
            <w:tab/>
          </w:r>
          <w:r>
            <w:fldChar w:fldCharType="begin"/>
          </w:r>
          <w:r>
            <w:instrText xml:space="preserve"> PAGEREF _Toc28201 \h </w:instrText>
          </w:r>
          <w:r>
            <w:fldChar w:fldCharType="separate"/>
          </w:r>
          <w:r>
            <w:t>147</w:t>
          </w:r>
          <w:r>
            <w:fldChar w:fldCharType="end"/>
          </w:r>
          <w:r>
            <w:rPr>
              <w:rFonts w:hint="eastAsia" w:ascii="宋体" w:hAnsi="宋体" w:eastAsia="宋体" w:cs="宋体"/>
              <w:kern w:val="2"/>
              <w:szCs w:val="32"/>
              <w:lang w:val="en-US" w:eastAsia="zh-CN" w:bidi="ar-SA"/>
            </w:rPr>
            <w:fldChar w:fldCharType="end"/>
          </w:r>
        </w:p>
        <w:p w14:paraId="6A8A9017">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_Toc15374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3 后测新增题目的补充分析</w:t>
          </w:r>
          <w:r>
            <w:tab/>
          </w:r>
          <w:r>
            <w:fldChar w:fldCharType="begin"/>
          </w:r>
          <w:r>
            <w:instrText xml:space="preserve"> PAGEREF _Toc15374 \h </w:instrText>
          </w:r>
          <w:r>
            <w:fldChar w:fldCharType="separate"/>
          </w:r>
          <w:r>
            <w:t>148</w:t>
          </w:r>
          <w:r>
            <w:fldChar w:fldCharType="end"/>
          </w:r>
          <w:r>
            <w:rPr>
              <w:rFonts w:hint="eastAsia" w:ascii="宋体" w:hAnsi="宋体" w:eastAsia="宋体" w:cs="宋体"/>
              <w:kern w:val="2"/>
              <w:szCs w:val="32"/>
              <w:lang w:val="en-US" w:eastAsia="zh-CN" w:bidi="ar-SA"/>
            </w:rPr>
            <w:fldChar w:fldCharType="end"/>
          </w:r>
        </w:p>
        <w:p w14:paraId="440DC84A">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_Toc5715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4 开放性回答中的专业关注变化</w:t>
          </w:r>
          <w:r>
            <w:tab/>
          </w:r>
          <w:r>
            <w:fldChar w:fldCharType="begin"/>
          </w:r>
          <w:r>
            <w:instrText xml:space="preserve"> PAGEREF _Toc5715 \h </w:instrText>
          </w:r>
          <w:r>
            <w:fldChar w:fldCharType="separate"/>
          </w:r>
          <w:r>
            <w:t>149</w:t>
          </w:r>
          <w:r>
            <w:fldChar w:fldCharType="end"/>
          </w:r>
          <w:r>
            <w:rPr>
              <w:rFonts w:hint="eastAsia" w:ascii="宋体" w:hAnsi="宋体" w:eastAsia="宋体" w:cs="宋体"/>
              <w:kern w:val="2"/>
              <w:szCs w:val="32"/>
              <w:lang w:val="en-US" w:eastAsia="zh-CN" w:bidi="ar-SA"/>
            </w:rPr>
            <w:fldChar w:fldCharType="end"/>
          </w:r>
        </w:p>
        <w:p w14:paraId="28234557">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_Toc27035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5 研究课专业评价与AI课堂过程证据</w:t>
          </w:r>
          <w:r>
            <w:tab/>
          </w:r>
          <w:r>
            <w:fldChar w:fldCharType="begin"/>
          </w:r>
          <w:r>
            <w:instrText xml:space="preserve"> PAGEREF _Toc27035 \h </w:instrText>
          </w:r>
          <w:r>
            <w:fldChar w:fldCharType="separate"/>
          </w:r>
          <w:r>
            <w:t>149</w:t>
          </w:r>
          <w:r>
            <w:fldChar w:fldCharType="end"/>
          </w:r>
          <w:r>
            <w:rPr>
              <w:rFonts w:hint="eastAsia" w:ascii="宋体" w:hAnsi="宋体" w:eastAsia="宋体" w:cs="宋体"/>
              <w:kern w:val="2"/>
              <w:szCs w:val="32"/>
              <w:lang w:val="en-US" w:eastAsia="zh-CN" w:bidi="ar-SA"/>
            </w:rPr>
            <w:fldChar w:fldCharType="end"/>
          </w:r>
        </w:p>
        <w:p w14:paraId="5CCC8E61">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_Toc32683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6 教师专业行动中的循证调节</w:t>
          </w:r>
          <w:r>
            <w:tab/>
          </w:r>
          <w:r>
            <w:fldChar w:fldCharType="begin"/>
          </w:r>
          <w:r>
            <w:instrText xml:space="preserve"> PAGEREF _Toc32683 \h </w:instrText>
          </w:r>
          <w:r>
            <w:fldChar w:fldCharType="separate"/>
          </w:r>
          <w:r>
            <w:t>150</w:t>
          </w:r>
          <w:r>
            <w:fldChar w:fldCharType="end"/>
          </w:r>
          <w:r>
            <w:rPr>
              <w:rFonts w:hint="eastAsia" w:ascii="宋体" w:hAnsi="宋体" w:eastAsia="宋体" w:cs="宋体"/>
              <w:kern w:val="2"/>
              <w:szCs w:val="32"/>
              <w:lang w:val="en-US" w:eastAsia="zh-CN" w:bidi="ar-SA"/>
            </w:rPr>
            <w:fldChar w:fldCharType="end"/>
          </w:r>
        </w:p>
        <w:p w14:paraId="6C50A63F">
          <w:pPr>
            <w:pStyle w:val="10"/>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_Toc11058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（四）学科奠基与科创拓展的实践成效</w:t>
          </w:r>
          <w:r>
            <w:tab/>
          </w:r>
          <w:r>
            <w:fldChar w:fldCharType="begin"/>
          </w:r>
          <w:r>
            <w:instrText xml:space="preserve"> PAGEREF _Toc11058 \h </w:instrText>
          </w:r>
          <w:r>
            <w:fldChar w:fldCharType="separate"/>
          </w:r>
          <w:r>
            <w:t>151</w:t>
          </w:r>
          <w:r>
            <w:fldChar w:fldCharType="end"/>
          </w:r>
          <w:r>
            <w:rPr>
              <w:rFonts w:hint="eastAsia" w:ascii="宋体" w:hAnsi="宋体" w:eastAsia="宋体" w:cs="宋体"/>
              <w:kern w:val="2"/>
              <w:szCs w:val="32"/>
              <w:lang w:val="en-US" w:eastAsia="zh-CN" w:bidi="ar-SA"/>
            </w:rPr>
            <w:fldChar w:fldCharType="end"/>
          </w:r>
        </w:p>
        <w:p w14:paraId="29B6984D">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_Toc18219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1 学科四要素促进任务与评价相互衔接</w:t>
          </w:r>
          <w:r>
            <w:tab/>
          </w:r>
          <w:r>
            <w:fldChar w:fldCharType="begin"/>
          </w:r>
          <w:r>
            <w:instrText xml:space="preserve"> PAGEREF _Toc18219 \h </w:instrText>
          </w:r>
          <w:r>
            <w:fldChar w:fldCharType="separate"/>
          </w:r>
          <w:r>
            <w:t>151</w:t>
          </w:r>
          <w:r>
            <w:fldChar w:fldCharType="end"/>
          </w:r>
          <w:r>
            <w:rPr>
              <w:rFonts w:hint="eastAsia" w:ascii="宋体" w:hAnsi="宋体" w:eastAsia="宋体" w:cs="宋体"/>
              <w:kern w:val="2"/>
              <w:szCs w:val="32"/>
              <w:lang w:val="en-US" w:eastAsia="zh-CN" w:bidi="ar-SA"/>
            </w:rPr>
            <w:fldChar w:fldCharType="end"/>
          </w:r>
        </w:p>
        <w:p w14:paraId="50CB67B3">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_Toc8328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2 方案要素推动科创从活动参与走向设计与验证</w:t>
          </w:r>
          <w:r>
            <w:tab/>
          </w:r>
          <w:r>
            <w:fldChar w:fldCharType="begin"/>
          </w:r>
          <w:r>
            <w:instrText xml:space="preserve"> PAGEREF _Toc8328 \h </w:instrText>
          </w:r>
          <w:r>
            <w:fldChar w:fldCharType="separate"/>
          </w:r>
          <w:r>
            <w:t>151</w:t>
          </w:r>
          <w:r>
            <w:fldChar w:fldCharType="end"/>
          </w:r>
          <w:r>
            <w:rPr>
              <w:rFonts w:hint="eastAsia" w:ascii="宋体" w:hAnsi="宋体" w:eastAsia="宋体" w:cs="宋体"/>
              <w:kern w:val="2"/>
              <w:szCs w:val="32"/>
              <w:lang w:val="en-US" w:eastAsia="zh-CN" w:bidi="ar-SA"/>
            </w:rPr>
            <w:fldChar w:fldCharType="end"/>
          </w:r>
        </w:p>
        <w:p w14:paraId="5A89ECF3">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_Toc12745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3 项目经验反馈学科理解与方法深化</w:t>
          </w:r>
          <w:r>
            <w:tab/>
          </w:r>
          <w:r>
            <w:fldChar w:fldCharType="begin"/>
          </w:r>
          <w:r>
            <w:instrText xml:space="preserve"> PAGEREF _Toc12745 \h </w:instrText>
          </w:r>
          <w:r>
            <w:fldChar w:fldCharType="separate"/>
          </w:r>
          <w:r>
            <w:t>152</w:t>
          </w:r>
          <w:r>
            <w:fldChar w:fldCharType="end"/>
          </w:r>
          <w:r>
            <w:rPr>
              <w:rFonts w:hint="eastAsia" w:ascii="宋体" w:hAnsi="宋体" w:eastAsia="宋体" w:cs="宋体"/>
              <w:kern w:val="2"/>
              <w:szCs w:val="32"/>
              <w:lang w:val="en-US" w:eastAsia="zh-CN" w:bidi="ar-SA"/>
            </w:rPr>
            <w:fldChar w:fldCharType="end"/>
          </w:r>
        </w:p>
        <w:p w14:paraId="533ACE92">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_Toc30314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4 学生科创获奖呈现多领域实践与高层级成果</w:t>
          </w:r>
          <w:r>
            <w:tab/>
          </w:r>
          <w:r>
            <w:fldChar w:fldCharType="begin"/>
          </w:r>
          <w:r>
            <w:instrText xml:space="preserve"> PAGEREF _Toc30314 \h </w:instrText>
          </w:r>
          <w:r>
            <w:fldChar w:fldCharType="separate"/>
          </w:r>
          <w:r>
            <w:t>152</w:t>
          </w:r>
          <w:r>
            <w:fldChar w:fldCharType="end"/>
          </w:r>
          <w:r>
            <w:rPr>
              <w:rFonts w:hint="eastAsia" w:ascii="宋体" w:hAnsi="宋体" w:eastAsia="宋体" w:cs="宋体"/>
              <w:kern w:val="2"/>
              <w:szCs w:val="32"/>
              <w:lang w:val="en-US" w:eastAsia="zh-CN" w:bidi="ar-SA"/>
            </w:rPr>
            <w:fldChar w:fldCharType="end"/>
          </w:r>
        </w:p>
        <w:p w14:paraId="70AA81AC">
          <w:pPr>
            <w:pStyle w:val="10"/>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_Toc3596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（五）学校高阶能力培育实践体系的初步形成</w:t>
          </w:r>
          <w:r>
            <w:tab/>
          </w:r>
          <w:r>
            <w:fldChar w:fldCharType="begin"/>
          </w:r>
          <w:r>
            <w:instrText xml:space="preserve"> PAGEREF _Toc3596 \h </w:instrText>
          </w:r>
          <w:r>
            <w:fldChar w:fldCharType="separate"/>
          </w:r>
          <w:r>
            <w:t>153</w:t>
          </w:r>
          <w:r>
            <w:fldChar w:fldCharType="end"/>
          </w:r>
          <w:r>
            <w:rPr>
              <w:rFonts w:hint="eastAsia" w:ascii="宋体" w:hAnsi="宋体" w:eastAsia="宋体" w:cs="宋体"/>
              <w:kern w:val="2"/>
              <w:szCs w:val="32"/>
              <w:lang w:val="en-US" w:eastAsia="zh-CN" w:bidi="ar-SA"/>
            </w:rPr>
            <w:fldChar w:fldCharType="end"/>
          </w:r>
        </w:p>
        <w:p w14:paraId="7D0C9097">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_Toc27273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1.以高阶能力培育为共同议题的校本研修机制</w:t>
          </w:r>
          <w:r>
            <w:tab/>
          </w:r>
          <w:r>
            <w:fldChar w:fldCharType="begin"/>
          </w:r>
          <w:r>
            <w:instrText xml:space="preserve"> PAGEREF _Toc27273 \h </w:instrText>
          </w:r>
          <w:r>
            <w:fldChar w:fldCharType="separate"/>
          </w:r>
          <w:r>
            <w:t>154</w:t>
          </w:r>
          <w:r>
            <w:fldChar w:fldCharType="end"/>
          </w:r>
          <w:r>
            <w:rPr>
              <w:rFonts w:hint="eastAsia" w:ascii="宋体" w:hAnsi="宋体" w:eastAsia="宋体" w:cs="宋体"/>
              <w:kern w:val="2"/>
              <w:szCs w:val="32"/>
              <w:lang w:val="en-US" w:eastAsia="zh-CN" w:bidi="ar-SA"/>
            </w:rPr>
            <w:fldChar w:fldCharType="end"/>
          </w:r>
        </w:p>
        <w:p w14:paraId="1F2F2FD8">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_Toc12055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2.由经验判断走向证据支持的校本教研</w:t>
          </w:r>
          <w:r>
            <w:tab/>
          </w:r>
          <w:r>
            <w:fldChar w:fldCharType="begin"/>
          </w:r>
          <w:r>
            <w:instrText xml:space="preserve"> PAGEREF _Toc12055 \h </w:instrText>
          </w:r>
          <w:r>
            <w:fldChar w:fldCharType="separate"/>
          </w:r>
          <w:r>
            <w:t>154</w:t>
          </w:r>
          <w:r>
            <w:fldChar w:fldCharType="end"/>
          </w:r>
          <w:r>
            <w:rPr>
              <w:rFonts w:hint="eastAsia" w:ascii="宋体" w:hAnsi="宋体" w:eastAsia="宋体" w:cs="宋体"/>
              <w:kern w:val="2"/>
              <w:szCs w:val="32"/>
              <w:lang w:val="en-US" w:eastAsia="zh-CN" w:bidi="ar-SA"/>
            </w:rPr>
            <w:fldChar w:fldCharType="end"/>
          </w:r>
        </w:p>
        <w:p w14:paraId="355F2144">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_Toc18122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3.学科教学与科创教育协同推进的实践格局</w:t>
          </w:r>
          <w:r>
            <w:tab/>
          </w:r>
          <w:r>
            <w:fldChar w:fldCharType="begin"/>
          </w:r>
          <w:r>
            <w:instrText xml:space="preserve"> PAGEREF _Toc18122 \h </w:instrText>
          </w:r>
          <w:r>
            <w:fldChar w:fldCharType="separate"/>
          </w:r>
          <w:r>
            <w:t>154</w:t>
          </w:r>
          <w:r>
            <w:fldChar w:fldCharType="end"/>
          </w:r>
          <w:r>
            <w:rPr>
              <w:rFonts w:hint="eastAsia" w:ascii="宋体" w:hAnsi="宋体" w:eastAsia="宋体" w:cs="宋体"/>
              <w:kern w:val="2"/>
              <w:szCs w:val="32"/>
              <w:lang w:val="en-US" w:eastAsia="zh-CN" w:bidi="ar-SA"/>
            </w:rPr>
            <w:fldChar w:fldCharType="end"/>
          </w:r>
        </w:p>
        <w:p w14:paraId="08457EFB">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_Toc13642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4.可持续使用的校本研究资源</w:t>
          </w:r>
          <w:r>
            <w:tab/>
          </w:r>
          <w:r>
            <w:fldChar w:fldCharType="begin"/>
          </w:r>
          <w:r>
            <w:instrText xml:space="preserve"> PAGEREF _Toc13642 \h </w:instrText>
          </w:r>
          <w:r>
            <w:fldChar w:fldCharType="separate"/>
          </w:r>
          <w:r>
            <w:t>154</w:t>
          </w:r>
          <w:r>
            <w:fldChar w:fldCharType="end"/>
          </w:r>
          <w:r>
            <w:rPr>
              <w:rFonts w:hint="eastAsia" w:ascii="宋体" w:hAnsi="宋体" w:eastAsia="宋体" w:cs="宋体"/>
              <w:kern w:val="2"/>
              <w:szCs w:val="32"/>
              <w:lang w:val="en-US" w:eastAsia="zh-CN" w:bidi="ar-SA"/>
            </w:rPr>
            <w:fldChar w:fldCharType="end"/>
          </w:r>
        </w:p>
        <w:p w14:paraId="2F228104">
          <w:pPr>
            <w:pStyle w:val="10"/>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_Toc22515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（六）综合成效与模型完善的证据支持</w:t>
          </w:r>
          <w:r>
            <w:tab/>
          </w:r>
          <w:r>
            <w:fldChar w:fldCharType="begin"/>
          </w:r>
          <w:r>
            <w:instrText xml:space="preserve"> PAGEREF _Toc22515 \h </w:instrText>
          </w:r>
          <w:r>
            <w:fldChar w:fldCharType="separate"/>
          </w:r>
          <w:r>
            <w:t>155</w:t>
          </w:r>
          <w:r>
            <w:fldChar w:fldCharType="end"/>
          </w:r>
          <w:r>
            <w:rPr>
              <w:rFonts w:hint="eastAsia" w:ascii="宋体" w:hAnsi="宋体" w:eastAsia="宋体" w:cs="宋体"/>
              <w:kern w:val="2"/>
              <w:szCs w:val="32"/>
              <w:lang w:val="en-US" w:eastAsia="zh-CN" w:bidi="ar-SA"/>
            </w:rPr>
            <w:fldChar w:fldCharType="end"/>
          </w:r>
        </w:p>
        <w:p w14:paraId="0131E47F">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_Toc14503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1 多源证据的相互支持</w:t>
          </w:r>
          <w:r>
            <w:tab/>
          </w:r>
          <w:r>
            <w:fldChar w:fldCharType="begin"/>
          </w:r>
          <w:r>
            <w:instrText xml:space="preserve"> PAGEREF _Toc14503 \h </w:instrText>
          </w:r>
          <w:r>
            <w:fldChar w:fldCharType="separate"/>
          </w:r>
          <w:r>
            <w:t>155</w:t>
          </w:r>
          <w:r>
            <w:fldChar w:fldCharType="end"/>
          </w:r>
          <w:r>
            <w:rPr>
              <w:rFonts w:hint="eastAsia" w:ascii="宋体" w:hAnsi="宋体" w:eastAsia="宋体" w:cs="宋体"/>
              <w:kern w:val="2"/>
              <w:szCs w:val="32"/>
              <w:lang w:val="en-US" w:eastAsia="zh-CN" w:bidi="ar-SA"/>
            </w:rPr>
            <w:fldChar w:fldCharType="end"/>
          </w:r>
        </w:p>
        <w:p w14:paraId="0595AF79">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_Toc17137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2 对研究问题的回应</w:t>
          </w:r>
          <w:r>
            <w:tab/>
          </w:r>
          <w:r>
            <w:fldChar w:fldCharType="begin"/>
          </w:r>
          <w:r>
            <w:instrText xml:space="preserve"> PAGEREF _Toc17137 \h </w:instrText>
          </w:r>
          <w:r>
            <w:fldChar w:fldCharType="separate"/>
          </w:r>
          <w:r>
            <w:t>155</w:t>
          </w:r>
          <w:r>
            <w:fldChar w:fldCharType="end"/>
          </w:r>
          <w:r>
            <w:rPr>
              <w:rFonts w:hint="eastAsia" w:ascii="宋体" w:hAnsi="宋体" w:eastAsia="宋体" w:cs="宋体"/>
              <w:kern w:val="2"/>
              <w:szCs w:val="32"/>
              <w:lang w:val="en-US" w:eastAsia="zh-CN" w:bidi="ar-SA"/>
            </w:rPr>
            <w:fldChar w:fldCharType="end"/>
          </w:r>
        </w:p>
        <w:p w14:paraId="4817A7C3">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_Toc19352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3 成效结论的适用范围与持续验证</w:t>
          </w:r>
          <w:r>
            <w:tab/>
          </w:r>
          <w:r>
            <w:fldChar w:fldCharType="begin"/>
          </w:r>
          <w:r>
            <w:instrText xml:space="preserve"> PAGEREF _Toc19352 \h </w:instrText>
          </w:r>
          <w:r>
            <w:fldChar w:fldCharType="separate"/>
          </w:r>
          <w:r>
            <w:t>156</w:t>
          </w:r>
          <w:r>
            <w:fldChar w:fldCharType="end"/>
          </w:r>
          <w:r>
            <w:rPr>
              <w:rFonts w:hint="eastAsia" w:ascii="宋体" w:hAnsi="宋体" w:eastAsia="宋体" w:cs="宋体"/>
              <w:kern w:val="2"/>
              <w:szCs w:val="32"/>
              <w:lang w:val="en-US" w:eastAsia="zh-CN" w:bidi="ar-SA"/>
            </w:rPr>
            <w:fldChar w:fldCharType="end"/>
          </w:r>
        </w:p>
        <w:p w14:paraId="5EC89CEB">
          <w:pPr>
            <w:pStyle w:val="10"/>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_Toc29954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rPr>
            <w:t>参考</w:t>
          </w:r>
          <w:r>
            <w:rPr>
              <w:rFonts w:hint="eastAsia" w:ascii="宋体" w:hAnsi="宋体" w:eastAsia="宋体" w:cs="宋体"/>
              <w:kern w:val="0"/>
              <w:highlight w:val="none"/>
            </w:rPr>
            <w:t>文献</w:t>
          </w:r>
          <w:r>
            <w:tab/>
          </w:r>
          <w:r>
            <w:fldChar w:fldCharType="begin"/>
          </w:r>
          <w:r>
            <w:instrText xml:space="preserve"> PAGEREF _Toc29954 \h </w:instrText>
          </w:r>
          <w:r>
            <w:fldChar w:fldCharType="separate"/>
          </w:r>
          <w:r>
            <w:t>156</w:t>
          </w:r>
          <w:r>
            <w:fldChar w:fldCharType="end"/>
          </w:r>
          <w:r>
            <w:rPr>
              <w:rFonts w:hint="eastAsia" w:ascii="宋体" w:hAnsi="宋体" w:eastAsia="宋体" w:cs="宋体"/>
              <w:kern w:val="2"/>
              <w:szCs w:val="32"/>
              <w:lang w:val="en-US" w:eastAsia="zh-CN" w:bidi="ar-SA"/>
            </w:rPr>
            <w:fldChar w:fldCharType="end"/>
          </w:r>
        </w:p>
        <w:p w14:paraId="3725C15E">
          <w:pPr>
            <w:pageBreakBefore w:val="0"/>
            <w:overflowPunct w:val="0"/>
            <w:bidi w:val="0"/>
            <w:spacing w:line="360" w:lineRule="auto"/>
            <w:ind w:firstLineChars="200"/>
            <w:textAlignment w:val="auto"/>
            <w:rPr>
              <w:rFonts w:hint="eastAsia" w:ascii="宋体" w:hAnsi="宋体" w:eastAsia="宋体" w:cs="宋体"/>
              <w:kern w:val="2"/>
              <w:sz w:val="21"/>
              <w:szCs w:val="32"/>
              <w:lang w:val="en-US" w:eastAsia="zh-CN" w:bidi="ar-SA"/>
            </w:rPr>
          </w:pPr>
          <w:r>
            <w:rPr>
              <w:rFonts w:hint="eastAsia" w:ascii="宋体" w:hAnsi="宋体" w:eastAsia="宋体" w:cs="宋体"/>
              <w:kern w:val="2"/>
              <w:szCs w:val="32"/>
              <w:lang w:val="en-US" w:eastAsia="zh-CN" w:bidi="ar-SA"/>
            </w:rPr>
            <w:fldChar w:fldCharType="end"/>
          </w:r>
        </w:p>
      </w:sdtContent>
    </w:sdt>
    <w:p w14:paraId="72A00AAA">
      <w:pPr>
        <w:pStyle w:val="2"/>
        <w:keepNext/>
        <w:numPr>
          <w:ilvl w:val="0"/>
          <w:numId w:val="0"/>
        </w:numPr>
        <w:overflowPunct w:val="0"/>
        <w:bidi w:val="0"/>
        <w:spacing w:before="360" w:after="240" w:line="360" w:lineRule="auto"/>
        <w:ind w:left="0" w:firstLine="0"/>
        <w:jc w:val="left"/>
        <w:textAlignment w:val="auto"/>
        <w:rPr>
          <w:rFonts w:hint="eastAsia" w:ascii="宋体" w:hAnsi="宋体" w:eastAsia="宋体" w:cs="宋体"/>
          <w:b/>
          <w:bCs/>
          <w:sz w:val="30"/>
          <w:szCs w:val="30"/>
        </w:rPr>
      </w:pPr>
      <w:bookmarkStart w:id="0" w:name="_Toc20183"/>
      <w:r>
        <w:rPr>
          <w:rFonts w:hint="eastAsia" w:ascii="宋体" w:hAnsi="宋体" w:eastAsia="宋体" w:cs="宋体"/>
          <w:b/>
          <w:bCs/>
          <w:sz w:val="28"/>
          <w:lang w:val="en-US" w:eastAsia="zh-CN"/>
        </w:rPr>
        <w:t>一、</w:t>
      </w:r>
      <w:r>
        <w:rPr>
          <w:rFonts w:hint="eastAsia" w:ascii="宋体" w:hAnsi="宋体" w:eastAsia="宋体" w:cs="宋体"/>
          <w:b/>
          <w:bCs/>
          <w:sz w:val="28"/>
        </w:rPr>
        <w:t>背景与意义</w:t>
      </w:r>
      <w:bookmarkEnd w:id="0"/>
    </w:p>
    <w:p w14:paraId="4DEE4528">
      <w:pPr>
        <w:pStyle w:val="2"/>
        <w:keepNext/>
        <w:pageBreakBefore w:val="0"/>
        <w:numPr>
          <w:ilvl w:val="0"/>
          <w:numId w:val="1"/>
        </w:numPr>
        <w:overflowPunct w:val="0"/>
        <w:bidi w:val="0"/>
        <w:spacing w:before="240" w:after="120" w:line="360" w:lineRule="auto"/>
        <w:ind w:left="0" w:leftChars="0" w:firstLine="562" w:firstLineChars="200"/>
        <w:jc w:val="left"/>
        <w:textAlignment w:val="auto"/>
        <w:outlineLvl w:val="1"/>
        <w:rPr>
          <w:rFonts w:hint="eastAsia" w:ascii="宋体" w:hAnsi="宋体" w:eastAsia="宋体" w:cs="宋体"/>
          <w:b/>
          <w:bCs/>
          <w:sz w:val="28"/>
          <w:szCs w:val="28"/>
        </w:rPr>
      </w:pPr>
      <w:bookmarkStart w:id="1" w:name="_Toc11125"/>
      <w:r>
        <w:rPr>
          <w:rFonts w:hint="eastAsia" w:ascii="宋体" w:hAnsi="宋体" w:eastAsia="宋体" w:cs="宋体"/>
          <w:b/>
          <w:bCs/>
          <w:sz w:val="28"/>
        </w:rPr>
        <w:t>研究背景</w:t>
      </w:r>
      <w:bookmarkEnd w:id="1"/>
    </w:p>
    <w:p w14:paraId="72BF054E">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color w:val="000000"/>
          <w:kern w:val="0"/>
          <w:sz w:val="24"/>
        </w:rPr>
      </w:pPr>
      <w:bookmarkStart w:id="2" w:name="_Toc22824"/>
      <w:r>
        <w:rPr>
          <w:rFonts w:hint="eastAsia" w:ascii="宋体" w:hAnsi="宋体" w:eastAsia="宋体" w:cs="宋体"/>
          <w:b/>
          <w:kern w:val="0"/>
          <w:sz w:val="28"/>
        </w:rPr>
        <w:t>1.国家课程改革要求学生在真实情境中综合运用知识解决问题</w:t>
      </w:r>
      <w:bookmarkEnd w:id="2"/>
    </w:p>
    <w:p w14:paraId="4AB31F0A">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近年来，我国基础教育课程改革的方向日益明确，即由以知识传授为主转向以核心素养为导向，使学生能够在真实情境中综合运用知识分析和解决问题。2022年发布的《义务教育课程方案（2022年版）》要求各门课程把本课程应着力培养的核心素养具体化，设立跨学科主题学习活动，加强学科之间的关联，原则上各门课程用不少于10%的课时设计跨学科主题学习</w:t>
      </w:r>
      <w:r>
        <w:rPr>
          <w:rStyle w:val="16"/>
          <w:rFonts w:hint="eastAsia" w:ascii="宋体" w:hAnsi="宋体" w:eastAsia="宋体" w:cs="宋体"/>
          <w:b w:val="0"/>
          <w:color w:val="000000"/>
          <w:kern w:val="0"/>
          <w:sz w:val="24"/>
          <w:vertAlign w:val="superscript"/>
        </w:rPr>
        <w:footnoteReference w:id="0"/>
      </w:r>
      <w:r>
        <w:rPr>
          <w:rFonts w:hint="eastAsia" w:ascii="宋体" w:hAnsi="宋体" w:eastAsia="宋体" w:cs="宋体"/>
          <w:b w:val="0"/>
          <w:color w:val="000000"/>
          <w:kern w:val="0"/>
          <w:sz w:val="24"/>
        </w:rPr>
        <w:t>。这一要求意味着，学生不仅要掌握分科知识，还要学会在复杂问题面前调动不同学科的知识。</w:t>
      </w:r>
    </w:p>
    <w:p w14:paraId="2BB491A0">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在教学方式上，《基础教育课程教学改革深化行动方案》要求注重启发式、互动式、探究式教学，克服单纯教师讲、学生听和教知识、学知识等现象，聚焦核心素养导向的教学设计、学科实践、跨学科主题学习、作业设计和考试命题等重点难点问题，并在评价上注重过程性、实践性和发展性</w:t>
      </w:r>
      <w:r>
        <w:rPr>
          <w:rStyle w:val="16"/>
          <w:rFonts w:hint="eastAsia" w:ascii="宋体" w:hAnsi="宋体" w:eastAsia="宋体" w:cs="宋体"/>
          <w:b w:val="0"/>
          <w:color w:val="000000"/>
          <w:kern w:val="0"/>
          <w:sz w:val="24"/>
          <w:vertAlign w:val="superscript"/>
        </w:rPr>
        <w:footnoteReference w:id="1"/>
      </w:r>
      <w:r>
        <w:rPr>
          <w:rFonts w:hint="eastAsia" w:ascii="宋体" w:hAnsi="宋体" w:eastAsia="宋体" w:cs="宋体"/>
          <w:b w:val="0"/>
          <w:color w:val="000000"/>
          <w:kern w:val="0"/>
          <w:sz w:val="24"/>
        </w:rPr>
        <w:t>。《深化新时代教育评价改革总体方案》此前也提出改进结果评价、强化过程评价、探索增值评价、健全综合评价</w:t>
      </w:r>
      <w:r>
        <w:rPr>
          <w:rStyle w:val="16"/>
          <w:rFonts w:hint="eastAsia" w:ascii="宋体" w:hAnsi="宋体" w:eastAsia="宋体" w:cs="宋体"/>
          <w:b w:val="0"/>
          <w:color w:val="000000"/>
          <w:kern w:val="0"/>
          <w:sz w:val="24"/>
          <w:vertAlign w:val="superscript"/>
        </w:rPr>
        <w:footnoteReference w:id="2"/>
      </w:r>
      <w:r>
        <w:rPr>
          <w:rFonts w:hint="eastAsia" w:ascii="宋体" w:hAnsi="宋体" w:eastAsia="宋体" w:cs="宋体"/>
          <w:b w:val="0"/>
          <w:color w:val="000000"/>
          <w:kern w:val="0"/>
          <w:sz w:val="24"/>
        </w:rPr>
        <w:t>。</w:t>
      </w:r>
    </w:p>
    <w:p w14:paraId="4723E449">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这些政策要求指向同一个方向。学校教育既要关心学生最终的学业结果，也要关心学生在学习过程中是否真正经历了分析、判断、探究、合作和创新；评价既要判断学生是否学会，也要为改进教与学提供依据。这正是高阶能力培育需要回答的问题。</w:t>
      </w:r>
    </w:p>
    <w:p w14:paraId="62DBD9FE">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color w:val="000000"/>
          <w:kern w:val="0"/>
          <w:sz w:val="24"/>
        </w:rPr>
      </w:pPr>
      <w:bookmarkStart w:id="3" w:name="_Toc7644"/>
      <w:r>
        <w:rPr>
          <w:rFonts w:hint="eastAsia" w:ascii="宋体" w:hAnsi="宋体" w:eastAsia="宋体" w:cs="宋体"/>
          <w:b/>
          <w:kern w:val="0"/>
          <w:sz w:val="28"/>
        </w:rPr>
        <w:t>2.上海基础教育改革为高阶能力培育提供了制度环境和实践要求</w:t>
      </w:r>
      <w:bookmarkEnd w:id="3"/>
    </w:p>
    <w:p w14:paraId="2AD58F2A">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上海在推进新课程新教材实施方面起步较早。上海市教育委员会印发了普通高中和义务教育阶段的课程实施方案</w:t>
      </w:r>
      <w:r>
        <w:rPr>
          <w:rStyle w:val="16"/>
          <w:rFonts w:hint="eastAsia" w:ascii="宋体" w:hAnsi="宋体" w:eastAsia="宋体" w:cs="宋体"/>
          <w:b w:val="0"/>
          <w:color w:val="000000"/>
          <w:kern w:val="0"/>
          <w:sz w:val="24"/>
          <w:vertAlign w:val="superscript"/>
        </w:rPr>
        <w:footnoteReference w:id="3"/>
      </w:r>
      <w:r>
        <w:rPr>
          <w:rFonts w:hint="eastAsia" w:ascii="宋体" w:hAnsi="宋体" w:eastAsia="宋体" w:cs="宋体"/>
          <w:b w:val="0"/>
          <w:color w:val="000000"/>
          <w:kern w:val="0"/>
          <w:sz w:val="24"/>
        </w:rPr>
        <w:t>，研制新课程新教材实施研究与实践项目指南，通过项目招标推动各区和学校开展行动研究，并在市、区两级建立了520多个监测点；科创教育方面，已研发近40门小学、初中、高中贯通的科创课程，在200余所中小学实施</w:t>
      </w:r>
      <w:r>
        <w:rPr>
          <w:rStyle w:val="16"/>
          <w:rFonts w:hint="eastAsia" w:ascii="宋体" w:hAnsi="宋体" w:eastAsia="宋体" w:cs="宋体"/>
          <w:b w:val="0"/>
          <w:color w:val="000000"/>
          <w:kern w:val="0"/>
          <w:sz w:val="24"/>
          <w:vertAlign w:val="superscript"/>
        </w:rPr>
        <w:footnoteReference w:id="4"/>
      </w:r>
      <w:r>
        <w:rPr>
          <w:rFonts w:hint="eastAsia" w:ascii="宋体" w:hAnsi="宋体" w:eastAsia="宋体" w:cs="宋体"/>
          <w:b w:val="0"/>
          <w:color w:val="000000"/>
          <w:kern w:val="0"/>
          <w:sz w:val="24"/>
        </w:rPr>
        <w:t>。上海的课程改革已经从文件层面进入学校日常教学和持续研究的层面。</w:t>
      </w:r>
    </w:p>
    <w:p w14:paraId="3469CF7F">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2023年，上海市教育委员会印发关于实施项目化学习推动义务教育育人方式改革的指导意见，提出2023年全面启动项目化学习，2024年力争覆盖义务教育阶段所有学校，2026年实现义务教育学校常态化实施。该文件把项目化学习分为学科项目化学习、跨学科项目化学习和活动项目化学习，要求学校通过真实而富有挑战性的问题情境引导和支持学生持续探究，注重对学生探究过程和结果的观察、记录和分析，形成教、学、评一致的评价系统，并在名额分配综合评价录取中重点考查学生创造性解决问题的能力</w:t>
      </w:r>
      <w:r>
        <w:rPr>
          <w:rStyle w:val="16"/>
          <w:rFonts w:hint="eastAsia" w:ascii="宋体" w:hAnsi="宋体" w:eastAsia="宋体" w:cs="宋体"/>
          <w:b w:val="0"/>
          <w:color w:val="000000"/>
          <w:kern w:val="0"/>
          <w:sz w:val="24"/>
          <w:vertAlign w:val="superscript"/>
        </w:rPr>
        <w:footnoteReference w:id="5"/>
      </w:r>
      <w:r>
        <w:rPr>
          <w:rFonts w:hint="eastAsia" w:ascii="宋体" w:hAnsi="宋体" w:eastAsia="宋体" w:cs="宋体"/>
          <w:b w:val="0"/>
          <w:color w:val="000000"/>
          <w:kern w:val="0"/>
          <w:sz w:val="24"/>
        </w:rPr>
        <w:t>。</w:t>
      </w:r>
    </w:p>
    <w:p w14:paraId="138A6AA9">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本课题的研究周期为2023年11月至2026年10月，与上海项目化学习由全面启动到常态化实施的推进时段基本重合。课题在学科课堂和科创项目中探索高阶能力培育的做法，与市级层面关于真实问题、持续探究和教学评一致的要求方向一致，研究成果也可以为学校落实上述要求提供校本经验。</w:t>
      </w:r>
    </w:p>
    <w:p w14:paraId="36D9C634">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上海的考试评价改革同样引导学校关注学生综合运用知识的能力。初中学业水平考试的综合测试包括物理试题、化学试题和满分15分的跨学科案例分析题</w:t>
      </w:r>
      <w:r>
        <w:rPr>
          <w:rStyle w:val="16"/>
          <w:rFonts w:hint="eastAsia" w:ascii="宋体" w:hAnsi="宋体" w:eastAsia="宋体" w:cs="宋体"/>
          <w:b w:val="0"/>
          <w:color w:val="000000"/>
          <w:kern w:val="0"/>
          <w:sz w:val="24"/>
          <w:vertAlign w:val="superscript"/>
        </w:rPr>
        <w:footnoteReference w:id="6"/>
      </w:r>
      <w:r>
        <w:rPr>
          <w:rFonts w:hint="eastAsia" w:ascii="宋体" w:hAnsi="宋体" w:eastAsia="宋体" w:cs="宋体"/>
          <w:b w:val="0"/>
          <w:color w:val="000000"/>
          <w:kern w:val="0"/>
          <w:sz w:val="24"/>
        </w:rPr>
        <w:t>；初中学生综合素质评价设有创新精神与实践能力板块，重点记录学生参加探究学习、科技活动等方面的过程和成果</w:t>
      </w:r>
      <w:r>
        <w:rPr>
          <w:rStyle w:val="16"/>
          <w:rFonts w:hint="eastAsia" w:ascii="宋体" w:hAnsi="宋体" w:eastAsia="宋体" w:cs="宋体"/>
          <w:b w:val="0"/>
          <w:color w:val="000000"/>
          <w:kern w:val="0"/>
          <w:sz w:val="24"/>
          <w:vertAlign w:val="superscript"/>
        </w:rPr>
        <w:footnoteReference w:id="7"/>
      </w:r>
      <w:r>
        <w:rPr>
          <w:rFonts w:hint="eastAsia" w:ascii="宋体" w:hAnsi="宋体" w:eastAsia="宋体" w:cs="宋体"/>
          <w:b w:val="0"/>
          <w:color w:val="000000"/>
          <w:kern w:val="0"/>
          <w:sz w:val="24"/>
        </w:rPr>
        <w:t>。对一所上海初高中学校而言，学生能否在真实、复杂的问题中分析判断、提出方案并与人合作，已经成为课程、教学和评价共同关注的内容，学校需要找到在日常课堂和科创活动中系统培养这些能力的办法。</w:t>
      </w:r>
    </w:p>
    <w:p w14:paraId="63326DC5">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color w:val="000000"/>
          <w:kern w:val="0"/>
          <w:sz w:val="24"/>
        </w:rPr>
      </w:pPr>
      <w:bookmarkStart w:id="4" w:name="_Toc23815"/>
      <w:r>
        <w:rPr>
          <w:rFonts w:hint="eastAsia" w:ascii="宋体" w:hAnsi="宋体" w:eastAsia="宋体" w:cs="宋体"/>
          <w:b/>
          <w:kern w:val="0"/>
          <w:sz w:val="28"/>
        </w:rPr>
        <w:t>3.人工智能的普及使独立思考和判断变得更加重要</w:t>
      </w:r>
      <w:bookmarkEnd w:id="4"/>
    </w:p>
    <w:p w14:paraId="2E185E38">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人工智能正在改变知识获取和问题解决的方式。过去需要学生花大量时间完成的查找资料、整理信息、改写文字等工作，现在很大一部分可以交给技术完成，学习的难点随之转向提出有价值的问题、判断信息是否可靠、组织不同来源的证据并形成自己的解释或方案。2025年发布的《中小学生成式人工智能使用指南（2025年版）》明确禁止学生直接复制人工智能生成的内容作为作业或考试答案，并要求教师引导学生审视生成文本中的逻辑漏洞、价值倾向和文化偏见，培养学生对技术输出内容的质疑精神与甄别能力</w:t>
      </w:r>
      <w:r>
        <w:rPr>
          <w:rStyle w:val="16"/>
          <w:rFonts w:hint="eastAsia" w:ascii="宋体" w:hAnsi="宋体" w:eastAsia="宋体" w:cs="宋体"/>
          <w:b w:val="0"/>
          <w:color w:val="000000"/>
          <w:kern w:val="0"/>
          <w:sz w:val="24"/>
          <w:vertAlign w:val="superscript"/>
        </w:rPr>
        <w:footnoteReference w:id="8"/>
      </w:r>
      <w:r>
        <w:rPr>
          <w:rFonts w:hint="eastAsia" w:ascii="宋体" w:hAnsi="宋体" w:eastAsia="宋体" w:cs="宋体"/>
          <w:b w:val="0"/>
          <w:color w:val="000000"/>
          <w:kern w:val="0"/>
          <w:sz w:val="24"/>
        </w:rPr>
        <w:t>。</w:t>
      </w:r>
    </w:p>
    <w:p w14:paraId="4636CA5F">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研究证据也表明，技术本身不会自动提升学生的思维水平。综合29项实验和准实验研究的元分析发现，生成式人工智能总体上能够中等程度地促进学生的高阶思维，但获益在学生之间差异很大，自我调节能力较强的学生提升明显，自我调节能力较弱的学生往往直接照搬答案，提升有限</w:t>
      </w:r>
      <w:r>
        <w:rPr>
          <w:rStyle w:val="16"/>
          <w:rFonts w:hint="eastAsia" w:ascii="宋体" w:hAnsi="宋体" w:eastAsia="宋体" w:cs="宋体"/>
          <w:b w:val="0"/>
          <w:color w:val="000000"/>
          <w:kern w:val="0"/>
          <w:sz w:val="24"/>
          <w:vertAlign w:val="superscript"/>
        </w:rPr>
        <w:footnoteReference w:id="9"/>
      </w:r>
      <w:r>
        <w:rPr>
          <w:rFonts w:hint="eastAsia" w:ascii="宋体" w:hAnsi="宋体" w:eastAsia="宋体" w:cs="宋体"/>
          <w:b w:val="0"/>
          <w:color w:val="000000"/>
          <w:kern w:val="0"/>
          <w:sz w:val="24"/>
        </w:rPr>
        <w:t>。另一项元分析发现，生成式人工智能对大学生语言表达和学业成绩的促进较为明显，对高阶思维的促进较小，对元认知几乎没有促进作用，研究者将这种现象称为元认知惰性，即学生因依赖技术提供现成答案而减少了对自身思考过程的检查和调整</w:t>
      </w:r>
      <w:r>
        <w:rPr>
          <w:rStyle w:val="16"/>
          <w:rFonts w:hint="eastAsia" w:ascii="宋体" w:hAnsi="宋体" w:eastAsia="宋体" w:cs="宋体"/>
          <w:b w:val="0"/>
          <w:color w:val="000000"/>
          <w:kern w:val="0"/>
          <w:sz w:val="24"/>
          <w:vertAlign w:val="superscript"/>
        </w:rPr>
        <w:footnoteReference w:id="10"/>
      </w:r>
      <w:r>
        <w:rPr>
          <w:rFonts w:hint="eastAsia" w:ascii="宋体" w:hAnsi="宋体" w:eastAsia="宋体" w:cs="宋体"/>
          <w:b w:val="0"/>
          <w:color w:val="000000"/>
          <w:kern w:val="0"/>
          <w:sz w:val="24"/>
        </w:rPr>
        <w:t>。技术越普及，学校越需要通过任务设计、追问引导和反馈，帮助学生在使用技术时保持独立判断</w:t>
      </w:r>
      <w:r>
        <w:rPr>
          <w:rStyle w:val="16"/>
          <w:rFonts w:hint="eastAsia" w:ascii="宋体" w:hAnsi="宋体" w:eastAsia="宋体" w:cs="宋体"/>
          <w:b w:val="0"/>
          <w:color w:val="000000"/>
          <w:kern w:val="0"/>
          <w:sz w:val="24"/>
          <w:vertAlign w:val="superscript"/>
        </w:rPr>
        <w:footnoteReference w:id="11"/>
      </w:r>
      <w:r>
        <w:rPr>
          <w:rFonts w:hint="eastAsia" w:ascii="宋体" w:hAnsi="宋体" w:eastAsia="宋体" w:cs="宋体"/>
          <w:b w:val="0"/>
          <w:color w:val="000000"/>
          <w:kern w:val="0"/>
          <w:sz w:val="24"/>
        </w:rPr>
        <w:t>。</w:t>
      </w:r>
    </w:p>
    <w:p w14:paraId="23B96310">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color w:val="000000"/>
          <w:kern w:val="0"/>
          <w:sz w:val="24"/>
        </w:rPr>
      </w:pPr>
      <w:bookmarkStart w:id="5" w:name="_Toc21411"/>
      <w:r>
        <w:rPr>
          <w:rFonts w:hint="eastAsia" w:ascii="宋体" w:hAnsi="宋体" w:eastAsia="宋体" w:cs="宋体"/>
          <w:b/>
          <w:kern w:val="0"/>
          <w:sz w:val="28"/>
        </w:rPr>
        <w:t>4.课堂中高阶学习是否真正发生难以仅凭活动和考试结果判断</w:t>
      </w:r>
      <w:bookmarkEnd w:id="5"/>
    </w:p>
    <w:p w14:paraId="29621667">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 xml:space="preserve">学校和教师普遍认同高阶能力培养的重要性，课堂中也越来越重视问题设计、合作学习、探究活动和学生参与。</w:t>
      </w:r>
      <w:del w:id="90001" w:author="Claude" w:date="2026-10-27T03:49:22Z">
        <w:r>
          <w:rPr>
            <w:rFonts w:hint="eastAsia" w:ascii="宋体" w:hAnsi="宋体" w:eastAsia="宋体" w:cs="宋体"/>
            <w:b w:val="0"/>
            <w:color w:val="000000"/>
            <w:kern w:val="0"/>
            <w:sz w:val="24"/>
          </w:rPr>
          <w:delText xml:space="preserve">然而</w:delText>
        </w:r>
      </w:del>
      <w:ins w:id="90002" w:author="Claude" w:date="2026-10-27T03:49:22Z">
        <w:r>
          <w:rPr>
            <w:rFonts w:hint="eastAsia" w:ascii="宋体" w:hAnsi="宋体" w:eastAsia="宋体" w:cs="宋体"/>
            <w:b w:val="0"/>
            <w:color w:val="000000"/>
            <w:kern w:val="0"/>
            <w:sz w:val="24"/>
          </w:rPr>
          <w:t xml:space="preserve">不过</w:t>
        </w:r>
      </w:ins>
      <w:r>
        <w:rPr>
          <w:rFonts w:hint="eastAsia" w:ascii="宋体" w:hAnsi="宋体" w:eastAsia="宋体" w:cs="宋体"/>
          <w:b w:val="0"/>
          <w:color w:val="000000"/>
          <w:kern w:val="0"/>
          <w:sz w:val="24"/>
        </w:rPr>
        <w:t xml:space="preserve">，课堂活动的增加与高阶学习的发生之间仍有距离。学生参加讨论、完成任务，只能说明学习行为已经发生，不能直接说明学生在分析问题、比较观点、形成判断，或者与同伴共同建构了新的理解。</w:t>
      </w:r>
    </w:p>
    <w:p w14:paraId="456ACE51">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关于课堂对话的元分析说明了这一点。对话教学总体上有助于学生批判性思维的发展，其中教师组织的全班讨论、小组讨论和有针对性的提问效果最好，而缺少教师参与、讨论规则和提问支架的学生自由讨论几乎没有效果</w:t>
      </w:r>
      <w:r>
        <w:rPr>
          <w:rStyle w:val="16"/>
          <w:rFonts w:hint="eastAsia" w:ascii="宋体" w:hAnsi="宋体" w:eastAsia="宋体" w:cs="宋体"/>
          <w:b w:val="0"/>
          <w:color w:val="000000"/>
          <w:kern w:val="0"/>
          <w:sz w:val="24"/>
          <w:vertAlign w:val="superscript"/>
        </w:rPr>
        <w:footnoteReference w:id="12"/>
      </w:r>
      <w:r>
        <w:rPr>
          <w:rFonts w:hint="eastAsia" w:ascii="宋体" w:hAnsi="宋体" w:eastAsia="宋体" w:cs="宋体"/>
          <w:b w:val="0"/>
          <w:color w:val="000000"/>
          <w:kern w:val="0"/>
          <w:sz w:val="24"/>
        </w:rPr>
        <w:t>。合作学习之所以能够促进高阶思维，在于学生需要向同伴解释概念、回应质疑并整合不同意见</w:t>
      </w:r>
      <w:r>
        <w:rPr>
          <w:rStyle w:val="16"/>
          <w:rFonts w:hint="eastAsia" w:ascii="宋体" w:hAnsi="宋体" w:eastAsia="宋体" w:cs="宋体"/>
          <w:b w:val="0"/>
          <w:color w:val="000000"/>
          <w:kern w:val="0"/>
          <w:sz w:val="24"/>
          <w:vertAlign w:val="superscript"/>
        </w:rPr>
        <w:footnoteReference w:id="13"/>
      </w:r>
      <w:r>
        <w:rPr>
          <w:rFonts w:hint="eastAsia" w:ascii="宋体" w:hAnsi="宋体" w:eastAsia="宋体" w:cs="宋体"/>
          <w:b w:val="0"/>
          <w:color w:val="000000"/>
          <w:kern w:val="0"/>
          <w:sz w:val="24"/>
        </w:rPr>
        <w:t>；如果小组任务没有分工、不要求说明理由，也没有反思环节，讨论就容易沦为简单的信息交换，甚至只是少数学生发言、多数学生旁听。</w:t>
      </w:r>
    </w:p>
    <w:p w14:paraId="5A7E924F">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高阶能力还具有不易直接观察的特点。学生是否掌握一个知识点可以通过答题对错判断，但学生怎样思考、观点怎样形成、听取反馈后是否改进了想法，往往无法从最终答案中看出。关于思维导图、论证图等图形组织器的元分析发现，同样的教学方法在思维过程和思维倾向上表现出较大的效果，在标准化选择题测验的技能结果上效果则小得多</w:t>
      </w:r>
      <w:r>
        <w:rPr>
          <w:rStyle w:val="16"/>
          <w:rFonts w:hint="eastAsia" w:ascii="宋体" w:hAnsi="宋体" w:eastAsia="宋体" w:cs="宋体"/>
          <w:b w:val="0"/>
          <w:color w:val="000000"/>
          <w:kern w:val="0"/>
          <w:sz w:val="24"/>
          <w:vertAlign w:val="superscript"/>
        </w:rPr>
        <w:footnoteReference w:id="14"/>
      </w:r>
      <w:r>
        <w:rPr>
          <w:rFonts w:hint="eastAsia" w:ascii="宋体" w:hAnsi="宋体" w:eastAsia="宋体" w:cs="宋体"/>
          <w:b w:val="0"/>
          <w:color w:val="000000"/>
          <w:kern w:val="0"/>
          <w:sz w:val="24"/>
        </w:rPr>
        <w:t>。如果只看考试结果，可能会低估学生在学习过程中已经发生的变化，也难以判断教学究竟在哪个环节起了作用。</w:t>
      </w:r>
    </w:p>
    <w:p w14:paraId="1C529905">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可见的学习理论正是针对这一问题提出的。该理论主张教师明确告知学生成功的学习表现是什么样子，让学生清楚学习要到达哪里、当前处在什么位置以及下一步如何改进，并依据学生在课堂上留下的真实表现认识自身教学的影响</w:t>
      </w:r>
      <w:r>
        <w:rPr>
          <w:rStyle w:val="16"/>
          <w:rFonts w:hint="eastAsia" w:ascii="宋体" w:hAnsi="宋体" w:eastAsia="宋体" w:cs="宋体"/>
          <w:b w:val="0"/>
          <w:color w:val="000000"/>
          <w:kern w:val="0"/>
          <w:sz w:val="24"/>
          <w:vertAlign w:val="superscript"/>
        </w:rPr>
        <w:footnoteReference w:id="15"/>
      </w:r>
      <w:r>
        <w:rPr>
          <w:rFonts w:hint="eastAsia" w:ascii="宋体" w:hAnsi="宋体" w:eastAsia="宋体" w:cs="宋体"/>
          <w:b w:val="0"/>
          <w:color w:val="000000"/>
          <w:kern w:val="0"/>
          <w:sz w:val="24"/>
        </w:rPr>
        <w:t>。如何把这一主张转化为能够识别和支持高阶能力的具体课堂做法，是当前课堂教学改革需要解决的现实问题。</w:t>
      </w:r>
    </w:p>
    <w:p w14:paraId="2B77EE83">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color w:val="000000"/>
          <w:kern w:val="0"/>
          <w:sz w:val="24"/>
        </w:rPr>
      </w:pPr>
      <w:bookmarkStart w:id="6" w:name="_Toc32678"/>
      <w:r>
        <w:rPr>
          <w:rFonts w:hint="eastAsia" w:ascii="宋体" w:hAnsi="宋体" w:eastAsia="宋体" w:cs="宋体"/>
          <w:b/>
          <w:kern w:val="0"/>
          <w:sz w:val="28"/>
        </w:rPr>
        <w:t>5.学校已有实践需要由零散探索走向系统推进</w:t>
      </w:r>
      <w:bookmarkEnd w:id="6"/>
    </w:p>
    <w:p w14:paraId="19697E2B">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上海市七宝中学附属鑫都实验中学在持续推进课堂教学改革、科技创新教育和项目实践的过程中，已经积累了一定的学生能力培养经验。随着实践深入，学校也发现，单个教师的课堂探索、单节研究课的改进以及分散的项目活动，如果缺少共同的能力目标、持续的实践研究和相应的证据支持，就容易停留在个人经验层面，难以在教研组之间交流比较，也难以在学校层面持续积累。</w:t>
      </w:r>
    </w:p>
    <w:p w14:paraId="359B7F8A">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 xml:space="preserve">学校在推进中还发现，教师们常常交流教学活动和学生故事，却较少讨论学生的理解达到了什么水平、任务的挑战程度是否合适，不同学科、不同年级的教师对学生应当学到什么程度、怎样才算进步缺乏共同的判断依据。文献综述将进一步表明，教师之间对学业进阶缺乏共同理解，正是可见的学习研究所指出的制约学习改进的重要因素。</w:t>
      </w:r>
      <w:del w:id="90003" w:author="Claude" w:date="2026-10-27T03:49:22Z">
        <w:r>
          <w:rPr>
            <w:rFonts w:hint="eastAsia" w:ascii="宋体" w:hAnsi="宋体" w:eastAsia="宋体" w:cs="宋体"/>
            <w:b w:val="0"/>
            <w:color w:val="000000"/>
            <w:kern w:val="0"/>
            <w:sz w:val="24"/>
          </w:rPr>
          <w:delText xml:space="preserve">对本校而言，推进高阶能力培育</w:delText>
        </w:r>
      </w:del>
      <w:ins w:id="90004" w:author="Claude" w:date="2026-10-27T03:49:22Z">
        <w:r>
          <w:rPr>
            <w:rFonts w:hint="eastAsia" w:ascii="宋体" w:hAnsi="宋体" w:eastAsia="宋体" w:cs="宋体"/>
            <w:b w:val="0"/>
            <w:color w:val="000000"/>
            <w:kern w:val="0"/>
            <w:sz w:val="24"/>
          </w:rPr>
          <w:t xml:space="preserve">本校推进高阶能力培育，</w:t>
        </w:r>
      </w:ins>
      <w:r>
        <w:rPr>
          <w:rFonts w:hint="eastAsia" w:ascii="宋体" w:hAnsi="宋体" w:eastAsia="宋体" w:cs="宋体"/>
          <w:b w:val="0"/>
          <w:color w:val="000000"/>
          <w:kern w:val="0"/>
          <w:sz w:val="24"/>
        </w:rPr>
        <w:t xml:space="preserve">不仅需要好的课例，还需要不同学科的教师在培养什么能力、能力发展分为几个层次、依据什么判断学生进步等问题上形成共同的语言。</w:t>
      </w:r>
    </w:p>
    <w:p w14:paraId="33467DED">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基于以上背景，学校需要回答四个问题，即不同学科如何共同指向学生高阶能力发展，高阶能力在真实课堂中以什么样的表现出现，教师依据什么判断学生是否真正进行了高阶学习，以及如何依据学生的学习表现不断改进教学。本课题以可见的学习为研究视角，把学校已有的课堂改革和科创实践聚焦于中学生高阶能力发展，力求在持续实践、观察、诊断和改进中形成更加系统、稳定的学校实践。</w:t>
      </w:r>
    </w:p>
    <w:p w14:paraId="08F53F74">
      <w:pPr>
        <w:pStyle w:val="2"/>
        <w:keepNext/>
        <w:pageBreakBefore w:val="0"/>
        <w:numPr>
          <w:ilvl w:val="0"/>
          <w:numId w:val="1"/>
        </w:numPr>
        <w:overflowPunct w:val="0"/>
        <w:bidi w:val="0"/>
        <w:spacing w:before="240" w:after="120" w:line="360" w:lineRule="auto"/>
        <w:ind w:left="0" w:leftChars="0" w:firstLine="562" w:firstLineChars="200"/>
        <w:jc w:val="left"/>
        <w:textAlignment w:val="auto"/>
        <w:outlineLvl w:val="1"/>
        <w:rPr>
          <w:rFonts w:hint="eastAsia" w:ascii="宋体" w:hAnsi="宋体" w:eastAsia="宋体" w:cs="宋体"/>
          <w:b/>
          <w:bCs/>
          <w:sz w:val="28"/>
          <w:szCs w:val="28"/>
        </w:rPr>
      </w:pPr>
      <w:bookmarkStart w:id="7" w:name="_Toc1926"/>
      <w:r>
        <w:rPr>
          <w:rFonts w:hint="eastAsia" w:ascii="宋体" w:hAnsi="宋体" w:eastAsia="宋体" w:cs="宋体"/>
          <w:b/>
          <w:bCs/>
          <w:sz w:val="28"/>
        </w:rPr>
        <w:t>文献综述</w:t>
      </w:r>
      <w:bookmarkEnd w:id="7"/>
    </w:p>
    <w:p w14:paraId="0FE2E66B">
      <w:pPr>
        <w:keepNext/>
        <w:pageBreakBefore w:val="0"/>
        <w:numPr>
          <w:ilvl w:val="0"/>
          <w:numId w:val="2"/>
        </w:numPr>
        <w:overflowPunct w:val="0"/>
        <w:bidi w:val="0"/>
        <w:spacing w:before="0" w:after="0" w:line="360" w:lineRule="auto"/>
        <w:ind w:left="0" w:leftChars="0" w:firstLine="480" w:firstLineChars="200"/>
        <w:jc w:val="both"/>
        <w:textAlignment w:val="auto"/>
        <w:outlineLvl w:val="2"/>
        <w:rPr>
          <w:rFonts w:hint="eastAsia" w:ascii="宋体" w:hAnsi="宋体" w:eastAsia="宋体" w:cs="宋体"/>
          <w:b/>
          <w:sz w:val="24"/>
        </w:rPr>
      </w:pPr>
      <w:bookmarkStart w:id="8" w:name="_Toc23007"/>
      <w:r>
        <w:rPr>
          <w:rFonts w:hint="eastAsia" w:ascii="宋体" w:hAnsi="宋体" w:eastAsia="宋体" w:cs="宋体"/>
          <w:b w:val="0"/>
          <w:sz w:val="24"/>
        </w:rPr>
        <w:t>关于高阶能力的研究</w:t>
      </w:r>
      <w:bookmarkEnd w:id="8"/>
    </w:p>
    <w:p w14:paraId="0E3C754E">
      <w:pPr>
        <w:keepNext/>
        <w:pageBreakBefore w:val="0"/>
        <w:numPr>
          <w:ilvl w:val="0"/>
          <w:numId w:val="3"/>
        </w:numPr>
        <w:overflowPunct w:val="0"/>
        <w:bidi w:val="0"/>
        <w:spacing w:before="0" w:after="0" w:line="360" w:lineRule="auto"/>
        <w:ind w:left="0" w:leftChars="0" w:firstLine="480" w:firstLineChars="200"/>
        <w:jc w:val="both"/>
        <w:textAlignment w:val="auto"/>
        <w:outlineLvl w:val="3"/>
        <w:rPr>
          <w:rFonts w:hint="eastAsia" w:ascii="宋体" w:hAnsi="宋体" w:eastAsia="宋体" w:cs="宋体"/>
          <w:b/>
          <w:sz w:val="24"/>
        </w:rPr>
      </w:pPr>
      <w:bookmarkStart w:id="9" w:name="_Toc15320"/>
      <w:r>
        <w:rPr>
          <w:rFonts w:hint="eastAsia" w:ascii="宋体" w:hAnsi="宋体" w:eastAsia="宋体" w:cs="宋体"/>
          <w:b w:val="0"/>
          <w:sz w:val="24"/>
        </w:rPr>
        <w:t>文献检索与总体情况</w:t>
      </w:r>
      <w:bookmarkEnd w:id="9"/>
    </w:p>
    <w:p w14:paraId="3B11DE2E">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课题组在中国知网（CNKI）以高阶能力为主题进行检索，共获得相关文献470篇，经筛选剔除与研究主题关联度较低或内容明显不相干的文献后，保留108篇作为国内文献分析样本。同时，课题组梳理了国外关于高阶思维、批判性思维、创造力、社会情感能力、深度学习、探究式学习和形成性评价的代表性研究，从内涵与结构、发展条件、学科与情境、评价方式和数智技术影响五个方面进行综述。</w:t>
      </w:r>
    </w:p>
    <w:p w14:paraId="417C0CB7">
      <w:pPr>
        <w:keepNext/>
        <w:pageBreakBefore w:val="0"/>
        <w:overflowPunct w:val="0"/>
        <w:bidi w:val="0"/>
        <w:spacing w:before="120" w:after="0" w:line="360" w:lineRule="auto"/>
        <w:ind w:firstLineChars="200"/>
        <w:jc w:val="center"/>
        <w:textAlignment w:val="auto"/>
        <w:rPr>
          <w:rFonts w:hint="eastAsia" w:ascii="宋体" w:hAnsi="宋体" w:eastAsia="宋体" w:cs="宋体"/>
          <w:sz w:val="24"/>
        </w:rPr>
      </w:pPr>
      <w:r>
        <w:rPr>
          <w:rFonts w:hint="eastAsia" w:ascii="宋体" w:hAnsi="宋体" w:eastAsia="宋体" w:cs="宋体"/>
        </w:rPr>
        <w:drawing>
          <wp:inline distT="0" distB="0" distL="0" distR="0">
            <wp:extent cx="4072255" cy="1598930"/>
            <wp:effectExtent l="0" t="0" r="4445" b="1270"/>
            <wp:docPr id="1" name="图片 3" descr="143ddf2507d1318037878df48f214c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143ddf2507d1318037878df48f214cc6"/>
                    <pic:cNvPicPr>
                      <a:picLocks noChangeAspect="1" noChangeArrowheads="1"/>
                    </pic:cNvPicPr>
                  </pic:nvPicPr>
                  <pic:blipFill>
                    <a:blip r:embed="rId5"/>
                    <a:stretch>
                      <a:fillRect/>
                    </a:stretch>
                  </pic:blipFill>
                  <pic:spPr>
                    <a:xfrm>
                      <a:off x="0" y="0"/>
                      <a:ext cx="4072255" cy="1598930"/>
                    </a:xfrm>
                    <a:prstGeom prst="rect">
                      <a:avLst/>
                    </a:prstGeom>
                    <a:noFill/>
                  </pic:spPr>
                </pic:pic>
              </a:graphicData>
            </a:graphic>
          </wp:inline>
        </w:drawing>
      </w:r>
    </w:p>
    <w:p w14:paraId="1103ED88">
      <w:pPr>
        <w:pageBreakBefore w:val="0"/>
        <w:overflowPunct w:val="0"/>
        <w:bidi w:val="0"/>
        <w:spacing w:before="60" w:after="180" w:line="240" w:lineRule="auto"/>
        <w:ind w:firstLineChars="200"/>
        <w:jc w:val="center"/>
        <w:textAlignment w:val="auto"/>
        <w:rPr>
          <w:rFonts w:hint="eastAsia" w:ascii="宋体" w:hAnsi="宋体" w:eastAsia="宋体" w:cs="宋体"/>
          <w:b/>
          <w:bCs/>
          <w:szCs w:val="21"/>
        </w:rPr>
      </w:pPr>
      <w:r>
        <w:rPr>
          <w:rFonts w:hint="eastAsia" w:ascii="宋体" w:hAnsi="宋体" w:eastAsia="宋体" w:cs="宋体"/>
          <w:b w:val="0"/>
          <w:sz w:val="21"/>
        </w:rPr>
        <w:t>图1-1  高阶能力（主题）发文量变化趋势图</w:t>
      </w:r>
    </w:p>
    <w:p w14:paraId="53405A9A">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中国知网计量可视化分析的结果显示，国内关于高阶能力的研究总体呈波动上升趋势。2004—2017年相关研究数量较少，2018年以后逐渐增加，2020—2021年出现较明显增长，2023年以来再次升温，2025年达到阶段性高点。2026年目前检索到16篇，年度数据尚不完整。</w:t>
      </w:r>
    </w:p>
    <w:p w14:paraId="3A7758C9">
      <w:pPr>
        <w:keepNext/>
        <w:pageBreakBefore w:val="0"/>
        <w:numPr>
          <w:ilvl w:val="0"/>
          <w:numId w:val="3"/>
        </w:numPr>
        <w:overflowPunct w:val="0"/>
        <w:bidi w:val="0"/>
        <w:spacing w:before="0" w:after="0" w:line="360" w:lineRule="auto"/>
        <w:ind w:left="0" w:leftChars="0" w:firstLine="480" w:firstLineChars="200"/>
        <w:jc w:val="both"/>
        <w:textAlignment w:val="auto"/>
        <w:outlineLvl w:val="3"/>
        <w:rPr>
          <w:rFonts w:hint="eastAsia" w:ascii="宋体" w:hAnsi="宋体" w:eastAsia="宋体" w:cs="宋体"/>
          <w:b/>
          <w:sz w:val="24"/>
        </w:rPr>
      </w:pPr>
      <w:bookmarkStart w:id="10" w:name="_Toc1551"/>
      <w:r>
        <w:rPr>
          <w:rFonts w:hint="eastAsia" w:ascii="宋体" w:hAnsi="宋体" w:eastAsia="宋体" w:cs="宋体"/>
          <w:b w:val="0"/>
          <w:sz w:val="24"/>
        </w:rPr>
        <w:t>主要研究主题</w:t>
      </w:r>
      <w:bookmarkEnd w:id="10"/>
    </w:p>
    <w:p w14:paraId="65386F0E">
      <w:pPr>
        <w:keepNext/>
        <w:pageBreakBefore w:val="0"/>
        <w:overflowPunct w:val="0"/>
        <w:bidi w:val="0"/>
        <w:snapToGrid w:val="0"/>
        <w:spacing w:before="0" w:after="0" w:line="360" w:lineRule="auto"/>
        <w:ind w:firstLine="480" w:firstLineChars="200"/>
        <w:jc w:val="both"/>
        <w:textAlignment w:val="auto"/>
        <w:outlineLvl w:val="4"/>
        <w:rPr>
          <w:rFonts w:hint="eastAsia" w:ascii="宋体" w:hAnsi="宋体" w:eastAsia="宋体" w:cs="宋体"/>
          <w:color w:val="000000"/>
          <w:kern w:val="0"/>
          <w:sz w:val="24"/>
        </w:rPr>
      </w:pPr>
      <w:r>
        <w:rPr>
          <w:rFonts w:hint="eastAsia" w:ascii="宋体" w:hAnsi="宋体" w:eastAsia="宋体" w:cs="宋体"/>
          <w:b w:val="0"/>
          <w:kern w:val="0"/>
          <w:sz w:val="24"/>
        </w:rPr>
        <w:t>1）高阶能力的内涵与结构</w:t>
      </w:r>
    </w:p>
    <w:p w14:paraId="0C5F44AE">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高阶能力研究通常以布卢姆教育目标分类的修订版为起点。修订版将认知过程划分为记忆、理解、应用、分析、评价和创造六个层次，并将知识区分为事实性、概念性、程序性和元认知知识四类，二者交叉构成的二维矩阵为检验课程目标能否从信息接收推进到批判与创新提供了参照</w:t>
      </w:r>
      <w:r>
        <w:rPr>
          <w:rStyle w:val="16"/>
          <w:rFonts w:hint="eastAsia" w:ascii="宋体" w:hAnsi="宋体" w:eastAsia="宋体" w:cs="宋体"/>
          <w:b w:val="0"/>
          <w:color w:val="000000"/>
          <w:kern w:val="0"/>
          <w:sz w:val="24"/>
          <w:vertAlign w:val="superscript"/>
        </w:rPr>
        <w:footnoteReference w:id="16"/>
      </w:r>
      <w:r>
        <w:rPr>
          <w:rFonts w:hint="eastAsia" w:ascii="宋体" w:hAnsi="宋体" w:eastAsia="宋体" w:cs="宋体"/>
          <w:b w:val="0"/>
          <w:color w:val="000000"/>
          <w:kern w:val="0"/>
          <w:sz w:val="24"/>
        </w:rPr>
        <w:t>。分析、评价和创造通常被视为较高层次的认知活动，构成高阶思维最常见的操作性含义。</w:t>
      </w:r>
    </w:p>
    <w:p w14:paraId="1349F2EA">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层级划分并不能完整刻画高阶思维的性质。Resnick将高阶思维界定为非算法性的、需要心智努力并涉及自我调节的复杂认知过程，其特征在于往往存在多种解法，或需要在不确定条件下作出审慎判断；当代实证研究据此将高阶思维操作化为问题解决、元认知、批判性思维、协作和创造力五个成分</w:t>
      </w:r>
      <w:r>
        <w:rPr>
          <w:rStyle w:val="16"/>
          <w:rFonts w:hint="eastAsia" w:ascii="宋体" w:hAnsi="宋体" w:eastAsia="宋体" w:cs="宋体"/>
          <w:b w:val="0"/>
          <w:color w:val="000000"/>
          <w:kern w:val="0"/>
          <w:sz w:val="24"/>
          <w:vertAlign w:val="superscript"/>
        </w:rPr>
        <w:footnoteReference w:id="17"/>
      </w:r>
      <w:r>
        <w:rPr>
          <w:rFonts w:hint="eastAsia" w:ascii="宋体" w:hAnsi="宋体" w:eastAsia="宋体" w:cs="宋体"/>
          <w:b w:val="0"/>
          <w:color w:val="000000"/>
          <w:kern w:val="0"/>
          <w:sz w:val="24"/>
        </w:rPr>
        <w:t>。这一取向把高阶思维从静态的目标层级拓展为在劣构情境中展开的动态加工过程。</w:t>
      </w:r>
    </w:p>
    <w:p w14:paraId="118909D8">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在上述成分中，批判性思维与创造力受到的关注最多。批判性思维被界定为以理由为依据、有目的并能够自我调节的反思性判断，既包括解释、分析、评价、推论、说明和自我调节等技能，也包括求真、开放和公正等思维倾向</w:t>
      </w:r>
      <w:r>
        <w:rPr>
          <w:rStyle w:val="16"/>
          <w:rFonts w:hint="eastAsia" w:ascii="宋体" w:hAnsi="宋体" w:eastAsia="宋体" w:cs="宋体"/>
          <w:b w:val="0"/>
          <w:color w:val="000000"/>
          <w:kern w:val="0"/>
          <w:sz w:val="24"/>
          <w:vertAlign w:val="superscript"/>
        </w:rPr>
        <w:footnoteReference w:id="18"/>
      </w:r>
      <w:r>
        <w:rPr>
          <w:rFonts w:hint="eastAsia" w:ascii="宋体" w:hAnsi="宋体" w:eastAsia="宋体" w:cs="宋体"/>
          <w:b w:val="0"/>
          <w:color w:val="000000"/>
          <w:kern w:val="0"/>
          <w:sz w:val="24"/>
        </w:rPr>
        <w:t>。创造力被界定为在特定情境中生成兼具新颖性和适切性的观念、方案或产品的能力</w:t>
      </w:r>
      <w:r>
        <w:rPr>
          <w:rStyle w:val="16"/>
          <w:rFonts w:hint="eastAsia" w:ascii="宋体" w:hAnsi="宋体" w:eastAsia="宋体" w:cs="宋体"/>
          <w:b w:val="0"/>
          <w:color w:val="000000"/>
          <w:kern w:val="0"/>
          <w:sz w:val="24"/>
          <w:vertAlign w:val="superscript"/>
        </w:rPr>
        <w:footnoteReference w:id="19"/>
      </w:r>
      <w:r>
        <w:rPr>
          <w:rFonts w:hint="eastAsia" w:ascii="宋体" w:hAnsi="宋体" w:eastAsia="宋体" w:cs="宋体"/>
          <w:b w:val="0"/>
          <w:color w:val="000000"/>
          <w:kern w:val="0"/>
          <w:sz w:val="24"/>
        </w:rPr>
        <w:t>，针对大学生的多层元分析表明，创造力能够通过系统训练得到显著提升</w:t>
      </w:r>
      <w:r>
        <w:rPr>
          <w:rStyle w:val="16"/>
          <w:rFonts w:hint="eastAsia" w:ascii="宋体" w:hAnsi="宋体" w:eastAsia="宋体" w:cs="宋体"/>
          <w:b w:val="0"/>
          <w:color w:val="000000"/>
          <w:kern w:val="0"/>
          <w:sz w:val="24"/>
          <w:vertAlign w:val="superscript"/>
        </w:rPr>
        <w:footnoteReference w:id="20"/>
      </w:r>
      <w:r>
        <w:rPr>
          <w:rFonts w:hint="eastAsia" w:ascii="宋体" w:hAnsi="宋体" w:eastAsia="宋体" w:cs="宋体"/>
          <w:b w:val="0"/>
          <w:color w:val="000000"/>
          <w:kern w:val="0"/>
          <w:sz w:val="24"/>
        </w:rPr>
        <w:t>。国内研究进一步指出，高阶思维的核心在于新旧知识关系的建立，其概念框架包括问题情境分析、新旧知识关系建立、多维信息综合、创新性知识生成以及对思维过程的监控与调节五个成分</w:t>
      </w:r>
      <w:r>
        <w:rPr>
          <w:rStyle w:val="16"/>
          <w:rFonts w:hint="eastAsia" w:ascii="宋体" w:hAnsi="宋体" w:eastAsia="宋体" w:cs="宋体"/>
          <w:b w:val="0"/>
          <w:color w:val="000000"/>
          <w:kern w:val="0"/>
          <w:sz w:val="24"/>
          <w:vertAlign w:val="superscript"/>
        </w:rPr>
        <w:footnoteReference w:id="21"/>
      </w:r>
      <w:r>
        <w:rPr>
          <w:rFonts w:hint="eastAsia" w:ascii="宋体" w:hAnsi="宋体" w:eastAsia="宋体" w:cs="宋体"/>
          <w:b w:val="0"/>
          <w:color w:val="000000"/>
          <w:kern w:val="0"/>
          <w:sz w:val="24"/>
        </w:rPr>
        <w:t>。</w:t>
      </w:r>
    </w:p>
    <w:p w14:paraId="2B4EC707">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 xml:space="preserve">批判性思维与创造力</w:t>
      </w:r>
      <w:del w:id="90005" w:author="Claude" w:date="2026-10-27T03:49:22Z">
        <w:r>
          <w:rPr>
            <w:rFonts w:hint="eastAsia" w:ascii="宋体" w:hAnsi="宋体" w:eastAsia="宋体" w:cs="宋体"/>
            <w:b w:val="0"/>
            <w:color w:val="000000"/>
            <w:kern w:val="0"/>
            <w:sz w:val="24"/>
          </w:rPr>
          <w:delText xml:space="preserve">之间并非彼此独立</w:delText>
        </w:r>
      </w:del>
      <w:ins w:id="90006" w:author="Claude" w:date="2026-10-27T03:49:22Z">
        <w:r>
          <w:rPr>
            <w:rFonts w:hint="eastAsia" w:ascii="宋体" w:hAnsi="宋体" w:eastAsia="宋体" w:cs="宋体"/>
            <w:b w:val="0"/>
            <w:color w:val="000000"/>
            <w:kern w:val="0"/>
            <w:sz w:val="24"/>
          </w:rPr>
          <w:t xml:space="preserve">相互关联</w:t>
        </w:r>
      </w:ins>
      <w:r>
        <w:rPr>
          <w:rFonts w:hint="eastAsia" w:ascii="宋体" w:hAnsi="宋体" w:eastAsia="宋体" w:cs="宋体"/>
          <w:b w:val="0"/>
          <w:color w:val="000000"/>
          <w:kern w:val="0"/>
          <w:sz w:val="24"/>
        </w:rPr>
        <w:t xml:space="preserve">。元分析显示，学生样本中二者呈中等程度的正相关，两者都涉及评价、判断和自我调节等认知与元认知过程，要求灵活且目标导向的推理，元认知因而构成二者相互关联的共同基础，也为联合培养提供了理论可能</w:t>
      </w:r>
      <w:r>
        <w:rPr>
          <w:rStyle w:val="16"/>
          <w:rFonts w:hint="eastAsia" w:ascii="宋体" w:hAnsi="宋体" w:eastAsia="宋体" w:cs="宋体"/>
          <w:b w:val="0"/>
          <w:color w:val="000000"/>
          <w:kern w:val="0"/>
          <w:sz w:val="24"/>
          <w:vertAlign w:val="superscript"/>
        </w:rPr>
        <w:footnoteReference w:id="22"/>
      </w:r>
      <w:r>
        <w:rPr>
          <w:rFonts w:hint="eastAsia" w:ascii="宋体" w:hAnsi="宋体" w:eastAsia="宋体" w:cs="宋体"/>
          <w:b w:val="0"/>
          <w:color w:val="000000"/>
          <w:kern w:val="0"/>
          <w:sz w:val="24"/>
        </w:rPr>
        <w:t>。这一发现提示，高阶思维的各个成分在真实任务中往往同时被调用，将分析、评价和创造置于同一学习过程中加以培养，比孤立训练某一成分更符合高阶思维的实际运作方式。</w:t>
      </w:r>
    </w:p>
    <w:p w14:paraId="7BC2433B">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社会情感能力逐渐被纳入高阶能力的讨论范围。经济合作与发展组织（Organisation for Economic Co-operation and Development, OECD）开展的社会与情感能力调查（Survey on Social and Emotional Skills, SSES）从任务能力、情绪调节、协作能力、开放能力和交往能力五个领域考察青少年的社会情感发展</w:t>
      </w:r>
      <w:r>
        <w:rPr>
          <w:rStyle w:val="16"/>
          <w:rFonts w:hint="eastAsia" w:ascii="宋体" w:hAnsi="宋体" w:eastAsia="宋体" w:cs="宋体"/>
          <w:b w:val="0"/>
          <w:color w:val="000000"/>
          <w:kern w:val="0"/>
          <w:sz w:val="24"/>
          <w:vertAlign w:val="superscript"/>
        </w:rPr>
        <w:footnoteReference w:id="23"/>
      </w:r>
      <w:r>
        <w:rPr>
          <w:rFonts w:hint="eastAsia" w:ascii="宋体" w:hAnsi="宋体" w:eastAsia="宋体" w:cs="宋体"/>
          <w:b w:val="0"/>
          <w:color w:val="000000"/>
          <w:kern w:val="0"/>
          <w:sz w:val="24"/>
        </w:rPr>
        <w:t>；学术、社会与情感学习协作组织（Collaborative for Academic, Social, and Emotional Learning, CASEL）提出自我意识、自我管理、社会意识、人际关系技能和负责任决策五个领域</w:t>
      </w:r>
      <w:r>
        <w:rPr>
          <w:rStyle w:val="16"/>
          <w:rFonts w:hint="eastAsia" w:ascii="宋体" w:hAnsi="宋体" w:eastAsia="宋体" w:cs="宋体"/>
          <w:b w:val="0"/>
          <w:color w:val="000000"/>
          <w:kern w:val="0"/>
          <w:sz w:val="24"/>
          <w:vertAlign w:val="superscript"/>
        </w:rPr>
        <w:footnoteReference w:id="24"/>
      </w:r>
      <w:r>
        <w:rPr>
          <w:rFonts w:hint="eastAsia" w:ascii="宋体" w:hAnsi="宋体" w:eastAsia="宋体" w:cs="宋体"/>
          <w:b w:val="0"/>
          <w:color w:val="000000"/>
          <w:kern w:val="0"/>
          <w:sz w:val="24"/>
        </w:rPr>
        <w:t>。元分析表明，系统实施的校本社会情感学习能够改善学生的社会情感技能、日常行为和学业成绩</w:t>
      </w:r>
      <w:r>
        <w:rPr>
          <w:rStyle w:val="16"/>
          <w:rFonts w:hint="eastAsia" w:ascii="宋体" w:hAnsi="宋体" w:eastAsia="宋体" w:cs="宋体"/>
          <w:b w:val="0"/>
          <w:color w:val="000000"/>
          <w:kern w:val="0"/>
          <w:sz w:val="24"/>
          <w:vertAlign w:val="superscript"/>
        </w:rPr>
        <w:footnoteReference w:id="25"/>
      </w:r>
      <w:r>
        <w:rPr>
          <w:rFonts w:hint="eastAsia" w:ascii="宋体" w:hAnsi="宋体" w:eastAsia="宋体" w:cs="宋体"/>
          <w:b w:val="0"/>
          <w:color w:val="000000"/>
          <w:kern w:val="0"/>
          <w:sz w:val="24"/>
        </w:rPr>
        <w:t>。</w:t>
      </w:r>
    </w:p>
    <w:p w14:paraId="1E3C0370">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国内学者参与SSES测评，提供了与本课题关系密切的本土证据。基于济南市10岁和15岁学生的第二轮测评数据显示，10岁组在全部16项社会与情感能力上的得分均高于15岁组，15岁组女生在责任感、共情和包容度上得分高于男生，情绪控制和抗压力与学业焦虑关系最为密切，成就动机、毅力和好奇心与语文、数学和艺术成绩相关</w:t>
      </w:r>
      <w:r>
        <w:rPr>
          <w:rStyle w:val="16"/>
          <w:rFonts w:hint="eastAsia" w:ascii="宋体" w:hAnsi="宋体" w:eastAsia="宋体" w:cs="宋体"/>
          <w:b w:val="0"/>
          <w:color w:val="000000"/>
          <w:kern w:val="0"/>
          <w:sz w:val="24"/>
          <w:vertAlign w:val="superscript"/>
        </w:rPr>
        <w:footnoteReference w:id="26"/>
      </w:r>
      <w:r>
        <w:rPr>
          <w:rFonts w:hint="eastAsia" w:ascii="宋体" w:hAnsi="宋体" w:eastAsia="宋体" w:cs="宋体"/>
          <w:b w:val="0"/>
          <w:color w:val="000000"/>
          <w:kern w:val="0"/>
          <w:sz w:val="24"/>
        </w:rPr>
        <w:t>。基于苏州市数据的研究发现，交往能力与其他社会与情感能力之间存在中等程度的相关，并受同伴关系、家庭背景、教师和学校因素的影响</w:t>
      </w:r>
      <w:r>
        <w:rPr>
          <w:rStyle w:val="16"/>
          <w:rFonts w:hint="eastAsia" w:ascii="宋体" w:hAnsi="宋体" w:eastAsia="宋体" w:cs="宋体"/>
          <w:b w:val="0"/>
          <w:color w:val="000000"/>
          <w:kern w:val="0"/>
          <w:sz w:val="24"/>
          <w:vertAlign w:val="superscript"/>
        </w:rPr>
        <w:footnoteReference w:id="27"/>
      </w:r>
      <w:r>
        <w:rPr>
          <w:rFonts w:hint="eastAsia" w:ascii="宋体" w:hAnsi="宋体" w:eastAsia="宋体" w:cs="宋体"/>
          <w:b w:val="0"/>
          <w:color w:val="000000"/>
          <w:kern w:val="0"/>
          <w:sz w:val="24"/>
        </w:rPr>
        <w:t>。上述结果表明，社会情感能力在中学阶段并不随年龄增长自然提高，学校层面的有意识培养具有必要性。同时，将深受文化影响的共情、情绪等品质转化为统一分数进行跨情境比较，存在标准化和简化的风险</w:t>
      </w:r>
      <w:r>
        <w:rPr>
          <w:rStyle w:val="16"/>
          <w:rFonts w:hint="eastAsia" w:ascii="宋体" w:hAnsi="宋体" w:eastAsia="宋体" w:cs="宋体"/>
          <w:b w:val="0"/>
          <w:color w:val="000000"/>
          <w:kern w:val="0"/>
          <w:sz w:val="24"/>
          <w:vertAlign w:val="superscript"/>
        </w:rPr>
        <w:footnoteReference w:id="28"/>
      </w:r>
      <w:r>
        <w:rPr>
          <w:rFonts w:hint="eastAsia" w:ascii="宋体" w:hAnsi="宋体" w:eastAsia="宋体" w:cs="宋体"/>
          <w:b w:val="0"/>
          <w:color w:val="000000"/>
          <w:kern w:val="0"/>
          <w:sz w:val="24"/>
        </w:rPr>
        <w:t>。</w:t>
      </w:r>
    </w:p>
    <w:p w14:paraId="5A47B9EA">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总体而言，高阶能力的内涵经历了由认知层级划分到思维过程刻画、再到认知与社会情感综合发展的演变。学生在完成复杂任务时既需要分析、评价和创造，也需要承担责任、调节情绪、与人合作并保持开放，这为本课题从高阶思维能力与高阶社会情感能力两个方面界定中学生高阶能力提供了依据。</w:t>
      </w:r>
    </w:p>
    <w:p w14:paraId="1347BA83">
      <w:pPr>
        <w:keepNext/>
        <w:pageBreakBefore w:val="0"/>
        <w:overflowPunct w:val="0"/>
        <w:bidi w:val="0"/>
        <w:snapToGrid w:val="0"/>
        <w:spacing w:before="0" w:after="0" w:line="360" w:lineRule="auto"/>
        <w:ind w:firstLine="480" w:firstLineChars="200"/>
        <w:jc w:val="both"/>
        <w:textAlignment w:val="auto"/>
        <w:outlineLvl w:val="4"/>
        <w:rPr>
          <w:rFonts w:hint="eastAsia" w:ascii="宋体" w:hAnsi="宋体" w:eastAsia="宋体" w:cs="宋体"/>
          <w:color w:val="000000"/>
          <w:kern w:val="0"/>
          <w:sz w:val="24"/>
        </w:rPr>
      </w:pPr>
      <w:r>
        <w:rPr>
          <w:rFonts w:hint="eastAsia" w:ascii="宋体" w:hAnsi="宋体" w:eastAsia="宋体" w:cs="宋体"/>
          <w:b w:val="0"/>
          <w:kern w:val="0"/>
          <w:sz w:val="24"/>
        </w:rPr>
        <w:t>2）高阶能力的发展条件</w:t>
      </w:r>
    </w:p>
    <w:p w14:paraId="6420C39F">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现有证据较为一致地表明，高阶能力不会随知识难度的提高而自然形成，其发展依赖特定的教学条件。</w:t>
      </w:r>
    </w:p>
    <w:p w14:paraId="2249D233">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首先，高阶思维需要作为明确的教学目标加以培养。关于批判性思维教学策略的元分析发现，将批判性思维作为显性目标并与学科内容相结合的混合模式，其效果显著优于仅在学科学习中隐性渗透的模式，真实性问题、深度对话与教师指导三者结合时效果最佳</w:t>
      </w:r>
      <w:r>
        <w:rPr>
          <w:rStyle w:val="16"/>
          <w:rFonts w:hint="eastAsia" w:ascii="宋体" w:hAnsi="宋体" w:eastAsia="宋体" w:cs="宋体"/>
          <w:b w:val="0"/>
          <w:color w:val="000000"/>
          <w:kern w:val="0"/>
          <w:sz w:val="24"/>
          <w:vertAlign w:val="superscript"/>
        </w:rPr>
        <w:footnoteReference w:id="29"/>
      </w:r>
      <w:r>
        <w:rPr>
          <w:rFonts w:hint="eastAsia" w:ascii="宋体" w:hAnsi="宋体" w:eastAsia="宋体" w:cs="宋体"/>
          <w:b w:val="0"/>
          <w:color w:val="000000"/>
          <w:kern w:val="0"/>
          <w:sz w:val="24"/>
        </w:rPr>
        <w:t>。</w:t>
      </w:r>
    </w:p>
    <w:p w14:paraId="492FD743">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其次，高阶思维的发展依赖思维过程的外化与社会性检验。合作学习对高阶思维的促进作用高于其对学业成绩和情感态度的作用，其机制在于学习者必须阐明推理依据、处理同伴之间的认知冲突并协商达成共识</w:t>
      </w:r>
      <w:r>
        <w:rPr>
          <w:rStyle w:val="16"/>
          <w:rFonts w:hint="eastAsia" w:ascii="宋体" w:hAnsi="宋体" w:eastAsia="宋体" w:cs="宋体"/>
          <w:b w:val="0"/>
          <w:color w:val="000000"/>
          <w:kern w:val="0"/>
          <w:sz w:val="24"/>
          <w:vertAlign w:val="superscript"/>
        </w:rPr>
        <w:footnoteReference w:id="30"/>
      </w:r>
      <w:r>
        <w:rPr>
          <w:rFonts w:hint="eastAsia" w:ascii="宋体" w:hAnsi="宋体" w:eastAsia="宋体" w:cs="宋体"/>
          <w:b w:val="0"/>
          <w:color w:val="000000"/>
          <w:kern w:val="0"/>
          <w:sz w:val="24"/>
        </w:rPr>
        <w:t>。图形组织器对高阶思维同样具有显著的促进作用，其中思维导图的效果最强，概念图由于结构复杂、绘制负担较重，效果相对较弱</w:t>
      </w:r>
      <w:r>
        <w:rPr>
          <w:rStyle w:val="16"/>
          <w:rFonts w:hint="eastAsia" w:ascii="宋体" w:hAnsi="宋体" w:eastAsia="宋体" w:cs="宋体"/>
          <w:b w:val="0"/>
          <w:color w:val="000000"/>
          <w:kern w:val="0"/>
          <w:sz w:val="24"/>
          <w:vertAlign w:val="superscript"/>
        </w:rPr>
        <w:footnoteReference w:id="31"/>
      </w:r>
      <w:r>
        <w:rPr>
          <w:rFonts w:hint="eastAsia" w:ascii="宋体" w:hAnsi="宋体" w:eastAsia="宋体" w:cs="宋体"/>
          <w:b w:val="0"/>
          <w:color w:val="000000"/>
          <w:kern w:val="0"/>
          <w:sz w:val="24"/>
        </w:rPr>
        <w:t>。</w:t>
      </w:r>
    </w:p>
    <w:p w14:paraId="2BA04BCF">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再次，探究活动需要适度的教学指导，并受学生先备知识的调节。有指导的探究在概念理解和知识迁移上整体优于直接讲授，无指导的发现学习效果较差；过程约束、启发提示、过程反馈和适时讲解等不同形式的指导效果相近，先备知识薄弱的学生从指导中获益更多，而学生尚未掌握必要基础知识时直接开展开放探究，容易引入无关信息并保留推理错误</w:t>
      </w:r>
      <w:r>
        <w:rPr>
          <w:rStyle w:val="16"/>
          <w:rFonts w:hint="eastAsia" w:ascii="宋体" w:hAnsi="宋体" w:eastAsia="宋体" w:cs="宋体"/>
          <w:b w:val="0"/>
          <w:color w:val="000000"/>
          <w:kern w:val="0"/>
          <w:sz w:val="24"/>
          <w:vertAlign w:val="superscript"/>
        </w:rPr>
        <w:footnoteReference w:id="32"/>
      </w:r>
      <w:r>
        <w:rPr>
          <w:rFonts w:hint="eastAsia" w:ascii="宋体" w:hAnsi="宋体" w:eastAsia="宋体" w:cs="宋体"/>
          <w:b w:val="0"/>
          <w:color w:val="000000"/>
          <w:kern w:val="0"/>
          <w:sz w:val="24"/>
        </w:rPr>
        <w:t>。</w:t>
      </w:r>
    </w:p>
    <w:p w14:paraId="4C5AC504">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指导的设计还需要避免过载。同时向学习者提供多种相互重叠的外部支架，并不会产生叠加效应，反而可能分散注意力、增加无关认知负荷而相互抵消</w:t>
      </w:r>
      <w:r>
        <w:rPr>
          <w:rStyle w:val="16"/>
          <w:rFonts w:hint="eastAsia" w:ascii="宋体" w:hAnsi="宋体" w:eastAsia="宋体" w:cs="宋体"/>
          <w:b w:val="0"/>
          <w:color w:val="000000"/>
          <w:kern w:val="0"/>
          <w:sz w:val="24"/>
          <w:vertAlign w:val="superscript"/>
        </w:rPr>
        <w:footnoteReference w:id="33"/>
      </w:r>
      <w:r>
        <w:rPr>
          <w:rFonts w:hint="eastAsia" w:ascii="宋体" w:hAnsi="宋体" w:eastAsia="宋体" w:cs="宋体"/>
          <w:b w:val="0"/>
          <w:color w:val="000000"/>
          <w:kern w:val="0"/>
          <w:sz w:val="24"/>
        </w:rPr>
        <w:t>。从学习者一方看，学生采取深层还是表层的学习取向，取决于教学与评价所释放的信号以及课堂条件。课程宣称重视理解而考试只奖励复述时，学生会理性地选择记忆策略；促成深层学习至少需要学生清楚目标及其在评价中的体现，感到达成目标确有必要，能够在没有过度考试压力的情况下专注于任务，并能通过与同伴和教师的合作对话塑造和深化理解，课程目标、学习活动和评价任务因此需要指向同一种能力</w:t>
      </w:r>
      <w:r>
        <w:rPr>
          <w:rStyle w:val="16"/>
          <w:rFonts w:hint="eastAsia" w:ascii="宋体" w:hAnsi="宋体" w:eastAsia="宋体" w:cs="宋体"/>
          <w:b w:val="0"/>
          <w:color w:val="000000"/>
          <w:kern w:val="0"/>
          <w:sz w:val="24"/>
          <w:vertAlign w:val="superscript"/>
        </w:rPr>
        <w:footnoteReference w:id="34"/>
      </w:r>
      <w:r>
        <w:rPr>
          <w:rFonts w:hint="eastAsia" w:ascii="宋体" w:hAnsi="宋体" w:eastAsia="宋体" w:cs="宋体"/>
          <w:b w:val="0"/>
          <w:color w:val="000000"/>
          <w:kern w:val="0"/>
          <w:sz w:val="24"/>
        </w:rPr>
        <w:t>。</w:t>
      </w:r>
    </w:p>
    <w:p w14:paraId="6564E57A">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综上，高阶能力培育的关键在于学生是否面对具有认知挑战的问题，是否需要外化自己的思考过程，是否在同伴质疑和教师反馈中持续修正观点，以及教学与评价是否真正指向这些能力。同一种教学方法在不同任务、学生和评价方式下效果差异明显，学校借鉴时需要结合本校情境进行检验。</w:t>
      </w:r>
    </w:p>
    <w:p w14:paraId="68152582">
      <w:pPr>
        <w:keepNext/>
        <w:pageBreakBefore w:val="0"/>
        <w:overflowPunct w:val="0"/>
        <w:bidi w:val="0"/>
        <w:snapToGrid w:val="0"/>
        <w:spacing w:before="0" w:after="0" w:line="360" w:lineRule="auto"/>
        <w:ind w:firstLine="480" w:firstLineChars="200"/>
        <w:jc w:val="both"/>
        <w:textAlignment w:val="auto"/>
        <w:outlineLvl w:val="4"/>
        <w:rPr>
          <w:rFonts w:hint="eastAsia" w:ascii="宋体" w:hAnsi="宋体" w:eastAsia="宋体" w:cs="宋体"/>
          <w:color w:val="000000"/>
          <w:kern w:val="0"/>
          <w:sz w:val="24"/>
        </w:rPr>
      </w:pPr>
      <w:r>
        <w:rPr>
          <w:rFonts w:hint="eastAsia" w:ascii="宋体" w:hAnsi="宋体" w:eastAsia="宋体" w:cs="宋体"/>
          <w:b w:val="0"/>
          <w:kern w:val="0"/>
          <w:sz w:val="24"/>
        </w:rPr>
        <w:t>3）高阶能力的学科依存性与情境性</w:t>
      </w:r>
    </w:p>
    <w:p w14:paraId="0E7E48C2">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高阶能力究竟具有跨学科的通用性，还是依附于具体学科，是该领域长期存在的争论。通用论认为，论证分析、假设检验和不确定条件下的判断等思维结构可以通过显性训练迁移至新任务；领域论则强调，不同学科的证据标准和专业知识决定了推理的实际内容。较新的观点认为二者并非截然对立，迁移是通用策略、领域知识与情境线索相互配合的结果</w:t>
      </w:r>
      <w:r>
        <w:rPr>
          <w:rStyle w:val="16"/>
          <w:rFonts w:hint="eastAsia" w:ascii="宋体" w:hAnsi="宋体" w:eastAsia="宋体" w:cs="宋体"/>
          <w:b w:val="0"/>
          <w:color w:val="000000"/>
          <w:kern w:val="0"/>
          <w:sz w:val="24"/>
          <w:vertAlign w:val="superscript"/>
        </w:rPr>
        <w:footnoteReference w:id="35"/>
      </w:r>
      <w:r>
        <w:rPr>
          <w:rFonts w:hint="eastAsia" w:ascii="宋体" w:hAnsi="宋体" w:eastAsia="宋体" w:cs="宋体"/>
          <w:b w:val="0"/>
          <w:color w:val="000000"/>
          <w:kern w:val="0"/>
          <w:sz w:val="24"/>
        </w:rPr>
        <w:t>。</w:t>
      </w:r>
    </w:p>
    <w:p w14:paraId="1E7F64E2">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对国际文凭课程中知识论课程的研究为此提供了经验证据。历史、科学等领域采用不同的证据与论证标准，学生需要足够的背景知识才能运用通用的思维策略；同一课程框架在不同学校既可能形成高度整合的课堂实践，也可能流于随意，课程形式只有与学科知识、教师培训、学校文化和跨学科协作相结合，才能稳定地支持批判性思维的发展</w:t>
      </w:r>
      <w:r>
        <w:rPr>
          <w:rStyle w:val="16"/>
          <w:rFonts w:hint="eastAsia" w:ascii="宋体" w:hAnsi="宋体" w:eastAsia="宋体" w:cs="宋体"/>
          <w:b w:val="0"/>
          <w:color w:val="000000"/>
          <w:kern w:val="0"/>
          <w:sz w:val="24"/>
          <w:vertAlign w:val="superscript"/>
        </w:rPr>
        <w:footnoteReference w:id="36"/>
      </w:r>
      <w:r>
        <w:rPr>
          <w:rFonts w:hint="eastAsia" w:ascii="宋体" w:hAnsi="宋体" w:eastAsia="宋体" w:cs="宋体"/>
          <w:b w:val="0"/>
          <w:color w:val="000000"/>
          <w:kern w:val="0"/>
          <w:sz w:val="24"/>
        </w:rPr>
        <w:t>。</w:t>
      </w:r>
    </w:p>
    <w:p w14:paraId="3FD5435B">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上海的项目化学习政策体现了同样的思路。学科项目化学习指向本学科的核心素养，跨学科项目化学习则将自然和社会中真实而复杂的问题转化为项目，指向两个及以上学科的核心素养</w:t>
      </w:r>
      <w:r>
        <w:rPr>
          <w:rStyle w:val="16"/>
          <w:rFonts w:hint="eastAsia" w:ascii="宋体" w:hAnsi="宋体" w:eastAsia="宋体" w:cs="宋体"/>
          <w:b w:val="0"/>
          <w:color w:val="000000"/>
          <w:kern w:val="0"/>
          <w:sz w:val="24"/>
          <w:vertAlign w:val="superscript"/>
        </w:rPr>
        <w:footnoteReference w:id="37"/>
      </w:r>
      <w:r>
        <w:rPr>
          <w:rFonts w:hint="eastAsia" w:ascii="宋体" w:hAnsi="宋体" w:eastAsia="宋体" w:cs="宋体"/>
          <w:b w:val="0"/>
          <w:color w:val="000000"/>
          <w:kern w:val="0"/>
          <w:sz w:val="24"/>
        </w:rPr>
        <w:t>。对本课题而言，高阶能力培育既需要跨学科共享的能力目标，又需要在语文、数学、物理、英语等学科以及科创项目中形成各自的实践方式，不宜以统一流程机械套用于所有课堂。</w:t>
      </w:r>
    </w:p>
    <w:p w14:paraId="356ABFFF">
      <w:pPr>
        <w:keepNext/>
        <w:pageBreakBefore w:val="0"/>
        <w:overflowPunct w:val="0"/>
        <w:bidi w:val="0"/>
        <w:snapToGrid w:val="0"/>
        <w:spacing w:before="0" w:after="0" w:line="360" w:lineRule="auto"/>
        <w:ind w:firstLine="480" w:firstLineChars="200"/>
        <w:jc w:val="both"/>
        <w:textAlignment w:val="auto"/>
        <w:outlineLvl w:val="4"/>
        <w:rPr>
          <w:rFonts w:hint="eastAsia" w:ascii="宋体" w:hAnsi="宋体" w:eastAsia="宋体" w:cs="宋体"/>
          <w:color w:val="000000"/>
          <w:kern w:val="0"/>
          <w:sz w:val="24"/>
        </w:rPr>
      </w:pPr>
      <w:r>
        <w:rPr>
          <w:rFonts w:hint="eastAsia" w:ascii="宋体" w:hAnsi="宋体" w:eastAsia="宋体" w:cs="宋体"/>
          <w:b w:val="0"/>
          <w:kern w:val="0"/>
          <w:sz w:val="24"/>
        </w:rPr>
        <w:t>4）高阶能力的评价</w:t>
      </w:r>
    </w:p>
    <w:p w14:paraId="577DEB78">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随着高阶能力由抽象概念转化为课堂中需要培养的复杂表现，如何判断高阶能力是否真正发生成为研究重点。评价面临的第一个难题是构念覆盖与评分方式。对知识论课程的分析发现，当评分标准依赖特定的分析术语时，学生可能通过罗列课程术语和套用反思句式获得分数，而高中生未必已经具备比较不同来源证据并阐明判断标准的能力。认识论理解的发展研究显示，个体对知识的理解一般由视知识为确定事实的绝对主义，经过视知识为个人意见的多元主义，逐步走向依据证据和标准权衡不同主张的评价主义，后者在青少年阶段往往尚未稳定形成</w:t>
      </w:r>
      <w:r>
        <w:rPr>
          <w:rStyle w:val="16"/>
          <w:rFonts w:hint="eastAsia" w:ascii="宋体" w:hAnsi="宋体" w:eastAsia="宋体" w:cs="宋体"/>
          <w:b w:val="0"/>
          <w:color w:val="000000"/>
          <w:kern w:val="0"/>
          <w:sz w:val="24"/>
          <w:vertAlign w:val="superscript"/>
        </w:rPr>
        <w:footnoteReference w:id="38"/>
      </w:r>
      <w:r>
        <w:rPr>
          <w:rFonts w:hint="eastAsia" w:ascii="宋体" w:hAnsi="宋体" w:eastAsia="宋体" w:cs="宋体"/>
          <w:b w:val="0"/>
          <w:color w:val="000000"/>
          <w:kern w:val="0"/>
          <w:sz w:val="24"/>
        </w:rPr>
        <w:t xml:space="preserve">。</w:t>
      </w:r>
      <w:del w:id="90007" w:author="Claude" w:date="2026-10-27T03:49:22Z">
        <w:r>
          <w:rPr>
            <w:rFonts w:hint="eastAsia" w:ascii="宋体" w:hAnsi="宋体" w:eastAsia="宋体" w:cs="宋体"/>
            <w:b w:val="0"/>
            <w:color w:val="000000"/>
            <w:kern w:val="0"/>
            <w:sz w:val="24"/>
          </w:rPr>
          <w:delText xml:space="preserve">因此，评价设计</w:delText>
        </w:r>
      </w:del>
      <w:ins w:id="90008" w:author="Claude" w:date="2026-10-27T03:49:22Z">
        <w:r>
          <w:rPr>
            <w:rFonts w:hint="eastAsia" w:ascii="宋体" w:hAnsi="宋体" w:eastAsia="宋体" w:cs="宋体"/>
            <w:b w:val="0"/>
            <w:color w:val="000000"/>
            <w:kern w:val="0"/>
            <w:sz w:val="24"/>
          </w:rPr>
          <w:t xml:space="preserve">评价设计因此</w:t>
        </w:r>
      </w:ins>
      <w:r>
        <w:rPr>
          <w:rFonts w:hint="eastAsia" w:ascii="宋体" w:hAnsi="宋体" w:eastAsia="宋体" w:cs="宋体"/>
          <w:b w:val="0"/>
          <w:color w:val="000000"/>
          <w:kern w:val="0"/>
          <w:sz w:val="24"/>
        </w:rPr>
        <w:t xml:space="preserve">需要区分术语使用、一般认知发展和真实的批判性判断</w:t>
      </w:r>
      <w:r>
        <w:rPr>
          <w:rStyle w:val="16"/>
          <w:rFonts w:hint="eastAsia" w:ascii="宋体" w:hAnsi="宋体" w:eastAsia="宋体" w:cs="宋体"/>
          <w:b w:val="0"/>
          <w:color w:val="000000"/>
          <w:kern w:val="0"/>
          <w:sz w:val="24"/>
          <w:vertAlign w:val="superscript"/>
        </w:rPr>
        <w:footnoteReference w:id="39"/>
      </w:r>
      <w:r>
        <w:rPr>
          <w:rFonts w:hint="eastAsia" w:ascii="宋体" w:hAnsi="宋体" w:eastAsia="宋体" w:cs="宋体"/>
          <w:b w:val="0"/>
          <w:color w:val="000000"/>
          <w:kern w:val="0"/>
          <w:sz w:val="24"/>
        </w:rPr>
        <w:t>。第二个难题是教师缺乏判断依据，对国际文凭学校教师的调查显示，评估学生批判性思维的进步是教师认为最困难的工作，探究性思维缺乏标准答案，而学生又习惯于索要确定的分数</w:t>
      </w:r>
      <w:r>
        <w:rPr>
          <w:rStyle w:val="16"/>
          <w:rFonts w:hint="eastAsia" w:ascii="宋体" w:hAnsi="宋体" w:eastAsia="宋体" w:cs="宋体"/>
          <w:b w:val="0"/>
          <w:color w:val="000000"/>
          <w:kern w:val="0"/>
          <w:sz w:val="24"/>
          <w:vertAlign w:val="superscript"/>
        </w:rPr>
        <w:footnoteReference w:id="40"/>
      </w:r>
      <w:r>
        <w:rPr>
          <w:rFonts w:hint="eastAsia" w:ascii="宋体" w:hAnsi="宋体" w:eastAsia="宋体" w:cs="宋体"/>
          <w:b w:val="0"/>
          <w:color w:val="000000"/>
          <w:kern w:val="0"/>
          <w:sz w:val="24"/>
        </w:rPr>
        <w:t>。</w:t>
      </w:r>
    </w:p>
    <w:p w14:paraId="4853DD97">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形成性评价为应对上述难题提供了思路。过早给出终结性分数会促使学生追求唯一正确答案而回避智识风险，低利害的多轮练习与修订以及描述性反馈，更有利于学生提出新颖假设并审慎修正论证</w:t>
      </w:r>
      <w:r>
        <w:rPr>
          <w:rStyle w:val="16"/>
          <w:rFonts w:hint="eastAsia" w:ascii="宋体" w:hAnsi="宋体" w:eastAsia="宋体" w:cs="宋体"/>
          <w:b w:val="0"/>
          <w:color w:val="000000"/>
          <w:kern w:val="0"/>
          <w:sz w:val="24"/>
          <w:vertAlign w:val="superscript"/>
        </w:rPr>
        <w:footnoteReference w:id="41"/>
      </w:r>
      <w:r>
        <w:rPr>
          <w:rFonts w:hint="eastAsia" w:ascii="宋体" w:hAnsi="宋体" w:eastAsia="宋体" w:cs="宋体"/>
          <w:b w:val="0"/>
          <w:color w:val="000000"/>
          <w:kern w:val="0"/>
          <w:sz w:val="24"/>
        </w:rPr>
        <w:t>。学习结果结构分类（Structure of the Observed Learning Outcome, SOLO）依据学生回答的结构复杂程度，将理解水平划分为前结构、单点结构、多点结构、关联结构和拓展抽象五个层次，后两个层次对应整合多方面信息并迁移至新问题的能力，为观察思维质量提供了表现性参照</w:t>
      </w:r>
      <w:r>
        <w:rPr>
          <w:rStyle w:val="16"/>
          <w:rFonts w:hint="eastAsia" w:ascii="宋体" w:hAnsi="宋体" w:eastAsia="宋体" w:cs="宋体"/>
          <w:b w:val="0"/>
          <w:color w:val="000000"/>
          <w:kern w:val="0"/>
          <w:sz w:val="24"/>
          <w:vertAlign w:val="superscript"/>
        </w:rPr>
        <w:footnoteReference w:id="42"/>
      </w:r>
      <w:r>
        <w:rPr>
          <w:rFonts w:hint="eastAsia" w:ascii="宋体" w:hAnsi="宋体" w:eastAsia="宋体" w:cs="宋体"/>
          <w:b w:val="0"/>
          <w:color w:val="000000"/>
          <w:kern w:val="0"/>
          <w:sz w:val="24"/>
        </w:rPr>
        <w:t>。</w:t>
      </w:r>
    </w:p>
    <w:p w14:paraId="58F18770">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批判性思维的测评通常从多个侧面展开。已有研究同时使用可观察的思维策略量表和思维倾向量表，前者考查学生在界定问题、分析论证、搜寻对立证据和控制主张范围等方面的策略运用，后者考查求真、开放、探究和判断成熟度等倾向；研究还发现，同一课程框架在不同学校的实施质量差异很大，测评结果需要结合课程实施情况加以解释</w:t>
      </w:r>
      <w:r>
        <w:rPr>
          <w:rStyle w:val="16"/>
          <w:rFonts w:hint="eastAsia" w:ascii="宋体" w:hAnsi="宋体" w:eastAsia="宋体" w:cs="宋体"/>
          <w:b w:val="0"/>
          <w:color w:val="000000"/>
          <w:kern w:val="0"/>
          <w:sz w:val="24"/>
          <w:vertAlign w:val="superscript"/>
        </w:rPr>
        <w:footnoteReference w:id="43"/>
      </w:r>
      <w:r>
        <w:rPr>
          <w:rFonts w:hint="eastAsia" w:ascii="宋体" w:hAnsi="宋体" w:eastAsia="宋体" w:cs="宋体"/>
          <w:b w:val="0"/>
          <w:color w:val="000000"/>
          <w:kern w:val="0"/>
          <w:sz w:val="24"/>
        </w:rPr>
        <w:t>。这意味着，高阶能力评价既要关注技能表现，也要关注思维倾向，并把测评结果放回具体的教学情境中理解。</w:t>
      </w:r>
    </w:p>
    <w:p w14:paraId="20E5A78F">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评价还需警惕单一证据的局限。元分析显示，创造力与批判性思维均采用自陈量表测量时，二者的相关明显高于均采用任务表现测量时，表明共享测量方法会放大构念之间的观察相关</w:t>
      </w:r>
      <w:r>
        <w:rPr>
          <w:rStyle w:val="16"/>
          <w:rFonts w:hint="eastAsia" w:ascii="宋体" w:hAnsi="宋体" w:eastAsia="宋体" w:cs="宋体"/>
          <w:b w:val="0"/>
          <w:color w:val="000000"/>
          <w:kern w:val="0"/>
          <w:sz w:val="24"/>
          <w:vertAlign w:val="superscript"/>
        </w:rPr>
        <w:footnoteReference w:id="44"/>
      </w:r>
      <w:r>
        <w:rPr>
          <w:rFonts w:hint="eastAsia" w:ascii="宋体" w:hAnsi="宋体" w:eastAsia="宋体" w:cs="宋体"/>
          <w:b w:val="0"/>
          <w:color w:val="000000"/>
          <w:kern w:val="0"/>
          <w:sz w:val="24"/>
        </w:rPr>
        <w:t>。学习分析技术扩大了可观察的范围，但仪表盘以颜色、进度条等形式给出的直观判断，可能先于并替代教师对学生学习的专业解释</w:t>
      </w:r>
      <w:r>
        <w:rPr>
          <w:rStyle w:val="16"/>
          <w:rFonts w:hint="eastAsia" w:ascii="宋体" w:hAnsi="宋体" w:eastAsia="宋体" w:cs="宋体"/>
          <w:b w:val="0"/>
          <w:color w:val="000000"/>
          <w:kern w:val="0"/>
          <w:sz w:val="24"/>
          <w:vertAlign w:val="superscript"/>
        </w:rPr>
        <w:footnoteReference w:id="45"/>
      </w:r>
      <w:r>
        <w:rPr>
          <w:rFonts w:hint="eastAsia" w:ascii="宋体" w:hAnsi="宋体" w:eastAsia="宋体" w:cs="宋体"/>
          <w:b w:val="0"/>
          <w:color w:val="000000"/>
          <w:kern w:val="0"/>
          <w:sz w:val="24"/>
        </w:rPr>
        <w:t xml:space="preserve">。</w:t>
      </w:r>
      <w:del w:id="90009" w:author="Claude" w:date="2026-10-27T03:49:22Z">
        <w:r>
          <w:rPr>
            <w:rFonts w:hint="eastAsia" w:ascii="宋体" w:hAnsi="宋体" w:eastAsia="宋体" w:cs="宋体"/>
            <w:b w:val="0"/>
            <w:color w:val="000000"/>
            <w:kern w:val="0"/>
            <w:sz w:val="24"/>
          </w:rPr>
          <w:delText xml:space="preserve">因此，高阶能力评价</w:delText>
        </w:r>
      </w:del>
      <w:ins w:id="90010" w:author="Claude" w:date="2026-10-27T03:49:22Z">
        <w:r>
          <w:rPr>
            <w:rFonts w:hint="eastAsia" w:ascii="宋体" w:hAnsi="宋体" w:eastAsia="宋体" w:cs="宋体"/>
            <w:b w:val="0"/>
            <w:color w:val="000000"/>
            <w:kern w:val="0"/>
            <w:sz w:val="24"/>
          </w:rPr>
          <w:t xml:space="preserve">高阶能力评价因此</w:t>
        </w:r>
      </w:ins>
      <w:r>
        <w:rPr>
          <w:rFonts w:hint="eastAsia" w:ascii="宋体" w:hAnsi="宋体" w:eastAsia="宋体" w:cs="宋体"/>
          <w:b w:val="0"/>
          <w:color w:val="000000"/>
          <w:kern w:val="0"/>
          <w:sz w:val="24"/>
        </w:rPr>
        <w:t xml:space="preserve">需要综合问卷、作品、课堂表现和教师判断等多种证据，并明确每类证据所能支持的推断范围。</w:t>
      </w:r>
    </w:p>
    <w:p w14:paraId="453B95EC">
      <w:pPr>
        <w:keepNext/>
        <w:pageBreakBefore w:val="0"/>
        <w:overflowPunct w:val="0"/>
        <w:bidi w:val="0"/>
        <w:snapToGrid w:val="0"/>
        <w:spacing w:before="0" w:after="0" w:line="360" w:lineRule="auto"/>
        <w:ind w:firstLine="480" w:firstLineChars="200"/>
        <w:jc w:val="both"/>
        <w:textAlignment w:val="auto"/>
        <w:outlineLvl w:val="4"/>
        <w:rPr>
          <w:rFonts w:hint="eastAsia" w:ascii="宋体" w:hAnsi="宋体" w:eastAsia="宋体" w:cs="宋体"/>
          <w:color w:val="000000"/>
          <w:kern w:val="0"/>
          <w:sz w:val="24"/>
        </w:rPr>
      </w:pPr>
      <w:r>
        <w:rPr>
          <w:rFonts w:hint="eastAsia" w:ascii="宋体" w:hAnsi="宋体" w:eastAsia="宋体" w:cs="宋体"/>
          <w:b w:val="0"/>
          <w:kern w:val="0"/>
          <w:sz w:val="24"/>
        </w:rPr>
        <w:t>5）数智技术对高阶能力发展的影响</w:t>
      </w:r>
    </w:p>
    <w:p w14:paraId="50E1B057">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生成式人工智能进入教育领域后，其究竟促进还是替代学生思考成为新的研究问题，现有证据表明答案取决于使用方式。元分析发现，生成式人工智能对问题解决和批判性思维的促进作用较为明显，对创造力的促进作用相对较小，这可能与模型倾向于输出常规答案、学生直接采用后难以产生新颖构想有关；干预周期呈倒U型，8至16周效果最佳，周期过短学生尚处适应阶段，周期过长则容易产生依赖和倦怠</w:t>
      </w:r>
      <w:r>
        <w:rPr>
          <w:rStyle w:val="16"/>
          <w:rFonts w:hint="eastAsia" w:ascii="宋体" w:hAnsi="宋体" w:eastAsia="宋体" w:cs="宋体"/>
          <w:b w:val="0"/>
          <w:color w:val="000000"/>
          <w:kern w:val="0"/>
          <w:sz w:val="24"/>
          <w:vertAlign w:val="superscript"/>
        </w:rPr>
        <w:footnoteReference w:id="46"/>
      </w:r>
      <w:r>
        <w:rPr>
          <w:rFonts w:hint="eastAsia" w:ascii="宋体" w:hAnsi="宋体" w:eastAsia="宋体" w:cs="宋体"/>
          <w:b w:val="0"/>
          <w:color w:val="000000"/>
          <w:kern w:val="0"/>
          <w:sz w:val="24"/>
        </w:rPr>
        <w:t>。</w:t>
      </w:r>
    </w:p>
    <w:p w14:paraId="4B1BCDA7">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针对高等教育中ChatGPT使用的系统综述，分析了34项同时考察批判性思维和创造性思维的研究。其中约53%的研究发现两类思维同步提升，约24%的研究发现学生的构想数量增加而辨别信息、严谨论证的能力减弱，约12%的研究发现两类思维同时下降，差异主要取决于教学中是否嵌入了依据评价量规检查人工智能输出、对答案持续追问和同伴互审等反思环节</w:t>
      </w:r>
      <w:r>
        <w:rPr>
          <w:rStyle w:val="16"/>
          <w:rFonts w:hint="eastAsia" w:ascii="宋体" w:hAnsi="宋体" w:eastAsia="宋体" w:cs="宋体"/>
          <w:b w:val="0"/>
          <w:color w:val="000000"/>
          <w:kern w:val="0"/>
          <w:sz w:val="24"/>
          <w:vertAlign w:val="superscript"/>
        </w:rPr>
        <w:footnoteReference w:id="47"/>
      </w:r>
      <w:r>
        <w:rPr>
          <w:rFonts w:hint="eastAsia" w:ascii="宋体" w:hAnsi="宋体" w:eastAsia="宋体" w:cs="宋体"/>
          <w:b w:val="0"/>
          <w:color w:val="000000"/>
          <w:kern w:val="0"/>
          <w:sz w:val="24"/>
        </w:rPr>
        <w:t>。对研究生与人工智能对话过程的质性分析也表明，将人工智能输出视为待检验假设并开展多轮追问和多源核对的学习者表现出更完整的高阶思维，而将人工智能视为权威并直接采纳答案的学习者，其认知加工多停留在复制层面</w:t>
      </w:r>
      <w:r>
        <w:rPr>
          <w:rStyle w:val="16"/>
          <w:rFonts w:hint="eastAsia" w:ascii="宋体" w:hAnsi="宋体" w:eastAsia="宋体" w:cs="宋体"/>
          <w:b w:val="0"/>
          <w:color w:val="000000"/>
          <w:kern w:val="0"/>
          <w:sz w:val="24"/>
          <w:vertAlign w:val="superscript"/>
        </w:rPr>
        <w:footnoteReference w:id="48"/>
      </w:r>
      <w:r>
        <w:rPr>
          <w:rFonts w:hint="eastAsia" w:ascii="宋体" w:hAnsi="宋体" w:eastAsia="宋体" w:cs="宋体"/>
          <w:b w:val="0"/>
          <w:color w:val="000000"/>
          <w:kern w:val="0"/>
          <w:sz w:val="24"/>
        </w:rPr>
        <w:t>。</w:t>
      </w:r>
    </w:p>
    <w:p w14:paraId="621C6767">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面向基础教育的证据相对有限。关于人工智能学习助手对中小学生认知表现影响的元分析发现，其对高阶思维的平均效应为正，但未达到统计显著，研究间异质性很高，效果高度依赖探究性教学设计和反思性任务</w:t>
      </w:r>
      <w:r>
        <w:rPr>
          <w:rStyle w:val="16"/>
          <w:rFonts w:hint="eastAsia" w:ascii="宋体" w:hAnsi="宋体" w:eastAsia="宋体" w:cs="宋体"/>
          <w:b w:val="0"/>
          <w:color w:val="000000"/>
          <w:kern w:val="0"/>
          <w:sz w:val="24"/>
          <w:vertAlign w:val="superscript"/>
        </w:rPr>
        <w:footnoteReference w:id="49"/>
      </w:r>
      <w:r>
        <w:rPr>
          <w:rFonts w:hint="eastAsia" w:ascii="宋体" w:hAnsi="宋体" w:eastAsia="宋体" w:cs="宋体"/>
          <w:b w:val="0"/>
          <w:color w:val="000000"/>
          <w:kern w:val="0"/>
          <w:sz w:val="24"/>
        </w:rPr>
        <w:t>。反馈研究建议，要求学生将人工智能生成的反馈与同伴意见、教师指导和优秀范例进行比较，并说明采纳或拒绝每条建议的理由，可以使技术反馈成为学生判断的素材而非替代</w:t>
      </w:r>
      <w:r>
        <w:rPr>
          <w:rStyle w:val="16"/>
          <w:rFonts w:hint="eastAsia" w:ascii="宋体" w:hAnsi="宋体" w:eastAsia="宋体" w:cs="宋体"/>
          <w:b w:val="0"/>
          <w:color w:val="000000"/>
          <w:kern w:val="0"/>
          <w:sz w:val="24"/>
          <w:vertAlign w:val="superscript"/>
        </w:rPr>
        <w:footnoteReference w:id="50"/>
      </w:r>
      <w:r>
        <w:rPr>
          <w:rFonts w:hint="eastAsia" w:ascii="宋体" w:hAnsi="宋体" w:eastAsia="宋体" w:cs="宋体"/>
          <w:b w:val="0"/>
          <w:color w:val="000000"/>
          <w:kern w:val="0"/>
          <w:sz w:val="24"/>
        </w:rPr>
        <w:t xml:space="preserve">。数智技术</w:t>
      </w:r>
      <w:del w:id="90011" w:author="Claude" w:date="2026-10-27T03:49:22Z">
        <w:r>
          <w:rPr>
            <w:rFonts w:hint="eastAsia" w:ascii="宋体" w:hAnsi="宋体" w:eastAsia="宋体" w:cs="宋体"/>
            <w:b w:val="0"/>
            <w:color w:val="000000"/>
            <w:kern w:val="0"/>
            <w:sz w:val="24"/>
          </w:rPr>
          <w:delText xml:space="preserve">并未降低高阶能力的重要性，反而</w:delText>
        </w:r>
      </w:del>
      <w:r>
        <w:rPr>
          <w:rFonts w:hint="eastAsia" w:ascii="宋体" w:hAnsi="宋体" w:eastAsia="宋体" w:cs="宋体"/>
          <w:b w:val="0"/>
          <w:color w:val="000000"/>
          <w:kern w:val="0"/>
          <w:sz w:val="24"/>
        </w:rPr>
        <w:t xml:space="preserve">对学习设计以及判断学生是否真正进行思考提出了更高要求。</w:t>
      </w:r>
    </w:p>
    <w:p w14:paraId="40662E44">
      <w:pPr>
        <w:keepNext/>
        <w:pageBreakBefore w:val="0"/>
        <w:numPr>
          <w:ilvl w:val="0"/>
          <w:numId w:val="2"/>
        </w:numPr>
        <w:overflowPunct w:val="0"/>
        <w:bidi w:val="0"/>
        <w:spacing w:before="0" w:after="0" w:line="360" w:lineRule="auto"/>
        <w:ind w:left="0" w:leftChars="0" w:firstLine="480" w:firstLineChars="200"/>
        <w:jc w:val="both"/>
        <w:textAlignment w:val="auto"/>
        <w:outlineLvl w:val="2"/>
        <w:rPr>
          <w:rFonts w:hint="eastAsia" w:ascii="宋体" w:hAnsi="宋体" w:eastAsia="宋体" w:cs="宋体"/>
          <w:b/>
          <w:sz w:val="24"/>
        </w:rPr>
      </w:pPr>
      <w:bookmarkStart w:id="11" w:name="_Toc9590"/>
      <w:r>
        <w:rPr>
          <w:rFonts w:hint="eastAsia" w:ascii="宋体" w:hAnsi="宋体" w:eastAsia="宋体" w:cs="宋体"/>
          <w:b w:val="0"/>
          <w:sz w:val="24"/>
        </w:rPr>
        <w:t>关于可见的学习的研究</w:t>
      </w:r>
      <w:bookmarkEnd w:id="11"/>
    </w:p>
    <w:p w14:paraId="2BF5BAF7">
      <w:pPr>
        <w:keepNext/>
        <w:pageBreakBefore w:val="0"/>
        <w:numPr>
          <w:ilvl w:val="0"/>
          <w:numId w:val="4"/>
        </w:numPr>
        <w:overflowPunct w:val="0"/>
        <w:bidi w:val="0"/>
        <w:spacing w:before="0" w:after="0" w:line="360" w:lineRule="auto"/>
        <w:ind w:left="0" w:leftChars="0" w:firstLine="480" w:firstLineChars="200"/>
        <w:jc w:val="both"/>
        <w:textAlignment w:val="auto"/>
        <w:outlineLvl w:val="3"/>
        <w:rPr>
          <w:rFonts w:hint="eastAsia" w:ascii="宋体" w:hAnsi="宋体" w:eastAsia="宋体" w:cs="宋体"/>
          <w:b/>
          <w:kern w:val="0"/>
          <w:sz w:val="24"/>
        </w:rPr>
      </w:pPr>
      <w:bookmarkStart w:id="12" w:name="_Toc8649"/>
      <w:r>
        <w:rPr>
          <w:rFonts w:hint="eastAsia" w:ascii="宋体" w:hAnsi="宋体" w:eastAsia="宋体" w:cs="宋体"/>
          <w:b w:val="0"/>
          <w:sz w:val="24"/>
        </w:rPr>
        <w:t>文献检索与总体情况</w:t>
      </w:r>
      <w:bookmarkEnd w:id="12"/>
    </w:p>
    <w:p w14:paraId="7B36658B">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课题组在中国知网以可见的学习为关键词进行检索，并统计了相关文献的年度发文情况。国内相关研究总体呈波动上升趋势，早期成果较少，2018年以后发文量逐步增加，2022年以来增长较为明显，2025年达到阶段性高点。2026年的数据尚在统计之中。</w:t>
      </w:r>
    </w:p>
    <w:p w14:paraId="7A9E99DD">
      <w:pPr>
        <w:keepNext/>
        <w:pageBreakBefore w:val="0"/>
        <w:overflowPunct w:val="0"/>
        <w:bidi w:val="0"/>
        <w:spacing w:before="120" w:after="0" w:line="360" w:lineRule="auto"/>
        <w:ind w:firstLineChars="200"/>
        <w:jc w:val="center"/>
        <w:textAlignment w:val="auto"/>
        <w:rPr>
          <w:rFonts w:hint="eastAsia" w:ascii="宋体" w:hAnsi="宋体" w:eastAsia="宋体" w:cs="宋体"/>
          <w:sz w:val="24"/>
        </w:rPr>
      </w:pPr>
      <w:r>
        <w:rPr>
          <w:rFonts w:hint="eastAsia" w:ascii="宋体" w:hAnsi="宋体" w:eastAsia="宋体" w:cs="宋体"/>
        </w:rPr>
        <w:drawing>
          <wp:inline distT="0" distB="0" distL="0" distR="0">
            <wp:extent cx="4516755" cy="1852930"/>
            <wp:effectExtent l="0" t="0" r="7620" b="4445"/>
            <wp:docPr id="2" name="图片 2" descr="55e509aa-fba1-4792-9bf2-ec9062ccc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5e509aa-fba1-4792-9bf2-ec9062ccc668"/>
                    <pic:cNvPicPr>
                      <a:picLocks noChangeAspect="1" noChangeArrowheads="1"/>
                    </pic:cNvPicPr>
                  </pic:nvPicPr>
                  <pic:blipFill>
                    <a:blip r:embed="rId6"/>
                    <a:stretch>
                      <a:fillRect/>
                    </a:stretch>
                  </pic:blipFill>
                  <pic:spPr>
                    <a:xfrm>
                      <a:off x="0" y="0"/>
                      <a:ext cx="4516755" cy="1852930"/>
                    </a:xfrm>
                    <a:prstGeom prst="rect">
                      <a:avLst/>
                    </a:prstGeom>
                    <a:noFill/>
                  </pic:spPr>
                </pic:pic>
              </a:graphicData>
            </a:graphic>
          </wp:inline>
        </w:drawing>
      </w:r>
    </w:p>
    <w:p w14:paraId="524FE688">
      <w:pPr>
        <w:pageBreakBefore w:val="0"/>
        <w:overflowPunct w:val="0"/>
        <w:bidi w:val="0"/>
        <w:spacing w:before="60" w:after="180" w:line="240" w:lineRule="auto"/>
        <w:ind w:firstLineChars="200"/>
        <w:jc w:val="center"/>
        <w:textAlignment w:val="auto"/>
        <w:rPr>
          <w:rFonts w:hint="eastAsia" w:ascii="宋体" w:hAnsi="宋体" w:eastAsia="宋体" w:cs="宋体"/>
          <w:b/>
          <w:bCs/>
          <w:szCs w:val="21"/>
        </w:rPr>
      </w:pPr>
      <w:r>
        <w:rPr>
          <w:rFonts w:hint="eastAsia" w:ascii="宋体" w:hAnsi="宋体" w:eastAsia="宋体" w:cs="宋体"/>
          <w:b w:val="0"/>
          <w:sz w:val="21"/>
        </w:rPr>
        <w:t>图1-2  可见的学习（主题）发文量变化趋势图</w:t>
      </w:r>
    </w:p>
    <w:p w14:paraId="304687CE">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从研究内容看，国内研究经历了由引介到转化的过程。早期研究主要介绍该理论的元分析方法和效应量排序，并讨论其对教育学实证化的意义；此后研究逐步扩展到学习科学基础、反馈与评价、教师心智框架和学校改进等方面，近年又出现了学科教学、项目化学习和家校协同中的应用探索。2025年《上海教育》第26期以专题形式集中刊发14篇文章，内容涵盖理论发展、学习原则、高阶能力、反馈、教学模式、学科应用、领导力、家庭教育和学校实践，反映出高校研究者与中小学合作推进本土转化的趋势。国际上则同时出现了对该理论证据基础的系统批评，以及对其跨国传播方式的反思。以下按照基本主张与证据基础、学习科学基础与学业进阶、反馈与学生自评、教师心智框架与教学模式、学校改进与家校协同、学科教学与项目化学习中的应用、全球迁移与学术争议七个主题进行综述。</w:t>
      </w:r>
    </w:p>
    <w:p w14:paraId="4FFB231C">
      <w:pPr>
        <w:keepNext/>
        <w:pageBreakBefore w:val="0"/>
        <w:numPr>
          <w:ilvl w:val="0"/>
          <w:numId w:val="4"/>
        </w:numPr>
        <w:overflowPunct w:val="0"/>
        <w:bidi w:val="0"/>
        <w:spacing w:before="0" w:after="0" w:line="360" w:lineRule="auto"/>
        <w:ind w:left="0" w:leftChars="0" w:firstLine="480" w:firstLineChars="200"/>
        <w:jc w:val="both"/>
        <w:textAlignment w:val="auto"/>
        <w:outlineLvl w:val="3"/>
        <w:rPr>
          <w:rFonts w:hint="eastAsia" w:ascii="宋体" w:hAnsi="宋体" w:eastAsia="宋体" w:cs="宋体"/>
          <w:b/>
          <w:kern w:val="0"/>
          <w:sz w:val="24"/>
        </w:rPr>
      </w:pPr>
      <w:bookmarkStart w:id="13" w:name="_Toc24363"/>
      <w:r>
        <w:rPr>
          <w:rFonts w:hint="eastAsia" w:ascii="宋体" w:hAnsi="宋体" w:eastAsia="宋体" w:cs="宋体"/>
          <w:b w:val="0"/>
          <w:sz w:val="24"/>
        </w:rPr>
        <w:t>主要研究主题</w:t>
      </w:r>
      <w:bookmarkEnd w:id="13"/>
    </w:p>
    <w:p w14:paraId="2878B422">
      <w:pPr>
        <w:keepNext/>
        <w:pageBreakBefore w:val="0"/>
        <w:overflowPunct w:val="0"/>
        <w:bidi w:val="0"/>
        <w:snapToGrid w:val="0"/>
        <w:spacing w:before="0" w:after="0" w:line="360" w:lineRule="auto"/>
        <w:ind w:firstLine="480" w:firstLineChars="200"/>
        <w:jc w:val="both"/>
        <w:textAlignment w:val="auto"/>
        <w:outlineLvl w:val="4"/>
        <w:rPr>
          <w:rFonts w:hint="eastAsia" w:ascii="宋体" w:hAnsi="宋体" w:eastAsia="宋体" w:cs="宋体"/>
          <w:color w:val="000000"/>
          <w:kern w:val="0"/>
          <w:sz w:val="24"/>
        </w:rPr>
      </w:pPr>
      <w:r>
        <w:rPr>
          <w:rFonts w:hint="eastAsia" w:ascii="宋体" w:hAnsi="宋体" w:eastAsia="宋体" w:cs="宋体"/>
          <w:b w:val="0"/>
          <w:kern w:val="0"/>
          <w:sz w:val="24"/>
        </w:rPr>
        <w:t>1）基本主张与证据基础</w:t>
      </w:r>
    </w:p>
    <w:p w14:paraId="73D13971">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可见的学习是新西兰学者John Hattie基于大规模教育证据综合提出的理论框架。其统计基础可以追溯到1992年对134项元分析、两万余个效应量的综合，该综合确立了约0.40个标准差的平均效应作为比较不同教育干预相对效果的参照</w:t>
      </w:r>
      <w:r>
        <w:rPr>
          <w:rStyle w:val="16"/>
          <w:rFonts w:hint="eastAsia" w:ascii="宋体" w:hAnsi="宋体" w:eastAsia="宋体" w:cs="宋体"/>
          <w:b w:val="0"/>
          <w:color w:val="000000"/>
          <w:kern w:val="0"/>
          <w:sz w:val="24"/>
          <w:vertAlign w:val="superscript"/>
        </w:rPr>
        <w:footnoteReference w:id="51"/>
      </w:r>
      <w:r>
        <w:rPr>
          <w:rFonts w:hint="eastAsia" w:ascii="宋体" w:hAnsi="宋体" w:eastAsia="宋体" w:cs="宋体"/>
          <w:b w:val="0"/>
          <w:color w:val="000000"/>
          <w:kern w:val="0"/>
          <w:sz w:val="24"/>
        </w:rPr>
        <w:t>。由于几乎所有教学干预都能带来一定进步，这一框架主张判断一项干预是否值得推广，应看其能否带来高于平均水平的增益。</w:t>
      </w:r>
    </w:p>
    <w:p w14:paraId="136028C1">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在成就差异的来源上，这一框架认为学生自身因素约占一半，教师约占30%，家庭、学校和同伴各占5%至10%，教师是学校系统内部可调控的最大因素。测验结果的意义因而被重新界定，它不仅用于判断学生的水平，更应被教师用来检验自身教学是否奏效，学生未能掌握的内容构成教师调整后续教学的线索。该框架同时反对以惩罚性的高利害统考作为学校改进的主要手段，新西兰开发的教学与学习评估工具（Assessment Tools for Teaching and Learning, asTTle）以课程锚定的诊断性测评为教师提供学生所处进阶位置的信息，使评价结果能够及时转化为调整教学的依据</w:t>
      </w:r>
      <w:r>
        <w:rPr>
          <w:rStyle w:val="16"/>
          <w:rFonts w:hint="eastAsia" w:ascii="宋体" w:hAnsi="宋体" w:eastAsia="宋体" w:cs="宋体"/>
          <w:b w:val="0"/>
          <w:color w:val="000000"/>
          <w:kern w:val="0"/>
          <w:sz w:val="24"/>
          <w:vertAlign w:val="superscript"/>
        </w:rPr>
        <w:footnoteReference w:id="52"/>
      </w:r>
      <w:r>
        <w:rPr>
          <w:rFonts w:hint="eastAsia" w:ascii="宋体" w:hAnsi="宋体" w:eastAsia="宋体" w:cs="宋体"/>
          <w:b w:val="0"/>
          <w:color w:val="000000"/>
          <w:kern w:val="0"/>
          <w:sz w:val="24"/>
        </w:rPr>
        <w:t>。可见的学习的核心含义正在于此，即教师能够看见自身教学对学生学习的影响，学生能够看见自己的学习进展并逐步成为自身学习的主导者。</w:t>
      </w:r>
    </w:p>
    <w:p w14:paraId="5B91B4A4">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国内研究较早从教学论角度解读这一理论。可见的学习具有普通教学论的性质，其价值在于把教师、学生、内容和环境组织为相互联系的整体，因素排名并不能直接决定家庭作业、混龄编班等具体制度的取舍，教师如何组合教学条件并把握教学时机同样重要</w:t>
      </w:r>
      <w:r>
        <w:rPr>
          <w:rStyle w:val="16"/>
          <w:rFonts w:hint="eastAsia" w:ascii="宋体" w:hAnsi="宋体" w:eastAsia="宋体" w:cs="宋体"/>
          <w:b w:val="0"/>
          <w:color w:val="000000"/>
          <w:kern w:val="0"/>
          <w:sz w:val="24"/>
          <w:vertAlign w:val="superscript"/>
        </w:rPr>
        <w:footnoteReference w:id="53"/>
      </w:r>
      <w:r>
        <w:rPr>
          <w:rFonts w:hint="eastAsia" w:ascii="宋体" w:hAnsi="宋体" w:eastAsia="宋体" w:cs="宋体"/>
          <w:b w:val="0"/>
          <w:color w:val="000000"/>
          <w:kern w:val="0"/>
          <w:sz w:val="24"/>
        </w:rPr>
        <w:t>。按照教学三角的解释框架，教学处于学生、教师和课程之间，家庭、学校和班级构成外部条件，教师应着力改善那些能够被教学改变的学习条件</w:t>
      </w:r>
      <w:r>
        <w:rPr>
          <w:rStyle w:val="16"/>
          <w:rFonts w:hint="eastAsia" w:ascii="宋体" w:hAnsi="宋体" w:eastAsia="宋体" w:cs="宋体"/>
          <w:b w:val="0"/>
          <w:color w:val="000000"/>
          <w:kern w:val="0"/>
          <w:sz w:val="24"/>
          <w:vertAlign w:val="superscript"/>
        </w:rPr>
        <w:footnoteReference w:id="54"/>
      </w:r>
      <w:r>
        <w:rPr>
          <w:rFonts w:hint="eastAsia" w:ascii="宋体" w:hAnsi="宋体" w:eastAsia="宋体" w:cs="宋体"/>
          <w:b w:val="0"/>
          <w:color w:val="000000"/>
          <w:kern w:val="0"/>
          <w:sz w:val="24"/>
        </w:rPr>
        <w:t>。Hattie的元分析证据与OECD的PISA-TALIS调查在方法和变量上各不相同，但都凸显了教师可信度、教学热忱、反馈能力和支持性课堂环境的作用，为重新重视教师与教学提供了依据；同时，元分析依赖原始研究的数量与质量，PISA-TALIS受到横截面设计和自我报告的限制，相关结果不能直接解释为确定的因果机制</w:t>
      </w:r>
      <w:r>
        <w:rPr>
          <w:rStyle w:val="16"/>
          <w:rFonts w:hint="eastAsia" w:ascii="宋体" w:hAnsi="宋体" w:eastAsia="宋体" w:cs="宋体"/>
          <w:b w:val="0"/>
          <w:color w:val="000000"/>
          <w:kern w:val="0"/>
          <w:sz w:val="24"/>
          <w:vertAlign w:val="superscript"/>
        </w:rPr>
        <w:footnoteReference w:id="55"/>
      </w:r>
      <w:r>
        <w:rPr>
          <w:rFonts w:hint="eastAsia" w:ascii="宋体" w:hAnsi="宋体" w:eastAsia="宋体" w:cs="宋体"/>
          <w:b w:val="0"/>
          <w:color w:val="000000"/>
          <w:kern w:val="0"/>
          <w:sz w:val="24"/>
        </w:rPr>
        <w:t>。</w:t>
      </w:r>
    </w:p>
    <w:p w14:paraId="640CC391">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该理论自身也在不断发展。相关著作经历了由元分析综合到教师版、学习科学、影响循环和学校改进的扩展过程，可见的学习2.0在更新数据的同时，进一步反思了机械使用因素排名的做法，更加重视实施方式、教师判断、公平包容和信任关系，形成了更为均衡的教育视角</w:t>
      </w:r>
      <w:r>
        <w:rPr>
          <w:rStyle w:val="16"/>
          <w:rFonts w:hint="eastAsia" w:ascii="宋体" w:hAnsi="宋体" w:eastAsia="宋体" w:cs="宋体"/>
          <w:b w:val="0"/>
          <w:color w:val="000000"/>
          <w:kern w:val="0"/>
          <w:sz w:val="24"/>
          <w:vertAlign w:val="superscript"/>
        </w:rPr>
        <w:footnoteReference w:id="56"/>
      </w:r>
      <w:r>
        <w:rPr>
          <w:rFonts w:hint="eastAsia" w:ascii="宋体" w:hAnsi="宋体" w:eastAsia="宋体" w:cs="宋体"/>
          <w:b w:val="0"/>
          <w:color w:val="000000"/>
          <w:kern w:val="0"/>
          <w:sz w:val="24"/>
        </w:rPr>
        <w:t>。这一变化意味着，理解可见的学习需要从关注哪些因素的效应量更高，转向关注教师如何在具体情境中依据证据改进教学。</w:t>
      </w:r>
    </w:p>
    <w:p w14:paraId="67A1C41F">
      <w:pPr>
        <w:keepNext/>
        <w:pageBreakBefore w:val="0"/>
        <w:overflowPunct w:val="0"/>
        <w:bidi w:val="0"/>
        <w:snapToGrid w:val="0"/>
        <w:spacing w:before="0" w:after="0" w:line="360" w:lineRule="auto"/>
        <w:ind w:firstLine="480" w:firstLineChars="200"/>
        <w:jc w:val="both"/>
        <w:textAlignment w:val="auto"/>
        <w:outlineLvl w:val="4"/>
        <w:rPr>
          <w:rFonts w:hint="eastAsia" w:ascii="宋体" w:hAnsi="宋体" w:eastAsia="宋体" w:cs="宋体"/>
          <w:color w:val="000000"/>
          <w:kern w:val="0"/>
          <w:sz w:val="24"/>
        </w:rPr>
      </w:pPr>
      <w:r>
        <w:rPr>
          <w:rFonts w:hint="eastAsia" w:ascii="宋体" w:hAnsi="宋体" w:eastAsia="宋体" w:cs="宋体"/>
          <w:b w:val="0"/>
          <w:kern w:val="0"/>
          <w:sz w:val="24"/>
        </w:rPr>
        <w:t>2）学习科学基础与学业进阶</w:t>
      </w:r>
    </w:p>
    <w:p w14:paraId="439CD39F">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可见的学习对教学的解释建立在学习科学的基础之上。Hattie与合作者提出的九项学习原则包括学习精进需要时间、努力和结构化指导，已有知识影响新信息的组织，有限的认知资源要求教学控制负荷，学生能够从社会榜样、直接教学和纠正性反馈中获益，适当的目标、自我效能和良好关系有助于维持投入等，学习风格匹配、一心多用以及技术能够自动提升学习等流行观念则缺乏证据支持</w:t>
      </w:r>
      <w:r>
        <w:rPr>
          <w:rStyle w:val="16"/>
          <w:rFonts w:hint="eastAsia" w:ascii="宋体" w:hAnsi="宋体" w:eastAsia="宋体" w:cs="宋体"/>
          <w:b w:val="0"/>
          <w:color w:val="000000"/>
          <w:kern w:val="0"/>
          <w:sz w:val="24"/>
          <w:vertAlign w:val="superscript"/>
        </w:rPr>
        <w:footnoteReference w:id="57"/>
      </w:r>
      <w:r>
        <w:rPr>
          <w:rFonts w:hint="eastAsia" w:ascii="宋体" w:hAnsi="宋体" w:eastAsia="宋体" w:cs="宋体"/>
          <w:b w:val="0"/>
          <w:color w:val="000000"/>
          <w:kern w:val="0"/>
          <w:sz w:val="24"/>
        </w:rPr>
        <w:t>。学习科学内部同时存在强调情境与知识建构、强调神经与认知机制两种话语，神经机制需要经过不同层次证据的转化才能进入课堂。综合元分析、心理学和神经科学的材料，可以提炼出神经可塑性、双系统模型、认知负荷、社会脑、动机调控系统和神经普适性六个共通主题，以跨层次证据支持教师的专业判断，学习风格、左右脑等被简化和商业包装的概念则需要警惕</w:t>
      </w:r>
      <w:r>
        <w:rPr>
          <w:rStyle w:val="16"/>
          <w:rFonts w:hint="eastAsia" w:ascii="宋体" w:hAnsi="宋体" w:eastAsia="宋体" w:cs="宋体"/>
          <w:b w:val="0"/>
          <w:color w:val="000000"/>
          <w:kern w:val="0"/>
          <w:sz w:val="24"/>
          <w:vertAlign w:val="superscript"/>
        </w:rPr>
        <w:footnoteReference w:id="58"/>
      </w:r>
      <w:r>
        <w:rPr>
          <w:rFonts w:hint="eastAsia" w:ascii="宋体" w:hAnsi="宋体" w:eastAsia="宋体" w:cs="宋体"/>
          <w:b w:val="0"/>
          <w:color w:val="000000"/>
          <w:kern w:val="0"/>
          <w:sz w:val="24"/>
        </w:rPr>
        <w:t>。</w:t>
      </w:r>
    </w:p>
    <w:p w14:paraId="5111CC4F">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可见的学习在课堂中主要通过学习意图、成功标准、学业进阶和反馈四个相互关联的要素运行。学习意图明确学生需要理解和掌握的内容，研究发现许多学生并不了解任务背后的学习目的，常把篇幅长、字迹工整、没有拼写错误等形式特征当作优秀的标准。成功标准规定达到学习目标的具体证据，并可分阶段设置，在一个关于毛利人历史的单元中，第3周的标准要求学生准确描述1820年至1920年毛利人口的变化趋势，单元结束时的标准则要求学生解释殖民带来的疾病如何导致人口急剧下降，并推测类似事件对其他原住民群体的影响。分阶段的成功标准使学生看到自身理解逐步加深的过程，教师之间对这类进阶缺乏共同理解，则被视为制约学习改进的关键瓶颈</w:t>
      </w:r>
      <w:r>
        <w:rPr>
          <w:rStyle w:val="16"/>
          <w:rFonts w:hint="eastAsia" w:ascii="宋体" w:hAnsi="宋体" w:eastAsia="宋体" w:cs="宋体"/>
          <w:b w:val="0"/>
          <w:color w:val="000000"/>
          <w:kern w:val="0"/>
          <w:sz w:val="24"/>
          <w:vertAlign w:val="superscript"/>
        </w:rPr>
        <w:footnoteReference w:id="59"/>
      </w:r>
      <w:r>
        <w:rPr>
          <w:rFonts w:hint="eastAsia" w:ascii="宋体" w:hAnsi="宋体" w:eastAsia="宋体" w:cs="宋体"/>
          <w:b w:val="0"/>
          <w:color w:val="000000"/>
          <w:kern w:val="0"/>
          <w:sz w:val="24"/>
        </w:rPr>
        <w:t>。</w:t>
      </w:r>
    </w:p>
    <w:p w14:paraId="2637A682">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学业进阶描述学生在特定领域由朴素理解走向专家水平的阶梯式发展序列。美国共同核心州立标准的研制经验表明，学业进阶的证据基础并不均衡，小学低段拥有经过实证检验的学习轨迹，初高中阶段的进阶序列则更多是依据学科逻辑推演出来的假设，需要一线教师逐条比对课堂实际进行可行性校准</w:t>
      </w:r>
      <w:r>
        <w:rPr>
          <w:rStyle w:val="16"/>
          <w:rFonts w:hint="eastAsia" w:ascii="宋体" w:hAnsi="宋体" w:eastAsia="宋体" w:cs="宋体"/>
          <w:b w:val="0"/>
          <w:color w:val="000000"/>
          <w:kern w:val="0"/>
          <w:sz w:val="24"/>
          <w:vertAlign w:val="superscript"/>
        </w:rPr>
        <w:footnoteReference w:id="60"/>
      </w:r>
      <w:r>
        <w:rPr>
          <w:rFonts w:hint="eastAsia" w:ascii="宋体" w:hAnsi="宋体" w:eastAsia="宋体" w:cs="宋体"/>
          <w:b w:val="0"/>
          <w:color w:val="000000"/>
          <w:kern w:val="0"/>
          <w:sz w:val="24"/>
        </w:rPr>
        <w:t>。这一发现提示，学校自行构建的能力进阶描述同样需要在教学实践中检验和修订。</w:t>
      </w:r>
    </w:p>
    <w:p w14:paraId="5371A188">
      <w:pPr>
        <w:keepNext/>
        <w:pageBreakBefore w:val="0"/>
        <w:overflowPunct w:val="0"/>
        <w:bidi w:val="0"/>
        <w:snapToGrid w:val="0"/>
        <w:spacing w:before="0" w:after="0" w:line="360" w:lineRule="auto"/>
        <w:ind w:firstLine="480" w:firstLineChars="200"/>
        <w:jc w:val="both"/>
        <w:textAlignment w:val="auto"/>
        <w:outlineLvl w:val="4"/>
        <w:rPr>
          <w:rFonts w:hint="eastAsia" w:ascii="宋体" w:hAnsi="宋体" w:eastAsia="宋体" w:cs="宋体"/>
          <w:color w:val="000000"/>
          <w:kern w:val="0"/>
          <w:sz w:val="24"/>
        </w:rPr>
      </w:pPr>
      <w:r>
        <w:rPr>
          <w:rFonts w:hint="eastAsia" w:ascii="宋体" w:hAnsi="宋体" w:eastAsia="宋体" w:cs="宋体"/>
          <w:b w:val="0"/>
          <w:kern w:val="0"/>
          <w:sz w:val="24"/>
        </w:rPr>
        <w:t>3）反馈与学生自评</w:t>
      </w:r>
    </w:p>
    <w:p w14:paraId="03013C12">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反馈围绕学习要到达哪里、当前处于什么位置、下一步如何推进三个问题展开，把目标、当前表现和后续行动连接起来，并可指向任务、过程和自我调节等不同层面</w:t>
      </w:r>
      <w:r>
        <w:rPr>
          <w:rStyle w:val="16"/>
          <w:rFonts w:hint="eastAsia" w:ascii="宋体" w:hAnsi="宋体" w:eastAsia="宋体" w:cs="宋体"/>
          <w:b w:val="0"/>
          <w:color w:val="000000"/>
          <w:kern w:val="0"/>
          <w:sz w:val="24"/>
          <w:vertAlign w:val="superscript"/>
        </w:rPr>
        <w:footnoteReference w:id="61"/>
      </w:r>
      <w:r>
        <w:rPr>
          <w:rFonts w:hint="eastAsia" w:ascii="宋体" w:hAnsi="宋体" w:eastAsia="宋体" w:cs="宋体"/>
          <w:b w:val="0"/>
          <w:color w:val="000000"/>
          <w:kern w:val="0"/>
          <w:sz w:val="24"/>
        </w:rPr>
        <w:t>。反馈具有双向性，学生的作业、提问和错误同样是教师判断教学效果的信息来源，学校也可以由此建设为持续追问下一步方向的反馈文化</w:t>
      </w:r>
      <w:r>
        <w:rPr>
          <w:rStyle w:val="16"/>
          <w:rFonts w:hint="eastAsia" w:ascii="宋体" w:hAnsi="宋体" w:eastAsia="宋体" w:cs="宋体"/>
          <w:b w:val="0"/>
          <w:color w:val="000000"/>
          <w:kern w:val="0"/>
          <w:sz w:val="24"/>
          <w:vertAlign w:val="superscript"/>
        </w:rPr>
        <w:footnoteReference w:id="62"/>
      </w:r>
      <w:r>
        <w:rPr>
          <w:rFonts w:hint="eastAsia" w:ascii="宋体" w:hAnsi="宋体" w:eastAsia="宋体" w:cs="宋体"/>
          <w:b w:val="0"/>
          <w:color w:val="000000"/>
          <w:kern w:val="0"/>
          <w:sz w:val="24"/>
        </w:rPr>
        <w:t>。课堂观察研究发现，教师往往难以觉察课堂中正在发生的大部分事情，教师自认为讲授仅占课堂时间的二至三成，实际测量却达到七至八成，这说明教师需要借助证据而非仅凭感觉了解课堂</w:t>
      </w:r>
      <w:r>
        <w:rPr>
          <w:rStyle w:val="16"/>
          <w:rFonts w:hint="eastAsia" w:ascii="宋体" w:hAnsi="宋体" w:eastAsia="宋体" w:cs="宋体"/>
          <w:b w:val="0"/>
          <w:color w:val="000000"/>
          <w:kern w:val="0"/>
          <w:sz w:val="24"/>
          <w:vertAlign w:val="superscript"/>
        </w:rPr>
        <w:footnoteReference w:id="63"/>
      </w:r>
      <w:r>
        <w:rPr>
          <w:rFonts w:hint="eastAsia" w:ascii="宋体" w:hAnsi="宋体" w:eastAsia="宋体" w:cs="宋体"/>
          <w:b w:val="0"/>
          <w:color w:val="000000"/>
          <w:kern w:val="0"/>
          <w:sz w:val="24"/>
        </w:rPr>
        <w:t>。反馈的效果还取决于学习者的反馈素养，即理解反馈、判断其合理性、调节面对批评时的情绪并将建议转化为改进行动的能力</w:t>
      </w:r>
      <w:r>
        <w:rPr>
          <w:rStyle w:val="16"/>
          <w:rFonts w:hint="eastAsia" w:ascii="宋体" w:hAnsi="宋体" w:eastAsia="宋体" w:cs="宋体"/>
          <w:b w:val="0"/>
          <w:color w:val="000000"/>
          <w:kern w:val="0"/>
          <w:sz w:val="24"/>
          <w:vertAlign w:val="superscript"/>
        </w:rPr>
        <w:footnoteReference w:id="64"/>
      </w:r>
      <w:r>
        <w:rPr>
          <w:rFonts w:hint="eastAsia" w:ascii="宋体" w:hAnsi="宋体" w:eastAsia="宋体" w:cs="宋体"/>
          <w:b w:val="0"/>
          <w:color w:val="000000"/>
          <w:kern w:val="0"/>
          <w:sz w:val="24"/>
        </w:rPr>
        <w:t>。</w:t>
      </w:r>
    </w:p>
    <w:p w14:paraId="3C5B2EBA">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国内研究在引介反馈模型的基础上作了扩展和本土诊断。从行为主义、认知主义到建构主义，反馈观逐步把学习者的先前知识、信念、情绪以及师生信任纳入考虑，这些因素影响反馈能否被接受，课堂实施还需要统筹反馈的时机、互动结构和媒介，师生双方的反馈素养都需要发展；不同研究对反馈的界定和功能划分并不一致，影响元分析结果的可比性，创造性任务的质量标准具有开放性，难以完全分解为标准化程序，需要通过协商与对话理解成功标准</w:t>
      </w:r>
      <w:r>
        <w:rPr>
          <w:rStyle w:val="16"/>
          <w:rFonts w:hint="eastAsia" w:ascii="宋体" w:hAnsi="宋体" w:eastAsia="宋体" w:cs="宋体"/>
          <w:b w:val="0"/>
          <w:color w:val="000000"/>
          <w:kern w:val="0"/>
          <w:sz w:val="24"/>
          <w:vertAlign w:val="superscript"/>
        </w:rPr>
        <w:footnoteReference w:id="65"/>
      </w:r>
      <w:r>
        <w:rPr>
          <w:rFonts w:hint="eastAsia" w:ascii="宋体" w:hAnsi="宋体" w:eastAsia="宋体" w:cs="宋体"/>
          <w:b w:val="0"/>
          <w:color w:val="000000"/>
          <w:kern w:val="0"/>
          <w:sz w:val="24"/>
        </w:rPr>
        <w:t>。中小学课堂反馈存在方式僵化、内容窄化、环节固化和效能弱化等困境，表现为频繁判断对错、依赖个人表扬、同伴参与不足以及忽视学生对反馈的运用，针对这些问题可以构建包含情境、干预、机制和结果四个要素的课堂反馈模型</w:t>
      </w:r>
      <w:r>
        <w:rPr>
          <w:rStyle w:val="16"/>
          <w:rFonts w:hint="eastAsia" w:ascii="宋体" w:hAnsi="宋体" w:eastAsia="宋体" w:cs="宋体"/>
          <w:b w:val="0"/>
          <w:color w:val="000000"/>
          <w:kern w:val="0"/>
          <w:sz w:val="24"/>
          <w:vertAlign w:val="superscript"/>
        </w:rPr>
        <w:footnoteReference w:id="66"/>
      </w:r>
      <w:r>
        <w:rPr>
          <w:rFonts w:hint="eastAsia" w:ascii="宋体" w:hAnsi="宋体" w:eastAsia="宋体" w:cs="宋体"/>
          <w:b w:val="0"/>
          <w:color w:val="000000"/>
          <w:kern w:val="0"/>
          <w:sz w:val="24"/>
        </w:rPr>
        <w:t>。反馈的接受与行动同样关键，信任关系、欢迎错误的课堂文化以及围绕优秀作品和成功标准的共同讨论，能够把反馈组织为师生之间的双向对话，使评语真正进入学生的修订行动</w:t>
      </w:r>
      <w:r>
        <w:rPr>
          <w:rStyle w:val="16"/>
          <w:rFonts w:hint="eastAsia" w:ascii="宋体" w:hAnsi="宋体" w:eastAsia="宋体" w:cs="宋体"/>
          <w:b w:val="0"/>
          <w:color w:val="000000"/>
          <w:kern w:val="0"/>
          <w:sz w:val="24"/>
          <w:vertAlign w:val="superscript"/>
        </w:rPr>
        <w:footnoteReference w:id="67"/>
      </w:r>
      <w:r>
        <w:rPr>
          <w:rFonts w:hint="eastAsia" w:ascii="宋体" w:hAnsi="宋体" w:eastAsia="宋体" w:cs="宋体"/>
          <w:b w:val="0"/>
          <w:color w:val="000000"/>
          <w:kern w:val="0"/>
          <w:sz w:val="24"/>
        </w:rPr>
        <w:t>。</w:t>
      </w:r>
    </w:p>
    <w:p w14:paraId="2B0193CC">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反馈的最终指向是学生能够评价和调整自己的学习。学生自评能力的培养包括两种转化，一是通过诊断、干预、实施和评估，使教师的自评能力逐步转化为学生的自评能力，二是使教师的心智框架逐步转化为学生的心智框架，学习责任由此从教师转交给学生；缺乏目标认识与自我监控的学生难以有效管理自主学习，自评能力因而是开展个性化教学的重要前提</w:t>
      </w:r>
      <w:r>
        <w:rPr>
          <w:rStyle w:val="16"/>
          <w:rFonts w:hint="eastAsia" w:ascii="宋体" w:hAnsi="宋体" w:eastAsia="宋体" w:cs="宋体"/>
          <w:b w:val="0"/>
          <w:color w:val="000000"/>
          <w:kern w:val="0"/>
          <w:sz w:val="24"/>
          <w:vertAlign w:val="superscript"/>
        </w:rPr>
        <w:footnoteReference w:id="68"/>
      </w:r>
      <w:r>
        <w:rPr>
          <w:rFonts w:hint="eastAsia" w:ascii="宋体" w:hAnsi="宋体" w:eastAsia="宋体" w:cs="宋体"/>
          <w:b w:val="0"/>
          <w:color w:val="000000"/>
          <w:kern w:val="0"/>
          <w:sz w:val="24"/>
        </w:rPr>
        <w:t>。杭州闻涛中学的实践表明，成功标准可以通过师生讨论共同制订和优化，生长式评价量表能够成为学生的学习支架，教师的元认知示范与领导者组织的协作式专业对话共同支持学生自评能力的发展</w:t>
      </w:r>
      <w:r>
        <w:rPr>
          <w:rStyle w:val="16"/>
          <w:rFonts w:hint="eastAsia" w:ascii="宋体" w:hAnsi="宋体" w:eastAsia="宋体" w:cs="宋体"/>
          <w:b w:val="0"/>
          <w:color w:val="000000"/>
          <w:kern w:val="0"/>
          <w:sz w:val="24"/>
          <w:vertAlign w:val="superscript"/>
        </w:rPr>
        <w:footnoteReference w:id="69"/>
      </w:r>
      <w:r>
        <w:rPr>
          <w:rFonts w:hint="eastAsia" w:ascii="宋体" w:hAnsi="宋体" w:eastAsia="宋体" w:cs="宋体"/>
          <w:b w:val="0"/>
          <w:color w:val="000000"/>
          <w:kern w:val="0"/>
          <w:sz w:val="24"/>
        </w:rPr>
        <w:t>。</w:t>
      </w:r>
    </w:p>
    <w:p w14:paraId="24388C35">
      <w:pPr>
        <w:keepNext/>
        <w:pageBreakBefore w:val="0"/>
        <w:overflowPunct w:val="0"/>
        <w:bidi w:val="0"/>
        <w:snapToGrid w:val="0"/>
        <w:spacing w:before="0" w:after="0" w:line="360" w:lineRule="auto"/>
        <w:ind w:firstLine="480" w:firstLineChars="200"/>
        <w:jc w:val="both"/>
        <w:textAlignment w:val="auto"/>
        <w:outlineLvl w:val="4"/>
        <w:rPr>
          <w:rFonts w:hint="eastAsia" w:ascii="宋体" w:hAnsi="宋体" w:eastAsia="宋体" w:cs="宋体"/>
          <w:color w:val="000000"/>
          <w:kern w:val="0"/>
          <w:sz w:val="24"/>
        </w:rPr>
      </w:pPr>
      <w:r>
        <w:rPr>
          <w:rFonts w:hint="eastAsia" w:ascii="宋体" w:hAnsi="宋体" w:eastAsia="宋体" w:cs="宋体"/>
          <w:b w:val="0"/>
          <w:kern w:val="0"/>
          <w:sz w:val="24"/>
        </w:rPr>
        <w:t>4）教师心智框架与教学模式</w:t>
      </w:r>
    </w:p>
    <w:p w14:paraId="1237C1A9">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 xml:space="preserve">Hattie后来进一步提出，决定教学质量的关键</w:t>
      </w:r>
      <w:del w:id="90012" w:author="Claude" w:date="2026-10-27T03:49:22Z">
        <w:r>
          <w:rPr>
            <w:rFonts w:hint="eastAsia" w:ascii="宋体" w:hAnsi="宋体" w:eastAsia="宋体" w:cs="宋体"/>
            <w:b w:val="0"/>
            <w:color w:val="000000"/>
            <w:kern w:val="0"/>
            <w:sz w:val="24"/>
          </w:rPr>
          <w:delText xml:space="preserve">与其说在于教师采用了何种方法，不如说</w:delText>
        </w:r>
      </w:del>
      <w:r>
        <w:rPr>
          <w:rFonts w:hint="eastAsia" w:ascii="宋体" w:hAnsi="宋体" w:eastAsia="宋体" w:cs="宋体"/>
          <w:b w:val="0"/>
          <w:color w:val="000000"/>
          <w:kern w:val="0"/>
          <w:sz w:val="24"/>
        </w:rPr>
        <w:t xml:space="preserve">在于教师如何理解自身的角色。这种理解被概括为八项教师思维框架，其核心是认识自身的教学影响，具体包括视自己为变革的推动者、视评价为关于自身教学影响的反馈、与同事共同形成对进步的理解、重视对话而非独白、追求挑战而非仅要求尽力、视错误为学习契机等；在课堂实践中，教师按照诊断学生起点、实施针对性干预、评估干预效果的循环持续调整教学</w:t>
      </w:r>
      <w:r>
        <w:rPr>
          <w:rStyle w:val="16"/>
          <w:rFonts w:hint="eastAsia" w:ascii="宋体" w:hAnsi="宋体" w:eastAsia="宋体" w:cs="宋体"/>
          <w:b w:val="0"/>
          <w:color w:val="000000"/>
          <w:kern w:val="0"/>
          <w:sz w:val="24"/>
          <w:vertAlign w:val="superscript"/>
        </w:rPr>
        <w:footnoteReference w:id="70"/>
      </w:r>
      <w:r>
        <w:rPr>
          <w:rFonts w:hint="eastAsia" w:ascii="宋体" w:hAnsi="宋体" w:eastAsia="宋体" w:cs="宋体"/>
          <w:b w:val="0"/>
          <w:color w:val="000000"/>
          <w:kern w:val="0"/>
          <w:sz w:val="24"/>
        </w:rPr>
        <w:t>。</w:t>
      </w:r>
    </w:p>
    <w:p w14:paraId="25DED916">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国内研究对教师心智框架的讨论更多结合中国教育传统展开。Hattie和Zierer后来将教师思维框架扩展为十个心智框架，它与《学记》中的教师信条在教师专业责任、合作、教学时机和学生自主发展方面具有共识，前者更突出学习证据与评价反馈，后者更重视社会责任以及学生离开教师后的独立性；根据学生准备程度、任务难度和情境变化选择恰当支持的教育机敏，由此被视为卓越教师的核心</w:t>
      </w:r>
      <w:r>
        <w:rPr>
          <w:rStyle w:val="16"/>
          <w:rFonts w:hint="eastAsia" w:ascii="宋体" w:hAnsi="宋体" w:eastAsia="宋体" w:cs="宋体"/>
          <w:b w:val="0"/>
          <w:color w:val="000000"/>
          <w:kern w:val="0"/>
          <w:sz w:val="24"/>
          <w:vertAlign w:val="superscript"/>
        </w:rPr>
        <w:footnoteReference w:id="71"/>
      </w:r>
      <w:r>
        <w:rPr>
          <w:rFonts w:hint="eastAsia" w:ascii="宋体" w:hAnsi="宋体" w:eastAsia="宋体" w:cs="宋体"/>
          <w:b w:val="0"/>
          <w:color w:val="000000"/>
          <w:kern w:val="0"/>
          <w:sz w:val="24"/>
        </w:rPr>
        <w:t>。心智框架还对应着教师的专业品质，批判性思维使教师能够检验自身方法、理解他者视角并调整决策，教学热忱经过长期反思与实践，会转化为捕捉学生状态、把握教学时机的教育直觉</w:t>
      </w:r>
      <w:r>
        <w:rPr>
          <w:rStyle w:val="16"/>
          <w:rFonts w:hint="eastAsia" w:ascii="宋体" w:hAnsi="宋体" w:eastAsia="宋体" w:cs="宋体"/>
          <w:b w:val="0"/>
          <w:color w:val="000000"/>
          <w:kern w:val="0"/>
          <w:sz w:val="24"/>
          <w:vertAlign w:val="superscript"/>
        </w:rPr>
        <w:footnoteReference w:id="72"/>
      </w:r>
      <w:r>
        <w:rPr>
          <w:rFonts w:hint="eastAsia" w:ascii="宋体" w:hAnsi="宋体" w:eastAsia="宋体" w:cs="宋体"/>
          <w:b w:val="0"/>
          <w:color w:val="000000"/>
          <w:kern w:val="0"/>
          <w:sz w:val="24"/>
        </w:rPr>
        <w:t>。</w:t>
      </w:r>
    </w:p>
    <w:p w14:paraId="6686607B">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在教学过程层面，Hattie及其合作者提出的DIIE模式把教学组织为诊断与发现、干预、实施和评估四个阶段，可以作为教师共享的教学语言。诊断关注学生的先前知识、学习意愿与动力，干预针对当前水平与目标之间的差距选择策略，实施强调明确目标、适当任务和差异化支持，评估依据成功标准收集证据并决定后续方向；支持方式可以区分为补偿性支持与适应性支持，评估应同时考察成就与进步，对高成就但进步有限的学生同样需要重新审视支持方式</w:t>
      </w:r>
      <w:r>
        <w:rPr>
          <w:rStyle w:val="16"/>
          <w:rFonts w:hint="eastAsia" w:ascii="宋体" w:hAnsi="宋体" w:eastAsia="宋体" w:cs="宋体"/>
          <w:b w:val="0"/>
          <w:color w:val="000000"/>
          <w:kern w:val="0"/>
          <w:sz w:val="24"/>
          <w:vertAlign w:val="superscript"/>
        </w:rPr>
        <w:footnoteReference w:id="73"/>
      </w:r>
      <w:r>
        <w:rPr>
          <w:rFonts w:hint="eastAsia" w:ascii="宋体" w:hAnsi="宋体" w:eastAsia="宋体" w:cs="宋体"/>
          <w:b w:val="0"/>
          <w:color w:val="000000"/>
          <w:kern w:val="0"/>
          <w:sz w:val="24"/>
        </w:rPr>
        <w:t>。共享的教学语言使教师能够围绕学生证据讨论和调整教学，这为本课题建构四步调节的教学模型提供了直接参照。</w:t>
      </w:r>
    </w:p>
    <w:p w14:paraId="0FF80D54">
      <w:pPr>
        <w:keepNext/>
        <w:pageBreakBefore w:val="0"/>
        <w:overflowPunct w:val="0"/>
        <w:bidi w:val="0"/>
        <w:snapToGrid w:val="0"/>
        <w:spacing w:before="0" w:after="0" w:line="360" w:lineRule="auto"/>
        <w:ind w:firstLine="480" w:firstLineChars="200"/>
        <w:jc w:val="both"/>
        <w:textAlignment w:val="auto"/>
        <w:outlineLvl w:val="4"/>
        <w:rPr>
          <w:rFonts w:hint="eastAsia" w:ascii="宋体" w:hAnsi="宋体" w:eastAsia="宋体" w:cs="宋体"/>
          <w:color w:val="000000"/>
          <w:kern w:val="0"/>
          <w:sz w:val="24"/>
        </w:rPr>
      </w:pPr>
      <w:r>
        <w:rPr>
          <w:rFonts w:hint="eastAsia" w:ascii="宋体" w:hAnsi="宋体" w:eastAsia="宋体" w:cs="宋体"/>
          <w:b w:val="0"/>
          <w:kern w:val="0"/>
          <w:sz w:val="24"/>
        </w:rPr>
        <w:t>5）学校改进、领导力与家校协同</w:t>
      </w:r>
    </w:p>
    <w:p w14:paraId="2FBC6844">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教师的专业判断需要学校组织的支持。斯堪的纳维亚的研究者将可见的学习重新诠释为校本改进的路径，强调通过教师协作研讨、同伴观课和跨年级共享进阶标准开展集体能力建设</w:t>
      </w:r>
      <w:r>
        <w:rPr>
          <w:rStyle w:val="16"/>
          <w:rFonts w:hint="eastAsia" w:ascii="宋体" w:hAnsi="宋体" w:eastAsia="宋体" w:cs="宋体"/>
          <w:b w:val="0"/>
          <w:color w:val="000000"/>
          <w:kern w:val="0"/>
          <w:sz w:val="24"/>
          <w:vertAlign w:val="superscript"/>
        </w:rPr>
        <w:footnoteReference w:id="74"/>
      </w:r>
      <w:r>
        <w:rPr>
          <w:rFonts w:hint="eastAsia" w:ascii="宋体" w:hAnsi="宋体" w:eastAsia="宋体" w:cs="宋体"/>
          <w:b w:val="0"/>
          <w:color w:val="000000"/>
          <w:kern w:val="0"/>
          <w:sz w:val="24"/>
        </w:rPr>
        <w:t>。有效的专业学习共同体通常具有聚焦学生学习的共同愿景、对学生学业成效的集体责任、反思性的专业探究以及超越一般互助的深度协作等特征</w:t>
      </w:r>
      <w:r>
        <w:rPr>
          <w:rStyle w:val="16"/>
          <w:rFonts w:hint="eastAsia" w:ascii="宋体" w:hAnsi="宋体" w:eastAsia="宋体" w:cs="宋体"/>
          <w:b w:val="0"/>
          <w:color w:val="000000"/>
          <w:kern w:val="0"/>
          <w:sz w:val="24"/>
          <w:vertAlign w:val="superscript"/>
        </w:rPr>
        <w:footnoteReference w:id="75"/>
      </w:r>
      <w:r>
        <w:rPr>
          <w:rFonts w:hint="eastAsia" w:ascii="宋体" w:hAnsi="宋体" w:eastAsia="宋体" w:cs="宋体"/>
          <w:b w:val="0"/>
          <w:color w:val="000000"/>
          <w:kern w:val="0"/>
          <w:sz w:val="24"/>
        </w:rPr>
        <w:t>。关于教育证据使用的研究也发现，学校在日常排课中为教师保留专门的研讨时间，教师才能在互信的氛围中提出疑问、研读研究并结合班级学情设计教学尝试，研究证据也更可能真正进入课堂</w:t>
      </w:r>
      <w:r>
        <w:rPr>
          <w:rStyle w:val="16"/>
          <w:rFonts w:hint="eastAsia" w:ascii="宋体" w:hAnsi="宋体" w:eastAsia="宋体" w:cs="宋体"/>
          <w:b w:val="0"/>
          <w:color w:val="000000"/>
          <w:kern w:val="0"/>
          <w:sz w:val="24"/>
          <w:vertAlign w:val="superscript"/>
        </w:rPr>
        <w:footnoteReference w:id="76"/>
      </w:r>
      <w:r>
        <w:rPr>
          <w:rFonts w:hint="eastAsia" w:ascii="宋体" w:hAnsi="宋体" w:eastAsia="宋体" w:cs="宋体"/>
          <w:b w:val="0"/>
          <w:color w:val="000000"/>
          <w:kern w:val="0"/>
          <w:sz w:val="24"/>
        </w:rPr>
        <w:t>。</w:t>
      </w:r>
    </w:p>
    <w:p w14:paraId="734587C5">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形式上的教研活动并不必然带来学生学习的改善。英国教育捐赠基金会资助的大规模随机对照试验显示，教师对课例研究的满意度很高，但学生的数学和阅读成绩没有显著提升，教师主观上的协作体验未能深入到学生的学科学习，密集的研讨还挤占了备课和个别辅导时间</w:t>
      </w:r>
      <w:r>
        <w:rPr>
          <w:rStyle w:val="16"/>
          <w:rFonts w:hint="eastAsia" w:ascii="宋体" w:hAnsi="宋体" w:eastAsia="宋体" w:cs="宋体"/>
          <w:b w:val="0"/>
          <w:color w:val="000000"/>
          <w:kern w:val="0"/>
          <w:sz w:val="24"/>
          <w:vertAlign w:val="superscript"/>
        </w:rPr>
        <w:footnoteReference w:id="77"/>
      </w:r>
      <w:r>
        <w:rPr>
          <w:rFonts w:hint="eastAsia" w:ascii="宋体" w:hAnsi="宋体" w:eastAsia="宋体" w:cs="宋体"/>
          <w:b w:val="0"/>
          <w:color w:val="000000"/>
          <w:kern w:val="0"/>
          <w:sz w:val="24"/>
        </w:rPr>
        <w:t>。另一方面，把课例研究作为教师共同检验教学方案的正式机制，有助于将教师自身的探究与外部研究证据结合起来</w:t>
      </w:r>
      <w:r>
        <w:rPr>
          <w:rStyle w:val="16"/>
          <w:rFonts w:hint="eastAsia" w:ascii="宋体" w:hAnsi="宋体" w:eastAsia="宋体" w:cs="宋体"/>
          <w:b w:val="0"/>
          <w:color w:val="000000"/>
          <w:kern w:val="0"/>
          <w:sz w:val="24"/>
          <w:vertAlign w:val="superscript"/>
        </w:rPr>
        <w:footnoteReference w:id="78"/>
      </w:r>
      <w:r>
        <w:rPr>
          <w:rFonts w:hint="eastAsia" w:ascii="宋体" w:hAnsi="宋体" w:eastAsia="宋体" w:cs="宋体"/>
          <w:b w:val="0"/>
          <w:color w:val="000000"/>
          <w:kern w:val="0"/>
          <w:sz w:val="24"/>
        </w:rPr>
        <w:t>。教研活动的关键在于是否聚焦学生真实的学习表现，并在多轮实践中检验改进是否有效。</w:t>
      </w:r>
    </w:p>
    <w:p w14:paraId="01668A6C">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学校领导者在其中承担组织证据使用的责任。领导者首先应成为影响评估者，持续追问管理决策如何改变教师实践和学生学习，并从以证据评价改革、通过多维对话形成集体效能、设置明确且有挑战性的期望、建设目标与反馈清晰可见的学校文化四个方面推动领导方式的转变</w:t>
      </w:r>
      <w:r>
        <w:rPr>
          <w:rStyle w:val="16"/>
          <w:rFonts w:hint="eastAsia" w:ascii="宋体" w:hAnsi="宋体" w:eastAsia="宋体" w:cs="宋体"/>
          <w:b w:val="0"/>
          <w:color w:val="000000"/>
          <w:kern w:val="0"/>
          <w:sz w:val="24"/>
          <w:vertAlign w:val="superscript"/>
        </w:rPr>
        <w:footnoteReference w:id="79"/>
      </w:r>
      <w:r>
        <w:rPr>
          <w:rFonts w:hint="eastAsia" w:ascii="宋体" w:hAnsi="宋体" w:eastAsia="宋体" w:cs="宋体"/>
          <w:b w:val="0"/>
          <w:color w:val="000000"/>
          <w:kern w:val="0"/>
          <w:sz w:val="24"/>
        </w:rPr>
        <w:t>。可见的学习的影响还延伸到家庭。针对中国家庭中常见的作业焦虑和过度干预，父母需要把明确的界限与积极回应、自主空间结合起来，以具体的任务反馈替代笼统表扬，并示范承认错误、分析过程和制定改进计划，使家庭成为支持学生学习的力量</w:t>
      </w:r>
      <w:r>
        <w:rPr>
          <w:rStyle w:val="16"/>
          <w:rFonts w:hint="eastAsia" w:ascii="宋体" w:hAnsi="宋体" w:eastAsia="宋体" w:cs="宋体"/>
          <w:b w:val="0"/>
          <w:color w:val="000000"/>
          <w:kern w:val="0"/>
          <w:sz w:val="24"/>
          <w:vertAlign w:val="superscript"/>
        </w:rPr>
        <w:footnoteReference w:id="80"/>
      </w:r>
      <w:r>
        <w:rPr>
          <w:rFonts w:hint="eastAsia" w:ascii="宋体" w:hAnsi="宋体" w:eastAsia="宋体" w:cs="宋体"/>
          <w:b w:val="0"/>
          <w:color w:val="000000"/>
          <w:kern w:val="0"/>
          <w:sz w:val="24"/>
        </w:rPr>
        <w:t>。</w:t>
      </w:r>
    </w:p>
    <w:p w14:paraId="079D708B">
      <w:pPr>
        <w:keepNext/>
        <w:pageBreakBefore w:val="0"/>
        <w:overflowPunct w:val="0"/>
        <w:bidi w:val="0"/>
        <w:snapToGrid w:val="0"/>
        <w:spacing w:before="0" w:after="0" w:line="360" w:lineRule="auto"/>
        <w:ind w:firstLine="480" w:firstLineChars="200"/>
        <w:jc w:val="both"/>
        <w:textAlignment w:val="auto"/>
        <w:outlineLvl w:val="4"/>
        <w:rPr>
          <w:rFonts w:hint="eastAsia" w:ascii="宋体" w:hAnsi="宋体" w:eastAsia="宋体" w:cs="宋体"/>
          <w:color w:val="000000"/>
          <w:kern w:val="0"/>
          <w:sz w:val="24"/>
        </w:rPr>
      </w:pPr>
      <w:r>
        <w:rPr>
          <w:rFonts w:hint="eastAsia" w:ascii="宋体" w:hAnsi="宋体" w:eastAsia="宋体" w:cs="宋体"/>
          <w:b w:val="0"/>
          <w:kern w:val="0"/>
          <w:sz w:val="24"/>
        </w:rPr>
        <w:t>6）学科教学与项目化学习中的应用</w:t>
      </w:r>
    </w:p>
    <w:p w14:paraId="75C83055">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近年来，国内研究开始把可见的学习转化为学科教学和项目化学习的具体设计。在语文学科，针对课堂目标模糊和浅层学习等问题，教学重构可以从设计、过程和评价三个维度展开，确立主要目标，通过追问、讨论和教师示范促进学生的认知改变，并运用成就水平检查单考察表层知识、深层理解和概念性思维</w:t>
      </w:r>
      <w:r>
        <w:rPr>
          <w:rStyle w:val="16"/>
          <w:rFonts w:hint="eastAsia" w:ascii="宋体" w:hAnsi="宋体" w:eastAsia="宋体" w:cs="宋体"/>
          <w:b w:val="0"/>
          <w:color w:val="000000"/>
          <w:kern w:val="0"/>
          <w:sz w:val="24"/>
          <w:vertAlign w:val="superscript"/>
        </w:rPr>
        <w:footnoteReference w:id="81"/>
      </w:r>
      <w:r>
        <w:rPr>
          <w:rFonts w:hint="eastAsia" w:ascii="宋体" w:hAnsi="宋体" w:eastAsia="宋体" w:cs="宋体"/>
          <w:b w:val="0"/>
          <w:color w:val="000000"/>
          <w:kern w:val="0"/>
          <w:sz w:val="24"/>
        </w:rPr>
        <w:t>。在化学学科，依据初中化学课程标准构建的学习分析框架由目标、知识、实践和评价四个要素组成，以酸性土壤改良为例，方案设计、实验操作、定量分析和评价量表共同提供学习证据，用以诊断知识理解与实际表现之间的差距</w:t>
      </w:r>
      <w:r>
        <w:rPr>
          <w:rStyle w:val="16"/>
          <w:rFonts w:hint="eastAsia" w:ascii="宋体" w:hAnsi="宋体" w:eastAsia="宋体" w:cs="宋体"/>
          <w:b w:val="0"/>
          <w:color w:val="000000"/>
          <w:kern w:val="0"/>
          <w:sz w:val="24"/>
          <w:vertAlign w:val="superscript"/>
        </w:rPr>
        <w:footnoteReference w:id="82"/>
      </w:r>
      <w:r>
        <w:rPr>
          <w:rFonts w:hint="eastAsia" w:ascii="宋体" w:hAnsi="宋体" w:eastAsia="宋体" w:cs="宋体"/>
          <w:b w:val="0"/>
          <w:color w:val="000000"/>
          <w:kern w:val="0"/>
          <w:sz w:val="24"/>
        </w:rPr>
        <w:t>。表层、深度和迁移学习模型也已被具体化为语文议论文、数学函数和科学生态系统的教学设计，实施的关键在于教师准确判断学生所处的阶段，避免在基础不足时过早提高复杂要求，或在学生已形成深度理解后继续重复表层练习</w:t>
      </w:r>
      <w:r>
        <w:rPr>
          <w:rStyle w:val="16"/>
          <w:rFonts w:hint="eastAsia" w:ascii="宋体" w:hAnsi="宋体" w:eastAsia="宋体" w:cs="宋体"/>
          <w:b w:val="0"/>
          <w:color w:val="000000"/>
          <w:kern w:val="0"/>
          <w:sz w:val="24"/>
          <w:vertAlign w:val="superscript"/>
        </w:rPr>
        <w:footnoteReference w:id="83"/>
      </w:r>
      <w:r>
        <w:rPr>
          <w:rFonts w:hint="eastAsia" w:ascii="宋体" w:hAnsi="宋体" w:eastAsia="宋体" w:cs="宋体"/>
          <w:b w:val="0"/>
          <w:color w:val="000000"/>
          <w:kern w:val="0"/>
          <w:sz w:val="24"/>
        </w:rPr>
        <w:t>。</w:t>
      </w:r>
    </w:p>
    <w:p w14:paraId="79A69898">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项目化学习是另一类重要的应用场域。已有研究中项目式学习的效果差异较大，结合巴克教育研究所提出的项目式学习金标准，项目式学习可以被理解为整合多种高影响策略的开放框架，基础知识学习可以采用直接教学，深化理解和方案设计则需要适当的支架与启发，设计中需要明确目标与挑战性问题、分层指导、以评价反馈持续改进并重视学生声音与选择</w:t>
      </w:r>
      <w:r>
        <w:rPr>
          <w:rStyle w:val="16"/>
          <w:rFonts w:hint="eastAsia" w:ascii="宋体" w:hAnsi="宋体" w:eastAsia="宋体" w:cs="宋体"/>
          <w:b w:val="0"/>
          <w:color w:val="000000"/>
          <w:kern w:val="0"/>
          <w:sz w:val="24"/>
          <w:vertAlign w:val="superscript"/>
        </w:rPr>
        <w:footnoteReference w:id="84"/>
      </w:r>
      <w:r>
        <w:rPr>
          <w:rFonts w:hint="eastAsia" w:ascii="宋体" w:hAnsi="宋体" w:eastAsia="宋体" w:cs="宋体"/>
          <w:b w:val="0"/>
          <w:color w:val="000000"/>
          <w:kern w:val="0"/>
          <w:sz w:val="24"/>
        </w:rPr>
        <w:t>。本课题所在的七宝中学附属鑫都实验中学也在这一方向上进行了前期探索，学校以大概念重构学习目标，通过有意对齐协调学习意图、任务、方法和评价，建立微项目、单元项目、跨单元项目和跨学科项目四级进阶，并借助学习档案、作品展示和自评互评呈现学生的思维过程</w:t>
      </w:r>
      <w:r>
        <w:rPr>
          <w:rStyle w:val="16"/>
          <w:rFonts w:hint="eastAsia" w:ascii="宋体" w:hAnsi="宋体" w:eastAsia="宋体" w:cs="宋体"/>
          <w:b w:val="0"/>
          <w:color w:val="000000"/>
          <w:kern w:val="0"/>
          <w:sz w:val="24"/>
          <w:vertAlign w:val="superscript"/>
        </w:rPr>
        <w:footnoteReference w:id="85"/>
      </w:r>
      <w:r>
        <w:rPr>
          <w:rFonts w:hint="eastAsia" w:ascii="宋体" w:hAnsi="宋体" w:eastAsia="宋体" w:cs="宋体"/>
          <w:b w:val="0"/>
          <w:color w:val="000000"/>
          <w:kern w:val="0"/>
          <w:sz w:val="24"/>
        </w:rPr>
        <w:t>。总体来看，这些研究为可见的学习的本土转化提供了丰富案例，但多聚焦于单一学科、单一环节或单个项目，对高阶能力的整体结构及其在多个场域中的持续发展关注不足。</w:t>
      </w:r>
    </w:p>
    <w:p w14:paraId="15F54670">
      <w:pPr>
        <w:keepNext/>
        <w:pageBreakBefore w:val="0"/>
        <w:overflowPunct w:val="0"/>
        <w:bidi w:val="0"/>
        <w:snapToGrid w:val="0"/>
        <w:spacing w:before="0" w:after="0" w:line="360" w:lineRule="auto"/>
        <w:ind w:firstLine="480" w:firstLineChars="200"/>
        <w:jc w:val="both"/>
        <w:textAlignment w:val="auto"/>
        <w:outlineLvl w:val="4"/>
        <w:rPr>
          <w:rFonts w:hint="eastAsia" w:ascii="宋体" w:hAnsi="宋体" w:eastAsia="宋体" w:cs="宋体"/>
          <w:color w:val="000000"/>
          <w:kern w:val="0"/>
          <w:sz w:val="24"/>
        </w:rPr>
      </w:pPr>
      <w:r>
        <w:rPr>
          <w:rFonts w:hint="eastAsia" w:ascii="宋体" w:hAnsi="宋体" w:eastAsia="宋体" w:cs="宋体"/>
          <w:b w:val="0"/>
          <w:kern w:val="0"/>
          <w:sz w:val="24"/>
        </w:rPr>
        <w:t>7）全球迁移、学术争议与本研究的使用立场</w:t>
      </w:r>
    </w:p>
    <w:p w14:paraId="45777B91">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可见的学习在国际上影响广泛，同时也受到持续的学术批评。厘清这些批评，有助于明确本研究应在何种意义上使用该理论。</w:t>
      </w:r>
    </w:p>
    <w:p w14:paraId="3A20BE20">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第一类批评针对以效应量对教学因素进行排序的做法。0.40的关节点缺乏充分依据，对不同研究结果的简单平均会掩盖重要差异，例如家庭作业对小学生几乎没有效果，对中学生的效果却较为明显</w:t>
      </w:r>
      <w:r>
        <w:rPr>
          <w:rStyle w:val="16"/>
          <w:rFonts w:hint="eastAsia" w:ascii="宋体" w:hAnsi="宋体" w:eastAsia="宋体" w:cs="宋体"/>
          <w:b w:val="0"/>
          <w:color w:val="000000"/>
          <w:kern w:val="0"/>
          <w:sz w:val="24"/>
          <w:vertAlign w:val="superscript"/>
        </w:rPr>
        <w:footnoteReference w:id="86"/>
      </w:r>
      <w:r>
        <w:rPr>
          <w:rFonts w:hint="eastAsia" w:ascii="宋体" w:hAnsi="宋体" w:eastAsia="宋体" w:cs="宋体"/>
          <w:b w:val="0"/>
          <w:color w:val="000000"/>
          <w:kern w:val="0"/>
          <w:sz w:val="24"/>
        </w:rPr>
        <w:t>。对二级元分析方法的系统检验发现，原始研究被重复计算、加权方式不一致等问题较为普遍，在一个案例中按正确方法重新计算后，基于网络的学习的效应量由0.59降至0.23，排名由第26位降至第98位，据此按效应量进行排序具有误导性</w:t>
      </w:r>
      <w:r>
        <w:rPr>
          <w:rStyle w:val="16"/>
          <w:rFonts w:hint="eastAsia" w:ascii="宋体" w:hAnsi="宋体" w:eastAsia="宋体" w:cs="宋体"/>
          <w:b w:val="0"/>
          <w:color w:val="000000"/>
          <w:kern w:val="0"/>
          <w:sz w:val="24"/>
          <w:vertAlign w:val="superscript"/>
        </w:rPr>
        <w:footnoteReference w:id="87"/>
      </w:r>
      <w:r>
        <w:rPr>
          <w:rFonts w:hint="eastAsia" w:ascii="宋体" w:hAnsi="宋体" w:eastAsia="宋体" w:cs="宋体"/>
          <w:b w:val="0"/>
          <w:color w:val="000000"/>
          <w:kern w:val="0"/>
          <w:sz w:val="24"/>
        </w:rPr>
        <w:t>。数值示例还表明，同一组数据采用不同公式计算效应量，可能得出完全相反的排序</w:t>
      </w:r>
      <w:r>
        <w:rPr>
          <w:rStyle w:val="16"/>
          <w:rFonts w:hint="eastAsia" w:ascii="宋体" w:hAnsi="宋体" w:eastAsia="宋体" w:cs="宋体"/>
          <w:b w:val="0"/>
          <w:color w:val="000000"/>
          <w:kern w:val="0"/>
          <w:sz w:val="24"/>
          <w:vertAlign w:val="superscript"/>
        </w:rPr>
        <w:footnoteReference w:id="88"/>
      </w:r>
      <w:r>
        <w:rPr>
          <w:rFonts w:hint="eastAsia" w:ascii="宋体" w:hAnsi="宋体" w:eastAsia="宋体" w:cs="宋体"/>
          <w:b w:val="0"/>
          <w:color w:val="000000"/>
          <w:kern w:val="0"/>
          <w:sz w:val="24"/>
        </w:rPr>
        <w:t>；大量元分析的层层汇总也会导致原始研究中的具体信息丢失或被扭曲</w:t>
      </w:r>
      <w:r>
        <w:rPr>
          <w:rStyle w:val="16"/>
          <w:rFonts w:hint="eastAsia" w:ascii="宋体" w:hAnsi="宋体" w:eastAsia="宋体" w:cs="宋体"/>
          <w:b w:val="0"/>
          <w:color w:val="000000"/>
          <w:kern w:val="0"/>
          <w:sz w:val="24"/>
          <w:vertAlign w:val="superscript"/>
        </w:rPr>
        <w:footnoteReference w:id="89"/>
      </w:r>
      <w:r>
        <w:rPr>
          <w:rFonts w:hint="eastAsia" w:ascii="宋体" w:hAnsi="宋体" w:eastAsia="宋体" w:cs="宋体"/>
          <w:b w:val="0"/>
          <w:color w:val="000000"/>
          <w:kern w:val="0"/>
          <w:sz w:val="24"/>
        </w:rPr>
        <w:t>。</w:t>
      </w:r>
    </w:p>
    <w:p w14:paraId="355F8CE9">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第二类批评针对核心概念的边界。以反馈为例，支撑反馈具有高影响力这一结论的5项主要元分析中，只有1项研究的是与其定义一致的反馈干预，该研究显示反馈的平均效果并不突出，且约38%的反馈干预降低了学生表现，其余研究涉及的则是奖励强化、教师亲和力等不同现象</w:t>
      </w:r>
      <w:r>
        <w:rPr>
          <w:rStyle w:val="16"/>
          <w:rFonts w:hint="eastAsia" w:ascii="宋体" w:hAnsi="宋体" w:eastAsia="宋体" w:cs="宋体"/>
          <w:b w:val="0"/>
          <w:color w:val="000000"/>
          <w:kern w:val="0"/>
          <w:sz w:val="24"/>
          <w:vertAlign w:val="superscript"/>
        </w:rPr>
        <w:footnoteReference w:id="90"/>
      </w:r>
      <w:r>
        <w:rPr>
          <w:rFonts w:hint="eastAsia" w:ascii="宋体" w:hAnsi="宋体" w:eastAsia="宋体" w:cs="宋体"/>
          <w:b w:val="0"/>
          <w:color w:val="000000"/>
          <w:kern w:val="0"/>
          <w:sz w:val="24"/>
        </w:rPr>
        <w:t>。元分析所依据的多为标准化考试成绩，偏重表层知识，对深层理解和批判性思维的反映有限</w:t>
      </w:r>
      <w:r>
        <w:rPr>
          <w:rStyle w:val="16"/>
          <w:rFonts w:hint="eastAsia" w:ascii="宋体" w:hAnsi="宋体" w:eastAsia="宋体" w:cs="宋体"/>
          <w:b w:val="0"/>
          <w:color w:val="000000"/>
          <w:kern w:val="0"/>
          <w:sz w:val="24"/>
          <w:vertAlign w:val="superscript"/>
        </w:rPr>
        <w:footnoteReference w:id="91"/>
      </w:r>
      <w:r>
        <w:rPr>
          <w:rFonts w:hint="eastAsia" w:ascii="宋体" w:hAnsi="宋体" w:eastAsia="宋体" w:cs="宋体"/>
          <w:b w:val="0"/>
          <w:color w:val="000000"/>
          <w:kern w:val="0"/>
          <w:sz w:val="24"/>
        </w:rPr>
        <w:t>。这些批评表明，反馈发挥作用需要具体指向任务和改进方法，并被学生理解和使用。</w:t>
      </w:r>
    </w:p>
    <w:p w14:paraId="1EB5585D">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第三类批评针对理论在实践中的使用方式和适用范围。若行政部门把可见的学习转化为以高效应量方法清单考核教师的工具，会削弱教师依据具体情境作出专业判断的能力</w:t>
      </w:r>
      <w:r>
        <w:rPr>
          <w:rStyle w:val="16"/>
          <w:rFonts w:hint="eastAsia" w:ascii="宋体" w:hAnsi="宋体" w:eastAsia="宋体" w:cs="宋体"/>
          <w:b w:val="0"/>
          <w:color w:val="000000"/>
          <w:kern w:val="0"/>
          <w:sz w:val="24"/>
          <w:vertAlign w:val="superscript"/>
        </w:rPr>
        <w:footnoteReference w:id="92"/>
      </w:r>
      <w:r>
        <w:rPr>
          <w:rFonts w:hint="eastAsia" w:ascii="宋体" w:hAnsi="宋体" w:eastAsia="宋体" w:cs="宋体"/>
          <w:b w:val="0"/>
          <w:color w:val="000000"/>
          <w:kern w:val="0"/>
          <w:sz w:val="24"/>
        </w:rPr>
        <w:t>。原始元分析主要来自英语国家的研究，直接迁移到非英语国家和不同社会文化环境时存在适应性问题</w:t>
      </w:r>
      <w:r>
        <w:rPr>
          <w:rStyle w:val="16"/>
          <w:rFonts w:hint="eastAsia" w:ascii="宋体" w:hAnsi="宋体" w:eastAsia="宋体" w:cs="宋体"/>
          <w:b w:val="0"/>
          <w:color w:val="000000"/>
          <w:kern w:val="0"/>
          <w:sz w:val="24"/>
          <w:vertAlign w:val="superscript"/>
        </w:rPr>
        <w:footnoteReference w:id="93"/>
      </w:r>
      <w:r>
        <w:rPr>
          <w:rFonts w:hint="eastAsia" w:ascii="宋体" w:hAnsi="宋体" w:eastAsia="宋体" w:cs="宋体"/>
          <w:b w:val="0"/>
          <w:color w:val="000000"/>
          <w:kern w:val="0"/>
          <w:sz w:val="24"/>
        </w:rPr>
        <w:t>。对英格兰、苏格兰和德国学校的比较研究发现，苏格兰校长面对此类流行理念时并不直接照搬，而组织教师在本校课堂中开展实践者探究，检验其对本校学生的适切性，德国部分学校则将相关著作作为教师小组研读和讨论的参考</w:t>
      </w:r>
      <w:r>
        <w:rPr>
          <w:rStyle w:val="16"/>
          <w:rFonts w:hint="eastAsia" w:ascii="宋体" w:hAnsi="宋体" w:eastAsia="宋体" w:cs="宋体"/>
          <w:b w:val="0"/>
          <w:color w:val="000000"/>
          <w:kern w:val="0"/>
          <w:sz w:val="24"/>
          <w:vertAlign w:val="superscript"/>
        </w:rPr>
        <w:footnoteReference w:id="94"/>
      </w:r>
      <w:r>
        <w:rPr>
          <w:rFonts w:hint="eastAsia" w:ascii="宋体" w:hAnsi="宋体" w:eastAsia="宋体" w:cs="宋体"/>
          <w:b w:val="0"/>
          <w:color w:val="000000"/>
          <w:kern w:val="0"/>
          <w:sz w:val="24"/>
        </w:rPr>
        <w:t>。</w:t>
      </w:r>
    </w:p>
    <w:p w14:paraId="53AB6A9D">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国内学界对这一理论同样保持了审慎态度。可见的学习讲述的仍是一个未完成的故事，其研究主要来自发达英语国家，当教育结果主要以考试分数界定时，创造力、批判力和公民责任等难以测量的成果容易被忽视，把改变学业分化的希望全部寄托于学校内部因素，也可能导向过于乐观的学校决定论</w:t>
      </w:r>
      <w:r>
        <w:rPr>
          <w:rStyle w:val="16"/>
          <w:rFonts w:hint="eastAsia" w:ascii="宋体" w:hAnsi="宋体" w:eastAsia="宋体" w:cs="宋体"/>
          <w:b w:val="0"/>
          <w:color w:val="000000"/>
          <w:kern w:val="0"/>
          <w:sz w:val="24"/>
          <w:vertAlign w:val="superscript"/>
        </w:rPr>
        <w:footnoteReference w:id="95"/>
      </w:r>
      <w:r>
        <w:rPr>
          <w:rFonts w:hint="eastAsia" w:ascii="宋体" w:hAnsi="宋体" w:eastAsia="宋体" w:cs="宋体"/>
          <w:b w:val="0"/>
          <w:color w:val="000000"/>
          <w:kern w:val="0"/>
          <w:sz w:val="24"/>
        </w:rPr>
        <w:t>。教育受到情境、互动和历史变化的影响，原始研究的质量和学业成就的界定都限制了综合结果的解释力，在肯定教育科学化价值的同时仍需保持方法的多样性</w:t>
      </w:r>
      <w:r>
        <w:rPr>
          <w:rStyle w:val="16"/>
          <w:rFonts w:hint="eastAsia" w:ascii="宋体" w:hAnsi="宋体" w:eastAsia="宋体" w:cs="宋体"/>
          <w:b w:val="0"/>
          <w:color w:val="000000"/>
          <w:kern w:val="0"/>
          <w:sz w:val="24"/>
          <w:vertAlign w:val="superscript"/>
        </w:rPr>
        <w:footnoteReference w:id="96"/>
      </w:r>
      <w:r>
        <w:rPr>
          <w:rFonts w:hint="eastAsia" w:ascii="宋体" w:hAnsi="宋体" w:eastAsia="宋体" w:cs="宋体"/>
          <w:b w:val="0"/>
          <w:color w:val="000000"/>
          <w:kern w:val="0"/>
          <w:sz w:val="24"/>
        </w:rPr>
        <w:t>。</w:t>
      </w:r>
    </w:p>
    <w:p w14:paraId="54304D4A">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近年的研究进一步把视角转向理论的跨国传播。该理论的传播大致呈现英语国家的政策嵌入，德国、日本及北欧的学术对话转化，以及北美的商业驱动扩散三种模式，在不同场域中被转化为政策语言、专业工具和服务产品，满足当代教育治理对科学合法性的需求是其中相对稳定的逻辑，掌握证据生产与传播渠道的行动者可能因此获得更大的话语权，教师的经验智慧和地方知识则面临边缘化的风险</w:t>
      </w:r>
      <w:r>
        <w:rPr>
          <w:rStyle w:val="16"/>
          <w:rFonts w:hint="eastAsia" w:ascii="宋体" w:hAnsi="宋体" w:eastAsia="宋体" w:cs="宋体"/>
          <w:b w:val="0"/>
          <w:color w:val="000000"/>
          <w:kern w:val="0"/>
          <w:sz w:val="24"/>
          <w:vertAlign w:val="superscript"/>
        </w:rPr>
        <w:footnoteReference w:id="97"/>
      </w:r>
      <w:r>
        <w:rPr>
          <w:rFonts w:hint="eastAsia" w:ascii="宋体" w:hAnsi="宋体" w:eastAsia="宋体" w:cs="宋体"/>
          <w:b w:val="0"/>
          <w:color w:val="000000"/>
          <w:kern w:val="0"/>
          <w:sz w:val="24"/>
        </w:rPr>
        <w:t>。复杂知识在传播中还可能被简化为教学公式，评价可能被理解为监控工具，理论的科学性需要与教师的专业自主和创造性参与相结合，才能支持真正的教育改进</w:t>
      </w:r>
      <w:r>
        <w:rPr>
          <w:rStyle w:val="16"/>
          <w:rFonts w:hint="eastAsia" w:ascii="宋体" w:hAnsi="宋体" w:eastAsia="宋体" w:cs="宋体"/>
          <w:b w:val="0"/>
          <w:color w:val="000000"/>
          <w:kern w:val="0"/>
          <w:sz w:val="24"/>
          <w:vertAlign w:val="superscript"/>
        </w:rPr>
        <w:footnoteReference w:id="98"/>
      </w:r>
      <w:r>
        <w:rPr>
          <w:rFonts w:hint="eastAsia" w:ascii="宋体" w:hAnsi="宋体" w:eastAsia="宋体" w:cs="宋体"/>
          <w:b w:val="0"/>
          <w:color w:val="000000"/>
          <w:kern w:val="0"/>
          <w:sz w:val="24"/>
        </w:rPr>
        <w:t>。</w:t>
      </w:r>
    </w:p>
    <w:p w14:paraId="7279CDE3">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基于上述讨论，本研究对可见的学习采取有限而明确的使用立场。本研究不以效应量排名选择教学方法，也不以0.40作为判断本研究成效的标准，主要采用该理论中关于学习意图与成功标准、学业进阶的共同语言、反馈三问以及教师依据学生学习表现进行诊断、干预和评估的教学主张，并通过本校课堂中的行动研究检验这些主张能否转化为识别和支持学生高阶能力的具体做法。</w:t>
      </w:r>
    </w:p>
    <w:p w14:paraId="7CDF434D">
      <w:pPr>
        <w:keepNext/>
        <w:pageBreakBefore w:val="0"/>
        <w:numPr>
          <w:ilvl w:val="0"/>
          <w:numId w:val="2"/>
        </w:numPr>
        <w:overflowPunct w:val="0"/>
        <w:bidi w:val="0"/>
        <w:spacing w:before="0" w:after="0" w:line="360" w:lineRule="auto"/>
        <w:ind w:left="0" w:leftChars="0" w:firstLine="480" w:firstLineChars="200"/>
        <w:jc w:val="both"/>
        <w:textAlignment w:val="auto"/>
        <w:outlineLvl w:val="2"/>
        <w:rPr>
          <w:rFonts w:hint="eastAsia" w:ascii="宋体" w:hAnsi="宋体" w:eastAsia="宋体" w:cs="宋体"/>
          <w:b/>
          <w:sz w:val="24"/>
        </w:rPr>
      </w:pPr>
      <w:bookmarkStart w:id="14" w:name="_Toc2602"/>
      <w:r>
        <w:rPr>
          <w:rFonts w:hint="eastAsia" w:ascii="宋体" w:hAnsi="宋体" w:eastAsia="宋体" w:cs="宋体"/>
          <w:b w:val="0"/>
          <w:sz w:val="24"/>
        </w:rPr>
        <w:t>可见的学习与高阶能力培育的契合</w:t>
      </w:r>
      <w:bookmarkEnd w:id="14"/>
    </w:p>
    <w:p w14:paraId="122A3CD7">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上述两方面研究之间存在内在联系。高阶能力的难点在于其内隐性，学生是否在分析、评价和创造，是否在复杂任务中承担责任、调节情绪并与人合作，都无法从单道题目的对错中直接判断，只能通过学生在任务中的表现加以推断。可见的学习的优势恰在于使学习可见，它要求明确目标与标准，要求学生把学习过程表现出来，并要求教师依据这些表现调整教学。这是本课题选择可见的学习作为研究视角的主要原因。</w:t>
      </w:r>
    </w:p>
    <w:p w14:paraId="29DC0313">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国内已有研究直接从可见的学习视角讨论高阶能力的培养。依据Hattie的学习模型，高阶能力的发展需要经历表层学习、深度学习和迁移学习，基础知识和技能经刻意练习达到自动化有助于减少认知负荷，但停留于训练和考试会使学生难以进入深度理解，教师应适时把学生从重复训练引向探究和真实问题解决，勇于教授高阶能力</w:t>
      </w:r>
      <w:r>
        <w:rPr>
          <w:rStyle w:val="16"/>
          <w:rFonts w:hint="eastAsia" w:ascii="宋体" w:hAnsi="宋体" w:eastAsia="宋体" w:cs="宋体"/>
          <w:b w:val="0"/>
          <w:color w:val="000000"/>
          <w:kern w:val="0"/>
          <w:sz w:val="24"/>
          <w:vertAlign w:val="superscript"/>
        </w:rPr>
        <w:footnoteReference w:id="99"/>
      </w:r>
      <w:r>
        <w:rPr>
          <w:rFonts w:hint="eastAsia" w:ascii="宋体" w:hAnsi="宋体" w:eastAsia="宋体" w:cs="宋体"/>
          <w:b w:val="0"/>
          <w:color w:val="000000"/>
          <w:kern w:val="0"/>
          <w:sz w:val="24"/>
        </w:rPr>
        <w:t>。刻意练习研究进一步表明，高质量的练习需要通过任务分析明确子技能和目标，以具体反馈持续调整表现，并由教师、专家或同伴提供示范与支架，支持随能力发展逐步减少，学生由此承担更多规划、监控和反思的责任</w:t>
      </w:r>
      <w:r>
        <w:rPr>
          <w:rStyle w:val="16"/>
          <w:rFonts w:hint="eastAsia" w:ascii="宋体" w:hAnsi="宋体" w:eastAsia="宋体" w:cs="宋体"/>
          <w:b w:val="0"/>
          <w:color w:val="000000"/>
          <w:kern w:val="0"/>
          <w:sz w:val="24"/>
          <w:vertAlign w:val="superscript"/>
        </w:rPr>
        <w:footnoteReference w:id="100"/>
      </w:r>
      <w:r>
        <w:rPr>
          <w:rFonts w:hint="eastAsia" w:ascii="宋体" w:hAnsi="宋体" w:eastAsia="宋体" w:cs="宋体"/>
          <w:b w:val="0"/>
          <w:color w:val="000000"/>
          <w:kern w:val="0"/>
          <w:sz w:val="24"/>
        </w:rPr>
        <w:t>。这些研究表明，高阶能力需要有计划地教授，学习进阶、有意对齐和反馈支架是可见的学习连接高阶能力培养的关键概念。</w:t>
      </w:r>
    </w:p>
    <w:p w14:paraId="18B6F3EC">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前文综述的研究从多个方面为二者的结合提供了依据。在目标层面，批判性思维的评价只有完整覆盖其技能与倾向，才能真正支持其发展，这与可见的学习关于明确学习意图和成功标准的主张一致，意味着高阶能力目标需要被具体描述为学生可以理解、教师可以观察的表现。在过程层面，结构化对话、合作中的相互解释与质疑以及以图形呈现思路，都是使学生思考过程外显的方式，也正是可见的学习所强调的使学习对教师可见。</w:t>
      </w:r>
    </w:p>
    <w:p w14:paraId="2E9076F3">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在反馈层面，低利害、多轮修订和描述性的形成性反馈有利于批判性思维和创造力的发展，要求学生比较多源反馈并说明采纳理由则有助于其在人工智能环境中保持独立判断，这与可见的学习关于反馈三问和反馈文化的主张相互印证。在教师层面，可见的学习要求教师依据学生学习证据进行诊断、干预和评估，而高阶能力研究反复表明，同一种教学方法在不同学生、任务和使用周期中的效果差异显著，这恰恰需要教师依据证据作出判断。</w:t>
      </w:r>
    </w:p>
    <w:p w14:paraId="792E0496">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在学校层面，二者的结合还依赖教师集体使用证据的机制。高阶能力的表现具有学科差异和情境差异，单个教师难以独立形成稳定的判断标准，需要在教研组中通过共同观课、比较学生作品和讨论进阶标准逐步形成共识</w:t>
      </w:r>
      <w:r>
        <w:rPr>
          <w:rStyle w:val="16"/>
          <w:rFonts w:hint="eastAsia" w:ascii="宋体" w:hAnsi="宋体" w:eastAsia="宋体" w:cs="宋体"/>
          <w:b w:val="0"/>
          <w:color w:val="000000"/>
          <w:kern w:val="0"/>
          <w:sz w:val="24"/>
          <w:vertAlign w:val="superscript"/>
        </w:rPr>
        <w:footnoteReference w:id="101"/>
      </w:r>
      <w:r>
        <w:rPr>
          <w:rFonts w:hint="eastAsia" w:ascii="宋体" w:hAnsi="宋体" w:eastAsia="宋体" w:cs="宋体"/>
          <w:b w:val="0"/>
          <w:color w:val="000000"/>
          <w:kern w:val="0"/>
          <w:sz w:val="24"/>
        </w:rPr>
        <w:t>。以实践者探究方式检验外部理念的经验也表明，学校对外部理论的吸收需要经过本校课堂证据的检验和校准</w:t>
      </w:r>
      <w:r>
        <w:rPr>
          <w:rStyle w:val="16"/>
          <w:rFonts w:hint="eastAsia" w:ascii="宋体" w:hAnsi="宋体" w:eastAsia="宋体" w:cs="宋体"/>
          <w:b w:val="0"/>
          <w:color w:val="000000"/>
          <w:kern w:val="0"/>
          <w:sz w:val="24"/>
          <w:vertAlign w:val="superscript"/>
        </w:rPr>
        <w:footnoteReference w:id="102"/>
      </w:r>
      <w:r>
        <w:rPr>
          <w:rFonts w:hint="eastAsia" w:ascii="宋体" w:hAnsi="宋体" w:eastAsia="宋体" w:cs="宋体"/>
          <w:b w:val="0"/>
          <w:color w:val="000000"/>
          <w:kern w:val="0"/>
          <w:sz w:val="24"/>
        </w:rPr>
        <w:t>。这为本课题以行动研究推动模型在学校中的生成和修正提供了依据。</w:t>
      </w:r>
    </w:p>
    <w:p w14:paraId="794445F4">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由此可以归纳出二者结合的三个连接点，一是将高阶能力目标转化为可理解、可观察的成功标准，二是通过任务设计使学生的高阶思考过程和社会情感表现外显，三是使这些表现成为教师调整教学和学生改进学习的依据。现有研究或分别讨论高阶能力的培养方法与可见的学习的课堂机制，或在理论层面阐释二者的联系，将二者置于同一框架之中，并在一所中学的多个学科和科创活动中持续检验的研究仍然较少。</w:t>
      </w:r>
    </w:p>
    <w:p w14:paraId="77E74E7B">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从发展尺度看，二者的结合还需要一套能够描述高阶能力进阶的共同语言。可见的学习强调教师对学业进阶的共同理解，高阶思维研究则提供了布卢姆分类修订版的认知层级和SOLO分类的结构层级等工具，前者描述学习任务对认知加工提出的要求，后者描述学生实际表现所达到的结构水平，二者结合使用，可以在任务设计和表现判断两个环节为高阶能力的进阶提供参照。社会情感能力方面，现有测评研究揭示了其随年龄和情境变化的特点，但适用于课堂观察的进阶描述仍较为缺乏，这也是本课题需要探索的内容。</w:t>
      </w:r>
    </w:p>
    <w:p w14:paraId="118272B0">
      <w:pPr>
        <w:keepNext/>
        <w:pageBreakBefore w:val="0"/>
        <w:numPr>
          <w:ilvl w:val="0"/>
          <w:numId w:val="2"/>
        </w:numPr>
        <w:overflowPunct w:val="0"/>
        <w:bidi w:val="0"/>
        <w:spacing w:before="0" w:after="0" w:line="360" w:lineRule="auto"/>
        <w:ind w:left="0" w:leftChars="0" w:firstLine="480" w:firstLineChars="200"/>
        <w:jc w:val="both"/>
        <w:textAlignment w:val="auto"/>
        <w:outlineLvl w:val="2"/>
        <w:rPr>
          <w:rFonts w:hint="eastAsia" w:ascii="宋体" w:hAnsi="宋体" w:eastAsia="宋体" w:cs="宋体"/>
          <w:b/>
          <w:sz w:val="24"/>
        </w:rPr>
      </w:pPr>
      <w:bookmarkStart w:id="15" w:name="_Toc12586"/>
      <w:r>
        <w:rPr>
          <w:rFonts w:hint="eastAsia" w:ascii="宋体" w:hAnsi="宋体" w:eastAsia="宋体" w:cs="宋体"/>
          <w:b w:val="0"/>
          <w:sz w:val="24"/>
        </w:rPr>
        <w:t>已有研究的不足与本研究的切入点</w:t>
      </w:r>
      <w:bookmarkEnd w:id="15"/>
    </w:p>
    <w:p w14:paraId="17654E62">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已有研究在高阶能力和可见的学习两方面都形成了较为丰富的理论与实证基础，但就本课题关注的问题而言，仍存在三个方面的不足。</w:t>
      </w:r>
    </w:p>
    <w:p w14:paraId="15A15A12">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第一，在能力结构上，已有研究以高阶思维为主，社会情感能力多作为独立领域加以研究。高阶思维与社会情感能力在同一复杂学习任务中如何共同发挥作用，例如学生在科创项目遭遇失败时，情绪调节如何影响其继续分析问题和改进方案，目前仍缺少可在学校中操作的整合框架。</w:t>
      </w:r>
    </w:p>
    <w:p w14:paraId="44B185A0">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del w:id="90013" w:author="Claude" w:date="2026-10-27T03:49:22Z">
        <w:r>
          <w:rPr>
            <w:rFonts w:hint="eastAsia" w:ascii="宋体" w:hAnsi="宋体" w:eastAsia="宋体" w:cs="宋体"/>
            <w:b w:val="0"/>
            <w:color w:val="000000"/>
            <w:kern w:val="0"/>
            <w:sz w:val="24"/>
          </w:rPr>
          <w:delText xml:space="preserve">此外，高阶能力的进阶描述</w:delText>
        </w:r>
      </w:del>
      <w:ins w:id="90014" w:author="Claude" w:date="2026-10-27T03:49:22Z">
        <w:r>
          <w:rPr>
            <w:rFonts w:hint="eastAsia" w:ascii="宋体" w:hAnsi="宋体" w:eastAsia="宋体" w:cs="宋体"/>
            <w:b w:val="0"/>
            <w:color w:val="000000"/>
            <w:kern w:val="0"/>
            <w:sz w:val="24"/>
          </w:rPr>
          <w:t xml:space="preserve">高阶能力的进阶描述还</w:t>
        </w:r>
      </w:ins>
      <w:r>
        <w:rPr>
          <w:rFonts w:hint="eastAsia" w:ascii="宋体" w:hAnsi="宋体" w:eastAsia="宋体" w:cs="宋体"/>
          <w:b w:val="0"/>
          <w:color w:val="000000"/>
          <w:kern w:val="0"/>
          <w:sz w:val="24"/>
        </w:rPr>
        <w:t xml:space="preserve">多集中于认知层面，社会情感能力在不同复杂程度情境中的表现差异尚缺少可供教师在课堂中使用的描述框架，教师难以据此判断学生在合作、调节和担当等方面的发展水平。</w:t>
      </w:r>
    </w:p>
    <w:p w14:paraId="19DFD1B1">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第二，在证据使用上，可见的学习的研究多关注学习目标、反馈和学业成绩，对于高阶能力如何通过具体学习表现加以识别、如何依据多源证据持续判断和改进，研究仍然有限；国内的学科与项目化应用研究多以设计说明和案例呈现为主，较少报告多轮实践中持续收集的学习证据。同时，可见的学习自身的效应量证据存在较大争议，学校实践需要以本校课堂中的真实证据为依据</w:t>
      </w:r>
      <w:r>
        <w:rPr>
          <w:rStyle w:val="16"/>
          <w:rFonts w:hint="eastAsia" w:ascii="宋体" w:hAnsi="宋体" w:eastAsia="宋体" w:cs="宋体"/>
          <w:b w:val="0"/>
          <w:color w:val="000000"/>
          <w:kern w:val="0"/>
          <w:sz w:val="24"/>
          <w:vertAlign w:val="superscript"/>
        </w:rPr>
        <w:footnoteReference w:id="103"/>
      </w:r>
      <w:r>
        <w:rPr>
          <w:rFonts w:hint="eastAsia" w:ascii="宋体" w:hAnsi="宋体" w:eastAsia="宋体" w:cs="宋体"/>
          <w:b w:val="0"/>
          <w:color w:val="000000"/>
          <w:kern w:val="0"/>
          <w:sz w:val="24"/>
        </w:rPr>
        <w:t>。</w:t>
      </w:r>
    </w:p>
    <w:p w14:paraId="0B07D6F1">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第三，在研究情境上，关于高阶思维与数智技术的实证研究大多以大学生为对象，基础教育阶段的证据较少且结果不稳定</w:t>
      </w:r>
      <w:r>
        <w:rPr>
          <w:rStyle w:val="16"/>
          <w:rFonts w:hint="eastAsia" w:ascii="宋体" w:hAnsi="宋体" w:eastAsia="宋体" w:cs="宋体"/>
          <w:b w:val="0"/>
          <w:color w:val="000000"/>
          <w:kern w:val="0"/>
          <w:sz w:val="24"/>
          <w:vertAlign w:val="superscript"/>
        </w:rPr>
        <w:footnoteReference w:id="104"/>
      </w:r>
      <w:r>
        <w:rPr>
          <w:rFonts w:hint="eastAsia" w:ascii="宋体" w:hAnsi="宋体" w:eastAsia="宋体" w:cs="宋体"/>
          <w:b w:val="0"/>
          <w:color w:val="000000"/>
          <w:kern w:val="0"/>
          <w:sz w:val="24"/>
        </w:rPr>
        <w:t>，一所学校在多个学科和多种学习场域中持续开展、多轮改进的研究也较为缺乏。</w:t>
      </w:r>
    </w:p>
    <w:p w14:paraId="15DD2AE8">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针对上述不足，本课题将高阶思维能力与高阶社会情感能力纳入统一的研究视野，以可见的学习关于学习目标、反馈和教师依据证据调整教学的主张作为连接机制，在上海课程改革的背景下，研究学生高阶能力在学科课堂和科创项目中如何发生、如何表现、如何变化，并通过学生、课堂和教师三个层面的多源证据进行持续观察和审慎判断。</w:t>
      </w:r>
    </w:p>
    <w:p w14:paraId="74E28D9A">
      <w:pPr>
        <w:keepNext/>
        <w:pageBreakBefore w:val="0"/>
        <w:numPr>
          <w:ilvl w:val="0"/>
          <w:numId w:val="1"/>
        </w:numPr>
        <w:overflowPunct w:val="0"/>
        <w:bidi w:val="0"/>
        <w:spacing w:before="0" w:after="0" w:line="360" w:lineRule="auto"/>
        <w:ind w:left="0" w:leftChars="0" w:firstLine="480" w:firstLineChars="200"/>
        <w:jc w:val="both"/>
        <w:textAlignment w:val="auto"/>
        <w:outlineLvl w:val="1"/>
        <w:rPr>
          <w:rFonts w:hint="eastAsia" w:ascii="宋体" w:hAnsi="宋体" w:eastAsia="宋体" w:cs="宋体"/>
          <w:b/>
          <w:bCs/>
          <w:sz w:val="28"/>
          <w:szCs w:val="28"/>
        </w:rPr>
      </w:pPr>
      <w:bookmarkStart w:id="16" w:name="_Toc4061"/>
      <w:r>
        <w:rPr>
          <w:rFonts w:hint="eastAsia" w:ascii="宋体" w:hAnsi="宋体" w:eastAsia="宋体" w:cs="宋体"/>
          <w:b w:val="0"/>
          <w:bCs/>
          <w:sz w:val="24"/>
        </w:rPr>
        <w:t>研究意义</w:t>
      </w:r>
      <w:bookmarkEnd w:id="16"/>
    </w:p>
    <w:p w14:paraId="6136189A">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color w:val="000000"/>
          <w:kern w:val="0"/>
          <w:sz w:val="24"/>
        </w:rPr>
      </w:pPr>
      <w:bookmarkStart w:id="17" w:name="_Toc21918"/>
      <w:r>
        <w:rPr>
          <w:rFonts w:hint="eastAsia" w:ascii="宋体" w:hAnsi="宋体" w:eastAsia="宋体" w:cs="宋体"/>
          <w:b/>
          <w:kern w:val="0"/>
          <w:sz w:val="28"/>
        </w:rPr>
        <w:t>1.理论意义</w:t>
      </w:r>
      <w:bookmarkEnd w:id="17"/>
    </w:p>
    <w:p w14:paraId="29178E32">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本研究在布卢姆教育目标分类修订版、OECD社会与情感能力框架和CASEL框架的基础上，结合中学生的学习特点，提出由高阶思维（分析、评价、创造）和高阶社会情感（责任担当、情绪调节、合作共情、包容创新）组成的双维七维能力结构，并以三层六阶和两境四维描述两类能力的发展层次。这一框架尝试回答两类能力在同一复杂任务中如何共同发挥作用的问题，有助于深化对中学生高阶能力结构及其发展特点的认识。该框架是本研究依据学校实际形成的操作性结构，其合理性还需要通过工具检验和实践证据不断修正。</w:t>
      </w:r>
    </w:p>
    <w:p w14:paraId="7283AA72">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color w:val="000000"/>
          <w:kern w:val="0"/>
          <w:sz w:val="24"/>
        </w:rPr>
      </w:pPr>
      <w:bookmarkStart w:id="18" w:name="_Toc2050"/>
      <w:r>
        <w:rPr>
          <w:rFonts w:hint="eastAsia" w:ascii="宋体" w:hAnsi="宋体" w:eastAsia="宋体" w:cs="宋体"/>
          <w:b/>
          <w:kern w:val="0"/>
          <w:sz w:val="28"/>
        </w:rPr>
        <w:t>2.实践意义</w:t>
      </w:r>
      <w:bookmarkEnd w:id="18"/>
    </w:p>
    <w:p w14:paraId="0E0B33F7">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本研究不采用可见的学习中存在争议的效应量排名，而把其中关于学习意图与成功标准、反馈三问以及教师诊断、干预和评估的主张，转化为学生目标引领、任务驱动、探究展学、反馈迭代和反思迁移的五环学习过程和教师依据证据调整教学的具体做法，并在学科课堂和科创项目两个场域中加以检验。这回应了上海项目化学习和新课程新教材实施对真实问题、持续探究和教学评一致的要求，可为同类学校在日常课堂和科创活动中落实高阶能力培养目标提供具体路径、工具和案例。</w:t>
      </w:r>
    </w:p>
    <w:p w14:paraId="51BA8CA2">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color w:val="000000"/>
          <w:kern w:val="0"/>
          <w:sz w:val="24"/>
        </w:rPr>
      </w:pPr>
      <w:bookmarkStart w:id="19" w:name="_Toc10833"/>
      <w:r>
        <w:rPr>
          <w:rFonts w:hint="eastAsia" w:ascii="宋体" w:hAnsi="宋体" w:eastAsia="宋体" w:cs="宋体"/>
          <w:b/>
          <w:kern w:val="0"/>
          <w:sz w:val="28"/>
        </w:rPr>
        <w:t>3.方法意义</w:t>
      </w:r>
      <w:bookmarkEnd w:id="19"/>
    </w:p>
    <w:p w14:paraId="684125D4">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本研究把学生前后测问卷、课堂专业评价、AI课堂行为数据、学生作品和教师反思等不同来源的证据纳入同一证据体系，并说明每类证据能够支持和不能支持的结论。这一做法有助于学校在无法开展随机对照实验的真实情境中，对实践成效作出有依据而不夸大的判断，也回应了国家关于强化过程评价、健全综合评价的要求。本研究还把课题研究与校本研修、教研组建设和课例改进结合起来，有助于推动高阶能力培育由教师个人探索走向学校系统推进。</w:t>
      </w:r>
    </w:p>
    <w:p w14:paraId="666C0B7E">
      <w:pPr>
        <w:keepNext/>
        <w:pageBreakBefore w:val="0"/>
        <w:numPr>
          <w:numId w:val="0"/>
        </w:numPr>
        <w:tabs>
          <w:tab w:val="left" w:pos="0"/>
        </w:tabs>
        <w:overflowPunct w:val="0"/>
        <w:bidi w:val="0"/>
        <w:spacing w:before="0" w:after="0" w:line="360" w:lineRule="auto"/>
        <w:ind w:leftChars="200"/>
        <w:jc w:val="both"/>
        <w:textAlignment w:val="auto"/>
        <w:outlineLvl w:val="0"/>
        <w:rPr>
          <w:rFonts w:hint="eastAsia" w:ascii="宋体" w:hAnsi="宋体" w:eastAsia="宋体" w:cs="宋体"/>
          <w:b/>
          <w:bCs w:val="0"/>
          <w:sz w:val="28"/>
          <w:szCs w:val="28"/>
        </w:rPr>
      </w:pPr>
      <w:bookmarkStart w:id="20" w:name="_Toc2460"/>
      <w:r>
        <w:rPr>
          <w:rFonts w:hint="eastAsia" w:ascii="宋体" w:hAnsi="宋体" w:eastAsia="宋体" w:cs="宋体"/>
          <w:b/>
          <w:bCs w:val="0"/>
          <w:sz w:val="28"/>
          <w:szCs w:val="28"/>
          <w:lang w:val="en-US" w:eastAsia="zh-CN"/>
        </w:rPr>
        <w:t>二、</w:t>
      </w:r>
      <w:r>
        <w:rPr>
          <w:rFonts w:hint="eastAsia" w:ascii="宋体" w:hAnsi="宋体" w:eastAsia="宋体" w:cs="宋体"/>
          <w:b/>
          <w:bCs w:val="0"/>
          <w:sz w:val="28"/>
          <w:szCs w:val="28"/>
        </w:rPr>
        <w:t>思路与设计</w:t>
      </w:r>
      <w:bookmarkEnd w:id="20"/>
    </w:p>
    <w:p w14:paraId="3B7E8226">
      <w:pPr>
        <w:keepNext/>
        <w:pageBreakBefore w:val="0"/>
        <w:numPr>
          <w:ilvl w:val="0"/>
          <w:numId w:val="5"/>
        </w:numPr>
        <w:overflowPunct w:val="0"/>
        <w:bidi w:val="0"/>
        <w:spacing w:before="0" w:after="0" w:line="360" w:lineRule="auto"/>
        <w:ind w:left="0" w:leftChars="0" w:firstLine="480" w:firstLineChars="200"/>
        <w:jc w:val="both"/>
        <w:textAlignment w:val="auto"/>
        <w:outlineLvl w:val="1"/>
        <w:rPr>
          <w:rFonts w:hint="eastAsia" w:ascii="宋体" w:hAnsi="宋体" w:eastAsia="宋体" w:cs="宋体"/>
          <w:b/>
          <w:bCs/>
          <w:sz w:val="28"/>
          <w:szCs w:val="28"/>
        </w:rPr>
      </w:pPr>
      <w:bookmarkStart w:id="21" w:name="_Toc256"/>
      <w:r>
        <w:rPr>
          <w:rFonts w:hint="eastAsia" w:ascii="宋体" w:hAnsi="宋体" w:eastAsia="宋体" w:cs="宋体"/>
          <w:b w:val="0"/>
          <w:bCs/>
          <w:sz w:val="24"/>
        </w:rPr>
        <w:t>核心概念界定</w:t>
      </w:r>
      <w:bookmarkEnd w:id="21"/>
    </w:p>
    <w:p w14:paraId="48445F72">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第一部分已经梳理了高阶能力和可见的学习的研究脉络。本部分不再重复理论来源，只说明本研究中三个核心概念的具体含义，以及它们在研究中如何被观察和测量。</w:t>
      </w:r>
    </w:p>
    <w:p w14:paraId="5757DACE">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color w:val="000000"/>
          <w:kern w:val="0"/>
          <w:sz w:val="24"/>
        </w:rPr>
      </w:pPr>
      <w:bookmarkStart w:id="22" w:name="_Toc25401"/>
      <w:r>
        <w:rPr>
          <w:rFonts w:hint="eastAsia" w:ascii="宋体" w:hAnsi="宋体" w:eastAsia="宋体" w:cs="宋体"/>
          <w:b/>
          <w:kern w:val="0"/>
          <w:sz w:val="28"/>
        </w:rPr>
        <w:t>1.中学生高阶能力</w:t>
      </w:r>
      <w:bookmarkEnd w:id="22"/>
    </w:p>
    <w:p w14:paraId="7A4688F3">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高阶能力目前没有国际统一的定义和固定结构。本研究所说的中学生高阶能力，是指学生面对复杂、开放、没有固定解法的学习任务或真实问题时，能够综合调动已有知识、思维方法和社会情感资源，进行分析判断、问题解决、合作协同、创新实践和持续调节的综合能力。根据第一部分的梳理，本研究把它分为两个相互联系的方面，其中高阶思维能力关注学生能否深入分析、合理判断和创新生成，高阶社会情感能力关注学生能否在复杂、持续、需要合作的学习中承担责任、调节自己、理解他人并保持开放探索。</w:t>
      </w:r>
    </w:p>
    <w:p w14:paraId="17AC41E1">
      <w:pPr>
        <w:keepNext/>
        <w:pageBreakBefore w:val="0"/>
        <w:overflowPunct w:val="0"/>
        <w:bidi w:val="0"/>
        <w:snapToGrid w:val="0"/>
        <w:spacing w:before="0" w:after="0" w:line="360" w:lineRule="auto"/>
        <w:ind w:firstLine="480" w:firstLineChars="200"/>
        <w:jc w:val="both"/>
        <w:textAlignment w:val="auto"/>
        <w:outlineLvl w:val="3"/>
        <w:rPr>
          <w:rFonts w:hint="eastAsia" w:ascii="宋体" w:hAnsi="宋体" w:eastAsia="宋体" w:cs="宋体"/>
          <w:b/>
          <w:color w:val="000000"/>
          <w:kern w:val="0"/>
          <w:sz w:val="24"/>
        </w:rPr>
      </w:pPr>
      <w:bookmarkStart w:id="23" w:name="_Toc2771"/>
      <w:r>
        <w:rPr>
          <w:rFonts w:hint="eastAsia" w:ascii="宋体" w:hAnsi="宋体" w:eastAsia="宋体" w:cs="宋体"/>
          <w:b w:val="0"/>
          <w:kern w:val="0"/>
          <w:sz w:val="24"/>
        </w:rPr>
        <w:t>（1）高阶思维能力</w:t>
      </w:r>
      <w:bookmarkEnd w:id="23"/>
    </w:p>
    <w:p w14:paraId="0BBC105B">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高阶思维能力是本研究高阶能力结构中的认知方面。本研究以布卢姆教育目标分类修订版中较高层次的认知过程为基础，结合中学生的学习实际，将其分为分析、评价、创造三个维度。</w:t>
      </w:r>
    </w:p>
    <w:p w14:paraId="25C061B9">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bCs/>
          <w:kern w:val="0"/>
          <w:sz w:val="24"/>
        </w:rPr>
        <w:t>分析</w:t>
      </w:r>
      <w:r>
        <w:rPr>
          <w:rFonts w:hint="eastAsia" w:ascii="宋体" w:hAnsi="宋体" w:eastAsia="宋体" w:cs="宋体"/>
          <w:b w:val="0"/>
          <w:kern w:val="0"/>
          <w:sz w:val="24"/>
        </w:rPr>
        <w:t>，指学生能够分解复杂问题，辨别不同信息、条件和变量之间的关系，抓住问题的关键要素及其内在联系。</w:t>
      </w:r>
    </w:p>
    <w:p w14:paraId="3956027F">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bCs/>
          <w:kern w:val="0"/>
          <w:sz w:val="24"/>
        </w:rPr>
        <w:t>评价</w:t>
      </w:r>
      <w:r>
        <w:rPr>
          <w:rFonts w:hint="eastAsia" w:ascii="宋体" w:hAnsi="宋体" w:eastAsia="宋体" w:cs="宋体"/>
          <w:b w:val="0"/>
          <w:kern w:val="0"/>
          <w:sz w:val="24"/>
        </w:rPr>
        <w:t>，指学生能够依据事实、证据或一定标准，对观点、方法、过程和结果进行比较、判断、质疑和反思。</w:t>
      </w:r>
    </w:p>
    <w:p w14:paraId="44B927D4">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bCs/>
          <w:kern w:val="0"/>
          <w:sz w:val="24"/>
        </w:rPr>
        <w:t>创造</w:t>
      </w:r>
      <w:r>
        <w:rPr>
          <w:rFonts w:hint="eastAsia" w:ascii="宋体" w:hAnsi="宋体" w:eastAsia="宋体" w:cs="宋体"/>
          <w:b w:val="0"/>
          <w:kern w:val="0"/>
          <w:sz w:val="24"/>
        </w:rPr>
        <w:t>，指学生能够综合已有知识和经验，形成新的观点、方案、解释或作品，并把已有知识和方法迁移到新的问题情境中。</w:t>
      </w:r>
    </w:p>
    <w:p w14:paraId="622AD9BF">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问题解决、迁移和元认知在本研究中不另设维度，而作为三个维度共同指向的应用情境和调节过程融入其中。在课堂观察中，本研究还借助文献综述中介绍的SOLO分类判断学生回答和作品的结构水平，即学生是只提到了一个要点、列举了多个彼此孤立的要点，还是能够把多个要点联系起来并迁移到新问题。</w:t>
      </w:r>
    </w:p>
    <w:p w14:paraId="727F24F3">
      <w:pPr>
        <w:keepNext/>
        <w:pageBreakBefore w:val="0"/>
        <w:overflowPunct w:val="0"/>
        <w:bidi w:val="0"/>
        <w:snapToGrid w:val="0"/>
        <w:spacing w:before="0" w:after="0" w:line="360" w:lineRule="auto"/>
        <w:ind w:firstLine="480" w:firstLineChars="200"/>
        <w:jc w:val="both"/>
        <w:textAlignment w:val="auto"/>
        <w:outlineLvl w:val="3"/>
        <w:rPr>
          <w:rFonts w:hint="eastAsia" w:ascii="宋体" w:hAnsi="宋体" w:eastAsia="宋体" w:cs="宋体"/>
          <w:b/>
          <w:color w:val="000000"/>
          <w:kern w:val="0"/>
          <w:sz w:val="24"/>
        </w:rPr>
      </w:pPr>
      <w:bookmarkStart w:id="24" w:name="_Toc29410"/>
      <w:r>
        <w:rPr>
          <w:rFonts w:hint="eastAsia" w:ascii="宋体" w:hAnsi="宋体" w:eastAsia="宋体" w:cs="宋体"/>
          <w:b w:val="0"/>
          <w:kern w:val="0"/>
          <w:sz w:val="24"/>
        </w:rPr>
        <w:t>（2）高阶社会情感能力</w:t>
      </w:r>
      <w:bookmarkEnd w:id="24"/>
    </w:p>
    <w:p w14:paraId="7AEEA4BC">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高阶社会情感能力不是OECD、CASEL等国际组织已有的标准概念。本研究聚焦那些直接参与复杂学习、合作探究和真实问题解决的社会情感能力，以OECD社会与情感能力调查的五个领域和CASEL的五个领域为参照，以国内社会与情感能力研究为直接依据进行归并，形成责任担当、情绪调节、合作共情、包容创新四个维度。</w:t>
      </w:r>
    </w:p>
    <w:p w14:paraId="35793EE0">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bCs/>
          <w:kern w:val="0"/>
          <w:sz w:val="24"/>
        </w:rPr>
        <w:t>责任担当</w:t>
      </w:r>
      <w:r>
        <w:rPr>
          <w:rFonts w:hint="eastAsia" w:ascii="宋体" w:hAnsi="宋体" w:eastAsia="宋体" w:cs="宋体"/>
          <w:b w:val="0"/>
          <w:kern w:val="0"/>
          <w:sz w:val="24"/>
        </w:rPr>
        <w:t>，指学生能够明确任务目标和个人职责，主动投入并坚持完成任务，对个人学习和团队成果负责。</w:t>
      </w:r>
    </w:p>
    <w:p w14:paraId="154F5AC7">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bCs/>
          <w:kern w:val="0"/>
          <w:sz w:val="24"/>
        </w:rPr>
        <w:t>情绪调节</w:t>
      </w:r>
      <w:r>
        <w:rPr>
          <w:rFonts w:hint="eastAsia" w:ascii="宋体" w:hAnsi="宋体" w:eastAsia="宋体" w:cs="宋体"/>
          <w:b w:val="0"/>
          <w:kern w:val="0"/>
          <w:sz w:val="24"/>
        </w:rPr>
        <w:t>，指学生面对困难、压力、失败和观点冲突时，能够调节自己的情绪和行为，保持相对稳定的学习状态并继续行动。</w:t>
      </w:r>
    </w:p>
    <w:p w14:paraId="56854367">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bCs/>
          <w:kern w:val="0"/>
          <w:sz w:val="24"/>
        </w:rPr>
        <w:t>合作共情</w:t>
      </w:r>
      <w:r>
        <w:rPr>
          <w:rFonts w:hint="eastAsia" w:ascii="宋体" w:hAnsi="宋体" w:eastAsia="宋体" w:cs="宋体"/>
          <w:b w:val="0"/>
          <w:kern w:val="0"/>
          <w:sz w:val="24"/>
        </w:rPr>
        <w:t>，指学生能够倾听、理解和尊重他人的观点与感受，通过表达、协商、支持和共同建构，与他人合作解决问题。</w:t>
      </w:r>
    </w:p>
    <w:p w14:paraId="6EC9C802">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bCs/>
          <w:kern w:val="0"/>
          <w:sz w:val="24"/>
        </w:rPr>
        <w:t>包容创新</w:t>
      </w:r>
      <w:r>
        <w:rPr>
          <w:rFonts w:hint="eastAsia" w:ascii="宋体" w:hAnsi="宋体" w:eastAsia="宋体" w:cs="宋体"/>
          <w:b w:val="0"/>
          <w:kern w:val="0"/>
          <w:sz w:val="24"/>
        </w:rPr>
        <w:t>，指学生面对新问题、不同观点和不确定结果时，能够保持好奇和开放，接纳不同信息，并在尝试、调整和反思中形成新的想法或方案。</w:t>
      </w:r>
    </w:p>
    <w:p w14:paraId="132B46DE">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这里的高阶，是强调这些能力在复杂性、不确定性、持续性和协作性较强的学习情境中被主动调动，并直接服务于深度学习、复杂问题解决和创新实践。因此，同一个学生在简单任务中能够合作，并不意味着在冲突较大的任务中同样能够合作，这也是本研究用两境四维描述其发展的原因。</w:t>
      </w:r>
    </w:p>
    <w:p w14:paraId="32B4334D">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上述双维七维结构是本研究在已有理论框架基础上，结合研究对象和学校实践形成的操作性结构。它用于组织学习目标、编制测评工具和设计课堂观察，其合理性通过后续的工具检验和实践证据加以考察，不预先认定七个维度是七个独立、稳定的测量因素。</w:t>
      </w:r>
    </w:p>
    <w:p w14:paraId="4A5C8605">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color w:val="000000"/>
          <w:kern w:val="0"/>
          <w:sz w:val="24"/>
        </w:rPr>
      </w:pPr>
      <w:bookmarkStart w:id="25" w:name="_Toc273"/>
      <w:r>
        <w:rPr>
          <w:rFonts w:hint="eastAsia" w:ascii="宋体" w:hAnsi="宋体" w:eastAsia="宋体" w:cs="宋体"/>
          <w:b/>
          <w:kern w:val="0"/>
          <w:sz w:val="28"/>
        </w:rPr>
        <w:t>2.可见的学习</w:t>
      </w:r>
      <w:bookmarkEnd w:id="25"/>
    </w:p>
    <w:p w14:paraId="3A89903B">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本研究所说的可见的学习，是指通过明确学习目标和成功标准、呈现学习过程、捕捉能力表现、获取学习证据并提供反馈，使中学生高阶能力的发生与发展由相对隐性逐渐变为可以观察和分析，并依据学习证据持续改进学生学习与教师教学的教学理念与实践方式。</w:t>
      </w:r>
    </w:p>
    <w:p w14:paraId="71BB0D9A">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根据第一部分的梳理，本研究只采用可见的学习中的四个要素。一是学习意图与成功标准，使学生在任务开始前知道要学什么、做到什么程度才算学会；二是学业进阶的共同语言，使不同教师对学生学到什么程度有可比较的判断；三是反馈三问，即学习要到达哪里、当前处于什么位置、下一步如何推进，把目标、当前表现和后续行动连接起来；四是教师的诊断、干预与评估，使评价结果首先被理解为关于教学影响的反馈。本研究不使用其效应量排名，也不以0.40作为成效判断标准。</w:t>
      </w:r>
    </w:p>
    <w:p w14:paraId="5C8D2B6B">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 xml:space="preserve">学生是否发言、是否讨论、是否完成任务</w:t>
      </w:r>
      <w:del w:id="90015" w:author="Claude" w:date="2026-10-27T03:49:22Z">
        <w:r>
          <w:rPr>
            <w:rFonts w:hint="eastAsia" w:ascii="宋体" w:hAnsi="宋体" w:eastAsia="宋体" w:cs="宋体"/>
            <w:b w:val="0"/>
            <w:color w:val="000000"/>
            <w:kern w:val="0"/>
            <w:sz w:val="24"/>
          </w:rPr>
          <w:delText xml:space="preserve">，只是外显行为；更重要</w:delText>
        </w:r>
      </w:del>
      <w:ins w:id="90016" w:author="Claude" w:date="2026-10-27T03:49:22Z">
        <w:r>
          <w:rPr>
            <w:rFonts w:hint="eastAsia" w:ascii="宋体" w:hAnsi="宋体" w:eastAsia="宋体" w:cs="宋体"/>
            <w:b w:val="0"/>
            <w:color w:val="000000"/>
            <w:kern w:val="0"/>
            <w:sz w:val="24"/>
          </w:rPr>
          <w:t xml:space="preserve">属于外显行为，本研究关注</w:t>
        </w:r>
      </w:ins>
      <w:r>
        <w:rPr>
          <w:rFonts w:hint="eastAsia" w:ascii="宋体" w:hAnsi="宋体" w:eastAsia="宋体" w:cs="宋体"/>
          <w:b w:val="0"/>
          <w:color w:val="000000"/>
          <w:kern w:val="0"/>
          <w:sz w:val="24"/>
        </w:rPr>
        <w:t xml:space="preserve">的是学生的分析、判断、创造、责任承担、情绪调节和合作过程，能否通过真实的学习表现逐步呈现出来，并转化为师生都能理解和使用的学习证据。</w:t>
      </w:r>
    </w:p>
    <w:p w14:paraId="56E08491">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color w:val="000000"/>
          <w:kern w:val="0"/>
          <w:sz w:val="24"/>
        </w:rPr>
      </w:pPr>
      <w:bookmarkStart w:id="26" w:name="_Toc6815"/>
      <w:r>
        <w:rPr>
          <w:rFonts w:hint="eastAsia" w:ascii="宋体" w:hAnsi="宋体" w:eastAsia="宋体" w:cs="宋体"/>
          <w:b/>
          <w:kern w:val="0"/>
          <w:sz w:val="28"/>
        </w:rPr>
        <w:t>3.学习证据</w:t>
      </w:r>
      <w:bookmarkEnd w:id="26"/>
    </w:p>
    <w:p w14:paraId="52321967">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学习证据是连接上述两个概念的关键。本研究所说的学习证据，是指学生在完成学习任务时留下的、能够用来推断其高阶能力状态和变化的各种表现，包括学生的口头回答与论证、书面解题思路、方案设计、作品及其修改记录、讨论中的理由陈述和回应、实验与项目过程记录、自评与互评，以及问卷自评结果等。不同证据的推断力度不同，作品、修改记录和论证过程是能力表现的直接证据；问卷反映的是学生对自身能力的评价；课堂行为数据反映的是学习发生的条件和参与结构。本研究在使用每一类证据时都说明其能够支持的结论范围。</w:t>
      </w:r>
    </w:p>
    <w:p w14:paraId="67224648">
      <w:pPr>
        <w:keepNext/>
        <w:pageBreakBefore w:val="0"/>
        <w:numPr>
          <w:ilvl w:val="0"/>
          <w:numId w:val="5"/>
        </w:numPr>
        <w:overflowPunct w:val="0"/>
        <w:bidi w:val="0"/>
        <w:spacing w:before="0" w:after="0" w:line="360" w:lineRule="auto"/>
        <w:ind w:left="0" w:leftChars="0" w:firstLine="480" w:firstLineChars="200"/>
        <w:jc w:val="both"/>
        <w:textAlignment w:val="auto"/>
        <w:outlineLvl w:val="1"/>
        <w:rPr>
          <w:rFonts w:hint="eastAsia" w:ascii="宋体" w:hAnsi="宋体" w:eastAsia="宋体" w:cs="宋体"/>
          <w:b/>
          <w:bCs/>
          <w:sz w:val="28"/>
          <w:szCs w:val="28"/>
        </w:rPr>
      </w:pPr>
      <w:bookmarkStart w:id="27" w:name="_Toc31761"/>
      <w:r>
        <w:rPr>
          <w:rFonts w:hint="eastAsia" w:ascii="宋体" w:hAnsi="宋体" w:eastAsia="宋体" w:cs="宋体"/>
          <w:b w:val="0"/>
          <w:bCs/>
          <w:sz w:val="24"/>
        </w:rPr>
        <w:t>理论框架</w:t>
      </w:r>
      <w:bookmarkEnd w:id="27"/>
    </w:p>
    <w:p w14:paraId="20F4FDC6">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高阶能力回答培养什么，可见的学习回答怎样使其发生并被判断，学习证据则把二者连接起来。为了避免能力目标、学习活动与评价相互脱节，本研究采用文献综述中讨论的建构性对齐原则，用同一组能力要求统领学习目标、学习活动和评价任务。具体而言，能力目标用分析、评价、创造等认知动词和可观察的社会情感行为来表述；学习任务要求学生实际完成这些动作；评价则依据公开的成功标准判断学生表现的质量。</w:t>
      </w:r>
    </w:p>
    <w:p w14:paraId="2CFB6146">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据此，本研究形成能力目标、学习任务、学习表现、学习证据和反馈调节的工作链条。在这一链条中，学生和教师各有一条主线。学生沿着目标引领、任务驱动、探究展学、反馈迭代和反思迁移的五环经历高阶学习；教师沿着诊断发现、干预、实施和评估的循证调节过程支持学习。两条主线通过学习证据相互连接，学生的表现为教师调整教学提供依据，教师的目标、支架和反馈又为学生改进学习提供依据。</w:t>
      </w:r>
    </w:p>
    <w:p w14:paraId="3DA66C1F">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能力发展的程度用两套尺度描述。三层六阶描述高阶思维的发展，其中学习理解、应用实践、迁移创新三层呈现学习由理解知识到运用知识、再到迁移创新的基本进程，记忆、理解、应用、分析、评价、创造六阶进一步标示认知活动逐步深化的层次。两境四维描述高阶社会情感的发展，学生在常规情境中能够完成任务、参与合作，并不意味着在复杂、冲突和开放情境中仍能稳定表现，四个维度需要在两类情境中分别观察。</w:t>
      </w:r>
    </w:p>
    <w:p w14:paraId="5EEB87C8">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sz w:val="24"/>
        </w:rPr>
        <w:t>学习证据按五个层面组织，即后文模型中的五见，包括目标可见、思维可见、证据可见、进步可见和能力可见。表1-1说明了每个层面对应的可见的学习要素、主要学习证据和证据用途。</w:t>
      </w:r>
    </w:p>
    <w:p w14:paraId="1BFEDA81">
      <w:pPr>
        <w:keepNext/>
        <w:pageBreakBefore w:val="0"/>
        <w:overflowPunct w:val="0"/>
        <w:bidi w:val="0"/>
        <w:snapToGrid w:val="0"/>
        <w:spacing w:before="180" w:after="60" w:line="240" w:lineRule="auto"/>
        <w:ind w:firstLineChars="200"/>
        <w:jc w:val="center"/>
        <w:textAlignment w:val="auto"/>
        <w:rPr>
          <w:rFonts w:hint="eastAsia" w:ascii="宋体" w:hAnsi="宋体" w:eastAsia="宋体" w:cs="宋体"/>
          <w:kern w:val="0"/>
          <w:sz w:val="24"/>
        </w:rPr>
      </w:pPr>
      <w:r>
        <w:rPr>
          <w:rFonts w:hint="eastAsia" w:ascii="宋体" w:hAnsi="宋体" w:eastAsia="宋体" w:cs="宋体"/>
          <w:b w:val="0"/>
          <w:sz w:val="21"/>
        </w:rPr>
        <w:t>表1-1  五见与可见的学习要素及学习证据的对应关系</w:t>
      </w:r>
    </w:p>
    <w:tbl>
      <w:tblPr>
        <w:tblStyle w:val="12"/>
        <w:tblW w:w="8519" w:type="dxa"/>
        <w:jc w:val="center"/>
        <w:tblLayout w:type="fixed"/>
        <w:tblCellMar>
          <w:top w:w="0" w:type="dxa"/>
          <w:left w:w="0" w:type="dxa"/>
          <w:bottom w:w="0" w:type="dxa"/>
          <w:right w:w="0" w:type="dxa"/>
        </w:tblCellMar>
      </w:tblPr>
      <w:tblGrid>
        <w:gridCol w:w="1191"/>
        <w:gridCol w:w="2046"/>
        <w:gridCol w:w="2641"/>
        <w:gridCol w:w="2641"/>
      </w:tblGrid>
      <w:tr w14:paraId="243836A3">
        <w:tblPrEx>
          <w:tblCellMar>
            <w:top w:w="0" w:type="dxa"/>
            <w:left w:w="0" w:type="dxa"/>
            <w:bottom w:w="0" w:type="dxa"/>
            <w:right w:w="0" w:type="dxa"/>
          </w:tblCellMar>
        </w:tblPrEx>
        <w:trPr>
          <w:cantSplit/>
          <w:tblHeader/>
          <w:jc w:val="center"/>
        </w:trPr>
        <w:tc>
          <w:tcPr>
            <w:tcW w:w="1191" w:type="dxa"/>
            <w:tcBorders>
              <w:top w:val="single" w:color="000000" w:sz="12" w:space="0"/>
              <w:bottom w:val="single" w:color="000000" w:sz="6" w:space="0"/>
            </w:tcBorders>
            <w:vAlign w:val="center"/>
          </w:tcPr>
          <w:p w14:paraId="1561DA14">
            <w:pPr>
              <w:overflowPunct w:val="0"/>
              <w:bidi w:val="0"/>
              <w:snapToGrid w:val="0"/>
              <w:spacing w:before="0" w:after="0" w:line="240" w:lineRule="auto"/>
              <w:ind w:firstLineChars="200"/>
              <w:jc w:val="center"/>
              <w:textAlignment w:val="auto"/>
              <w:rPr>
                <w:rFonts w:hint="eastAsia" w:ascii="宋体" w:hAnsi="宋体" w:eastAsia="宋体" w:cs="宋体"/>
                <w:b/>
                <w:sz w:val="18"/>
              </w:rPr>
            </w:pPr>
            <w:r>
              <w:rPr>
                <w:rFonts w:hint="eastAsia" w:ascii="宋体" w:hAnsi="宋体" w:eastAsia="宋体" w:cs="宋体"/>
                <w:b/>
                <w:sz w:val="21"/>
              </w:rPr>
              <w:t>证据层面</w:t>
            </w:r>
          </w:p>
        </w:tc>
        <w:tc>
          <w:tcPr>
            <w:tcW w:w="2046" w:type="dxa"/>
            <w:tcBorders>
              <w:top w:val="single" w:color="000000" w:sz="12" w:space="0"/>
              <w:bottom w:val="single" w:color="000000" w:sz="6" w:space="0"/>
            </w:tcBorders>
            <w:vAlign w:val="center"/>
          </w:tcPr>
          <w:p w14:paraId="35DC442E">
            <w:pPr>
              <w:overflowPunct w:val="0"/>
              <w:bidi w:val="0"/>
              <w:snapToGrid w:val="0"/>
              <w:spacing w:before="0" w:after="0" w:line="240" w:lineRule="auto"/>
              <w:ind w:firstLineChars="200"/>
              <w:jc w:val="center"/>
              <w:textAlignment w:val="auto"/>
              <w:rPr>
                <w:rFonts w:hint="eastAsia" w:ascii="宋体" w:hAnsi="宋体" w:eastAsia="宋体" w:cs="宋体"/>
                <w:b/>
                <w:sz w:val="18"/>
              </w:rPr>
            </w:pPr>
            <w:r>
              <w:rPr>
                <w:rFonts w:hint="eastAsia" w:ascii="宋体" w:hAnsi="宋体" w:eastAsia="宋体" w:cs="宋体"/>
                <w:b/>
                <w:sz w:val="21"/>
              </w:rPr>
              <w:t>对应的可见的学习要素</w:t>
            </w:r>
          </w:p>
        </w:tc>
        <w:tc>
          <w:tcPr>
            <w:tcW w:w="2641" w:type="dxa"/>
            <w:tcBorders>
              <w:top w:val="single" w:color="000000" w:sz="12" w:space="0"/>
              <w:bottom w:val="single" w:color="000000" w:sz="6" w:space="0"/>
            </w:tcBorders>
            <w:vAlign w:val="center"/>
          </w:tcPr>
          <w:p w14:paraId="74E7BB74">
            <w:pPr>
              <w:overflowPunct w:val="0"/>
              <w:bidi w:val="0"/>
              <w:snapToGrid w:val="0"/>
              <w:spacing w:before="0" w:after="0" w:line="240" w:lineRule="auto"/>
              <w:ind w:firstLineChars="200"/>
              <w:jc w:val="center"/>
              <w:textAlignment w:val="auto"/>
              <w:rPr>
                <w:rFonts w:hint="eastAsia" w:ascii="宋体" w:hAnsi="宋体" w:eastAsia="宋体" w:cs="宋体"/>
                <w:b/>
                <w:sz w:val="18"/>
              </w:rPr>
            </w:pPr>
            <w:r>
              <w:rPr>
                <w:rFonts w:hint="eastAsia" w:ascii="宋体" w:hAnsi="宋体" w:eastAsia="宋体" w:cs="宋体"/>
                <w:b/>
                <w:sz w:val="21"/>
              </w:rPr>
              <w:t>主要学习证据</w:t>
            </w:r>
          </w:p>
        </w:tc>
        <w:tc>
          <w:tcPr>
            <w:tcW w:w="2641" w:type="dxa"/>
            <w:tcBorders>
              <w:top w:val="single" w:color="000000" w:sz="12" w:space="0"/>
              <w:bottom w:val="single" w:color="000000" w:sz="6" w:space="0"/>
            </w:tcBorders>
            <w:vAlign w:val="center"/>
          </w:tcPr>
          <w:p w14:paraId="3DA4A1B3">
            <w:pPr>
              <w:overflowPunct w:val="0"/>
              <w:bidi w:val="0"/>
              <w:snapToGrid w:val="0"/>
              <w:spacing w:before="0" w:after="0" w:line="240" w:lineRule="auto"/>
              <w:ind w:firstLineChars="200"/>
              <w:jc w:val="center"/>
              <w:textAlignment w:val="auto"/>
              <w:rPr>
                <w:rFonts w:hint="eastAsia" w:ascii="宋体" w:hAnsi="宋体" w:eastAsia="宋体" w:cs="宋体"/>
                <w:b/>
                <w:sz w:val="18"/>
              </w:rPr>
            </w:pPr>
            <w:r>
              <w:rPr>
                <w:rFonts w:hint="eastAsia" w:ascii="宋体" w:hAnsi="宋体" w:eastAsia="宋体" w:cs="宋体"/>
                <w:b/>
                <w:sz w:val="21"/>
              </w:rPr>
              <w:t>证据用途</w:t>
            </w:r>
          </w:p>
        </w:tc>
      </w:tr>
      <w:tr w14:paraId="579CB495">
        <w:tblPrEx>
          <w:tblCellMar>
            <w:top w:w="0" w:type="dxa"/>
            <w:left w:w="0" w:type="dxa"/>
            <w:bottom w:w="0" w:type="dxa"/>
            <w:right w:w="0" w:type="dxa"/>
          </w:tblCellMar>
        </w:tblPrEx>
        <w:trPr>
          <w:cantSplit/>
          <w:jc w:val="center"/>
        </w:trPr>
        <w:tc>
          <w:tcPr>
            <w:tcW w:w="1191" w:type="dxa"/>
            <w:vAlign w:val="center"/>
          </w:tcPr>
          <w:p w14:paraId="3420AECE">
            <w:pPr>
              <w:overflowPunct w:val="0"/>
              <w:bidi w:val="0"/>
              <w:snapToGrid w:val="0"/>
              <w:spacing w:before="0" w:after="0" w:line="240" w:lineRule="auto"/>
              <w:ind w:firstLineChars="200"/>
              <w:jc w:val="center"/>
              <w:textAlignment w:val="auto"/>
              <w:rPr>
                <w:rFonts w:hint="eastAsia" w:ascii="宋体" w:hAnsi="宋体" w:eastAsia="宋体" w:cs="宋体"/>
                <w:sz w:val="18"/>
              </w:rPr>
            </w:pPr>
            <w:r>
              <w:rPr>
                <w:rFonts w:hint="eastAsia" w:ascii="宋体" w:hAnsi="宋体" w:eastAsia="宋体" w:cs="宋体"/>
                <w:sz w:val="21"/>
              </w:rPr>
              <w:t>目标可见</w:t>
            </w:r>
          </w:p>
        </w:tc>
        <w:tc>
          <w:tcPr>
            <w:tcW w:w="2046" w:type="dxa"/>
            <w:vAlign w:val="center"/>
          </w:tcPr>
          <w:p w14:paraId="0F7ECDA2">
            <w:pPr>
              <w:overflowPunct w:val="0"/>
              <w:bidi w:val="0"/>
              <w:snapToGrid w:val="0"/>
              <w:spacing w:before="0" w:after="0" w:line="240" w:lineRule="auto"/>
              <w:ind w:firstLineChars="200"/>
              <w:jc w:val="center"/>
              <w:textAlignment w:val="auto"/>
              <w:rPr>
                <w:rFonts w:hint="eastAsia" w:ascii="宋体" w:hAnsi="宋体" w:eastAsia="宋体" w:cs="宋体"/>
                <w:sz w:val="18"/>
              </w:rPr>
            </w:pPr>
            <w:r>
              <w:rPr>
                <w:rFonts w:hint="eastAsia" w:ascii="宋体" w:hAnsi="宋体" w:eastAsia="宋体" w:cs="宋体"/>
                <w:sz w:val="21"/>
              </w:rPr>
              <w:t>学习意图与成功标准</w:t>
            </w:r>
          </w:p>
        </w:tc>
        <w:tc>
          <w:tcPr>
            <w:tcW w:w="2641" w:type="dxa"/>
            <w:vAlign w:val="center"/>
          </w:tcPr>
          <w:p w14:paraId="6668BEAE">
            <w:pPr>
              <w:overflowPunct w:val="0"/>
              <w:bidi w:val="0"/>
              <w:snapToGrid w:val="0"/>
              <w:spacing w:before="0" w:after="0" w:line="240" w:lineRule="auto"/>
              <w:ind w:firstLineChars="200"/>
              <w:jc w:val="center"/>
              <w:textAlignment w:val="auto"/>
              <w:rPr>
                <w:rFonts w:hint="eastAsia" w:ascii="宋体" w:hAnsi="宋体" w:eastAsia="宋体" w:cs="宋体"/>
                <w:sz w:val="18"/>
              </w:rPr>
            </w:pPr>
            <w:r>
              <w:rPr>
                <w:rFonts w:hint="eastAsia" w:ascii="宋体" w:hAnsi="宋体" w:eastAsia="宋体" w:cs="宋体"/>
                <w:sz w:val="21"/>
              </w:rPr>
              <w:t>学习目标表述、成功标准、学生对目标的复述</w:t>
            </w:r>
          </w:p>
        </w:tc>
        <w:tc>
          <w:tcPr>
            <w:tcW w:w="2641" w:type="dxa"/>
            <w:vAlign w:val="center"/>
          </w:tcPr>
          <w:p w14:paraId="6350E7E3">
            <w:pPr>
              <w:overflowPunct w:val="0"/>
              <w:bidi w:val="0"/>
              <w:snapToGrid w:val="0"/>
              <w:spacing w:before="0" w:after="0" w:line="240" w:lineRule="auto"/>
              <w:ind w:firstLineChars="200"/>
              <w:jc w:val="center"/>
              <w:textAlignment w:val="auto"/>
              <w:rPr>
                <w:rFonts w:hint="eastAsia" w:ascii="宋体" w:hAnsi="宋体" w:eastAsia="宋体" w:cs="宋体"/>
                <w:sz w:val="18"/>
              </w:rPr>
            </w:pPr>
            <w:r>
              <w:rPr>
                <w:rFonts w:hint="eastAsia" w:ascii="宋体" w:hAnsi="宋体" w:eastAsia="宋体" w:cs="宋体"/>
                <w:sz w:val="21"/>
              </w:rPr>
              <w:t>判断学生是否理解学习指向和达成要求</w:t>
            </w:r>
          </w:p>
        </w:tc>
      </w:tr>
      <w:tr w14:paraId="0971D61F">
        <w:tblPrEx>
          <w:tblCellMar>
            <w:top w:w="0" w:type="dxa"/>
            <w:left w:w="0" w:type="dxa"/>
            <w:bottom w:w="0" w:type="dxa"/>
            <w:right w:w="0" w:type="dxa"/>
          </w:tblCellMar>
        </w:tblPrEx>
        <w:trPr>
          <w:cantSplit/>
          <w:jc w:val="center"/>
        </w:trPr>
        <w:tc>
          <w:tcPr>
            <w:tcW w:w="1191" w:type="dxa"/>
            <w:vAlign w:val="center"/>
          </w:tcPr>
          <w:p w14:paraId="1DBD0090">
            <w:pPr>
              <w:overflowPunct w:val="0"/>
              <w:bidi w:val="0"/>
              <w:snapToGrid w:val="0"/>
              <w:spacing w:before="0" w:after="0" w:line="240" w:lineRule="auto"/>
              <w:ind w:firstLineChars="200"/>
              <w:jc w:val="center"/>
              <w:textAlignment w:val="auto"/>
              <w:rPr>
                <w:rFonts w:hint="eastAsia" w:ascii="宋体" w:hAnsi="宋体" w:eastAsia="宋体" w:cs="宋体"/>
                <w:sz w:val="18"/>
              </w:rPr>
            </w:pPr>
            <w:r>
              <w:rPr>
                <w:rFonts w:hint="eastAsia" w:ascii="宋体" w:hAnsi="宋体" w:eastAsia="宋体" w:cs="宋体"/>
                <w:sz w:val="21"/>
              </w:rPr>
              <w:t>思维可见</w:t>
            </w:r>
          </w:p>
        </w:tc>
        <w:tc>
          <w:tcPr>
            <w:tcW w:w="2046" w:type="dxa"/>
            <w:vAlign w:val="center"/>
          </w:tcPr>
          <w:p w14:paraId="7AA23BFB">
            <w:pPr>
              <w:overflowPunct w:val="0"/>
              <w:bidi w:val="0"/>
              <w:snapToGrid w:val="0"/>
              <w:spacing w:before="0" w:after="0" w:line="240" w:lineRule="auto"/>
              <w:ind w:firstLineChars="200"/>
              <w:jc w:val="center"/>
              <w:textAlignment w:val="auto"/>
              <w:rPr>
                <w:rFonts w:hint="eastAsia" w:ascii="宋体" w:hAnsi="宋体" w:eastAsia="宋体" w:cs="宋体"/>
                <w:sz w:val="18"/>
              </w:rPr>
            </w:pPr>
            <w:r>
              <w:rPr>
                <w:rFonts w:hint="eastAsia" w:ascii="宋体" w:hAnsi="宋体" w:eastAsia="宋体" w:cs="宋体"/>
                <w:sz w:val="21"/>
              </w:rPr>
              <w:t>反馈三问中的当前位置判断</w:t>
            </w:r>
          </w:p>
        </w:tc>
        <w:tc>
          <w:tcPr>
            <w:tcW w:w="2641" w:type="dxa"/>
            <w:vAlign w:val="center"/>
          </w:tcPr>
          <w:p w14:paraId="7F408D30">
            <w:pPr>
              <w:overflowPunct w:val="0"/>
              <w:bidi w:val="0"/>
              <w:snapToGrid w:val="0"/>
              <w:spacing w:before="0" w:after="0" w:line="240" w:lineRule="auto"/>
              <w:ind w:firstLineChars="200"/>
              <w:jc w:val="center"/>
              <w:textAlignment w:val="auto"/>
              <w:rPr>
                <w:rFonts w:hint="eastAsia" w:ascii="宋体" w:hAnsi="宋体" w:eastAsia="宋体" w:cs="宋体"/>
                <w:sz w:val="18"/>
              </w:rPr>
            </w:pPr>
            <w:r>
              <w:rPr>
                <w:rFonts w:hint="eastAsia" w:ascii="宋体" w:hAnsi="宋体" w:eastAsia="宋体" w:cs="宋体"/>
                <w:sz w:val="21"/>
              </w:rPr>
              <w:t>问题拆解说明、论证图、讨论记录、追问回应</w:t>
            </w:r>
          </w:p>
        </w:tc>
        <w:tc>
          <w:tcPr>
            <w:tcW w:w="2641" w:type="dxa"/>
            <w:vAlign w:val="center"/>
          </w:tcPr>
          <w:p w14:paraId="04940D48">
            <w:pPr>
              <w:overflowPunct w:val="0"/>
              <w:bidi w:val="0"/>
              <w:snapToGrid w:val="0"/>
              <w:spacing w:before="0" w:after="0" w:line="240" w:lineRule="auto"/>
              <w:ind w:firstLineChars="200"/>
              <w:jc w:val="center"/>
              <w:textAlignment w:val="auto"/>
              <w:rPr>
                <w:rFonts w:hint="eastAsia" w:ascii="宋体" w:hAnsi="宋体" w:eastAsia="宋体" w:cs="宋体"/>
                <w:sz w:val="18"/>
              </w:rPr>
            </w:pPr>
            <w:r>
              <w:rPr>
                <w:rFonts w:hint="eastAsia" w:ascii="宋体" w:hAnsi="宋体" w:eastAsia="宋体" w:cs="宋体"/>
                <w:sz w:val="21"/>
              </w:rPr>
              <w:t>依据布卢姆分类与SOLO分类判断思维层次</w:t>
            </w:r>
          </w:p>
        </w:tc>
      </w:tr>
      <w:tr w14:paraId="1DFA71AC">
        <w:tblPrEx>
          <w:tblCellMar>
            <w:top w:w="0" w:type="dxa"/>
            <w:left w:w="0" w:type="dxa"/>
            <w:bottom w:w="0" w:type="dxa"/>
            <w:right w:w="0" w:type="dxa"/>
          </w:tblCellMar>
        </w:tblPrEx>
        <w:trPr>
          <w:cantSplit/>
          <w:jc w:val="center"/>
        </w:trPr>
        <w:tc>
          <w:tcPr>
            <w:tcW w:w="1191" w:type="dxa"/>
            <w:vAlign w:val="center"/>
          </w:tcPr>
          <w:p w14:paraId="7557DBA0">
            <w:pPr>
              <w:overflowPunct w:val="0"/>
              <w:bidi w:val="0"/>
              <w:snapToGrid w:val="0"/>
              <w:spacing w:before="0" w:after="0" w:line="240" w:lineRule="auto"/>
              <w:ind w:firstLineChars="200"/>
              <w:jc w:val="center"/>
              <w:textAlignment w:val="auto"/>
              <w:rPr>
                <w:rFonts w:hint="eastAsia" w:ascii="宋体" w:hAnsi="宋体" w:eastAsia="宋体" w:cs="宋体"/>
                <w:sz w:val="18"/>
              </w:rPr>
            </w:pPr>
            <w:r>
              <w:rPr>
                <w:rFonts w:hint="eastAsia" w:ascii="宋体" w:hAnsi="宋体" w:eastAsia="宋体" w:cs="宋体"/>
                <w:sz w:val="21"/>
              </w:rPr>
              <w:t>证据可见</w:t>
            </w:r>
          </w:p>
        </w:tc>
        <w:tc>
          <w:tcPr>
            <w:tcW w:w="2046" w:type="dxa"/>
            <w:vAlign w:val="center"/>
          </w:tcPr>
          <w:p w14:paraId="1263D9E1">
            <w:pPr>
              <w:overflowPunct w:val="0"/>
              <w:bidi w:val="0"/>
              <w:snapToGrid w:val="0"/>
              <w:spacing w:before="0" w:after="0" w:line="240" w:lineRule="auto"/>
              <w:ind w:firstLineChars="200"/>
              <w:jc w:val="center"/>
              <w:textAlignment w:val="auto"/>
              <w:rPr>
                <w:rFonts w:hint="eastAsia" w:ascii="宋体" w:hAnsi="宋体" w:eastAsia="宋体" w:cs="宋体"/>
                <w:sz w:val="18"/>
              </w:rPr>
            </w:pPr>
            <w:r>
              <w:rPr>
                <w:rFonts w:hint="eastAsia" w:ascii="宋体" w:hAnsi="宋体" w:eastAsia="宋体" w:cs="宋体"/>
                <w:sz w:val="21"/>
              </w:rPr>
              <w:t>教师依据证据判断教学影响</w:t>
            </w:r>
          </w:p>
        </w:tc>
        <w:tc>
          <w:tcPr>
            <w:tcW w:w="2641" w:type="dxa"/>
            <w:vAlign w:val="center"/>
          </w:tcPr>
          <w:p w14:paraId="3007D825">
            <w:pPr>
              <w:overflowPunct w:val="0"/>
              <w:bidi w:val="0"/>
              <w:snapToGrid w:val="0"/>
              <w:spacing w:before="0" w:after="0" w:line="240" w:lineRule="auto"/>
              <w:ind w:firstLineChars="200"/>
              <w:jc w:val="left"/>
              <w:textAlignment w:val="auto"/>
              <w:rPr>
                <w:rFonts w:hint="eastAsia" w:ascii="宋体" w:hAnsi="宋体" w:eastAsia="宋体" w:cs="宋体"/>
                <w:sz w:val="18"/>
              </w:rPr>
            </w:pPr>
            <w:r>
              <w:rPr>
                <w:rFonts w:hint="eastAsia" w:ascii="宋体" w:hAnsi="宋体" w:eastAsia="宋体" w:cs="宋体"/>
                <w:sz w:val="21"/>
              </w:rPr>
              <w:t>课堂观察记录、学生作品、实验数据、AI课堂行为数据</w:t>
            </w:r>
          </w:p>
        </w:tc>
        <w:tc>
          <w:tcPr>
            <w:tcW w:w="2641" w:type="dxa"/>
            <w:vAlign w:val="center"/>
          </w:tcPr>
          <w:p w14:paraId="63772F09">
            <w:pPr>
              <w:overflowPunct w:val="0"/>
              <w:bidi w:val="0"/>
              <w:snapToGrid w:val="0"/>
              <w:spacing w:before="0" w:after="0" w:line="240" w:lineRule="auto"/>
              <w:ind w:firstLineChars="200"/>
              <w:jc w:val="center"/>
              <w:textAlignment w:val="auto"/>
              <w:rPr>
                <w:rFonts w:hint="eastAsia" w:ascii="宋体" w:hAnsi="宋体" w:eastAsia="宋体" w:cs="宋体"/>
                <w:sz w:val="18"/>
              </w:rPr>
            </w:pPr>
            <w:r>
              <w:rPr>
                <w:rFonts w:hint="eastAsia" w:ascii="宋体" w:hAnsi="宋体" w:eastAsia="宋体" w:cs="宋体"/>
                <w:sz w:val="21"/>
              </w:rPr>
              <w:t>支持教师的诊断与干预决策</w:t>
            </w:r>
          </w:p>
        </w:tc>
      </w:tr>
      <w:tr w14:paraId="466070E7">
        <w:tblPrEx>
          <w:tblCellMar>
            <w:top w:w="0" w:type="dxa"/>
            <w:left w:w="0" w:type="dxa"/>
            <w:bottom w:w="0" w:type="dxa"/>
            <w:right w:w="0" w:type="dxa"/>
          </w:tblCellMar>
        </w:tblPrEx>
        <w:trPr>
          <w:cantSplit/>
          <w:jc w:val="center"/>
        </w:trPr>
        <w:tc>
          <w:tcPr>
            <w:tcW w:w="1191" w:type="dxa"/>
            <w:vAlign w:val="center"/>
          </w:tcPr>
          <w:p w14:paraId="5553F9FB">
            <w:pPr>
              <w:overflowPunct w:val="0"/>
              <w:bidi w:val="0"/>
              <w:snapToGrid w:val="0"/>
              <w:spacing w:before="0" w:after="0" w:line="240" w:lineRule="auto"/>
              <w:ind w:firstLineChars="200"/>
              <w:jc w:val="center"/>
              <w:textAlignment w:val="auto"/>
              <w:rPr>
                <w:rFonts w:hint="eastAsia" w:ascii="宋体" w:hAnsi="宋体" w:eastAsia="宋体" w:cs="宋体"/>
                <w:sz w:val="18"/>
              </w:rPr>
            </w:pPr>
            <w:r>
              <w:rPr>
                <w:rFonts w:hint="eastAsia" w:ascii="宋体" w:hAnsi="宋体" w:eastAsia="宋体" w:cs="宋体"/>
                <w:sz w:val="21"/>
              </w:rPr>
              <w:t>进步可见</w:t>
            </w:r>
          </w:p>
        </w:tc>
        <w:tc>
          <w:tcPr>
            <w:tcW w:w="2046" w:type="dxa"/>
            <w:vAlign w:val="center"/>
          </w:tcPr>
          <w:p w14:paraId="3965813A">
            <w:pPr>
              <w:overflowPunct w:val="0"/>
              <w:bidi w:val="0"/>
              <w:snapToGrid w:val="0"/>
              <w:spacing w:before="0" w:after="0" w:line="240" w:lineRule="auto"/>
              <w:ind w:firstLineChars="200"/>
              <w:jc w:val="center"/>
              <w:textAlignment w:val="auto"/>
              <w:rPr>
                <w:rFonts w:hint="eastAsia" w:ascii="宋体" w:hAnsi="宋体" w:eastAsia="宋体" w:cs="宋体"/>
                <w:sz w:val="18"/>
              </w:rPr>
            </w:pPr>
            <w:r>
              <w:rPr>
                <w:rFonts w:hint="eastAsia" w:ascii="宋体" w:hAnsi="宋体" w:eastAsia="宋体" w:cs="宋体"/>
                <w:sz w:val="21"/>
              </w:rPr>
              <w:t>反馈与修订</w:t>
            </w:r>
          </w:p>
        </w:tc>
        <w:tc>
          <w:tcPr>
            <w:tcW w:w="2641" w:type="dxa"/>
            <w:vAlign w:val="center"/>
          </w:tcPr>
          <w:p w14:paraId="4C2F8102">
            <w:pPr>
              <w:overflowPunct w:val="0"/>
              <w:bidi w:val="0"/>
              <w:snapToGrid w:val="0"/>
              <w:spacing w:before="0" w:after="0" w:line="240" w:lineRule="auto"/>
              <w:ind w:firstLineChars="200"/>
              <w:jc w:val="center"/>
              <w:textAlignment w:val="auto"/>
              <w:rPr>
                <w:rFonts w:hint="eastAsia" w:ascii="宋体" w:hAnsi="宋体" w:eastAsia="宋体" w:cs="宋体"/>
                <w:sz w:val="18"/>
              </w:rPr>
            </w:pPr>
            <w:r>
              <w:rPr>
                <w:rFonts w:hint="eastAsia" w:ascii="宋体" w:hAnsi="宋体" w:eastAsia="宋体" w:cs="宋体"/>
                <w:sz w:val="21"/>
              </w:rPr>
              <w:t>初稿与修订稿、方案迭代记录、前后测结果</w:t>
            </w:r>
          </w:p>
        </w:tc>
        <w:tc>
          <w:tcPr>
            <w:tcW w:w="2641" w:type="dxa"/>
            <w:vAlign w:val="center"/>
          </w:tcPr>
          <w:p w14:paraId="61315069">
            <w:pPr>
              <w:overflowPunct w:val="0"/>
              <w:bidi w:val="0"/>
              <w:snapToGrid w:val="0"/>
              <w:spacing w:before="0" w:after="0" w:line="240" w:lineRule="auto"/>
              <w:ind w:firstLineChars="200"/>
              <w:jc w:val="center"/>
              <w:textAlignment w:val="auto"/>
              <w:rPr>
                <w:rFonts w:hint="eastAsia" w:ascii="宋体" w:hAnsi="宋体" w:eastAsia="宋体" w:cs="宋体"/>
                <w:sz w:val="18"/>
              </w:rPr>
            </w:pPr>
            <w:r>
              <w:rPr>
                <w:rFonts w:hint="eastAsia" w:ascii="宋体" w:hAnsi="宋体" w:eastAsia="宋体" w:cs="宋体"/>
                <w:sz w:val="21"/>
              </w:rPr>
              <w:t>比较前后表现，判断变化方向与幅度</w:t>
            </w:r>
          </w:p>
        </w:tc>
      </w:tr>
      <w:tr w14:paraId="3FB5111E">
        <w:tblPrEx>
          <w:tblCellMar>
            <w:top w:w="0" w:type="dxa"/>
            <w:left w:w="0" w:type="dxa"/>
            <w:bottom w:w="0" w:type="dxa"/>
            <w:right w:w="0" w:type="dxa"/>
          </w:tblCellMar>
        </w:tblPrEx>
        <w:trPr>
          <w:cantSplit/>
          <w:jc w:val="center"/>
        </w:trPr>
        <w:tc>
          <w:tcPr>
            <w:tcW w:w="1191" w:type="dxa"/>
            <w:tcBorders>
              <w:bottom w:val="single" w:color="000000" w:sz="12" w:space="0"/>
            </w:tcBorders>
            <w:vAlign w:val="center"/>
          </w:tcPr>
          <w:p w14:paraId="720F7FB1">
            <w:pPr>
              <w:overflowPunct w:val="0"/>
              <w:bidi w:val="0"/>
              <w:snapToGrid w:val="0"/>
              <w:spacing w:before="0" w:after="0" w:line="240" w:lineRule="auto"/>
              <w:ind w:firstLineChars="200"/>
              <w:jc w:val="center"/>
              <w:textAlignment w:val="auto"/>
              <w:rPr>
                <w:rFonts w:hint="eastAsia" w:ascii="宋体" w:hAnsi="宋体" w:eastAsia="宋体" w:cs="宋体"/>
                <w:sz w:val="18"/>
              </w:rPr>
            </w:pPr>
            <w:r>
              <w:rPr>
                <w:rFonts w:hint="eastAsia" w:ascii="宋体" w:hAnsi="宋体" w:eastAsia="宋体" w:cs="宋体"/>
                <w:sz w:val="21"/>
              </w:rPr>
              <w:t>能力可见</w:t>
            </w:r>
          </w:p>
        </w:tc>
        <w:tc>
          <w:tcPr>
            <w:tcW w:w="2046" w:type="dxa"/>
            <w:tcBorders>
              <w:bottom w:val="single" w:color="000000" w:sz="12" w:space="0"/>
            </w:tcBorders>
            <w:vAlign w:val="center"/>
          </w:tcPr>
          <w:p w14:paraId="47831E70">
            <w:pPr>
              <w:overflowPunct w:val="0"/>
              <w:bidi w:val="0"/>
              <w:snapToGrid w:val="0"/>
              <w:spacing w:before="0" w:after="0" w:line="240" w:lineRule="auto"/>
              <w:ind w:firstLineChars="200"/>
              <w:jc w:val="center"/>
              <w:textAlignment w:val="auto"/>
              <w:rPr>
                <w:rFonts w:hint="eastAsia" w:ascii="宋体" w:hAnsi="宋体" w:eastAsia="宋体" w:cs="宋体"/>
                <w:sz w:val="18"/>
              </w:rPr>
            </w:pPr>
            <w:r>
              <w:rPr>
                <w:rFonts w:hint="eastAsia" w:ascii="宋体" w:hAnsi="宋体" w:eastAsia="宋体" w:cs="宋体"/>
                <w:sz w:val="21"/>
              </w:rPr>
              <w:t>学业进阶的共同语言</w:t>
            </w:r>
          </w:p>
        </w:tc>
        <w:tc>
          <w:tcPr>
            <w:tcW w:w="2641" w:type="dxa"/>
            <w:tcBorders>
              <w:bottom w:val="single" w:color="000000" w:sz="12" w:space="0"/>
            </w:tcBorders>
            <w:vAlign w:val="center"/>
          </w:tcPr>
          <w:p w14:paraId="370C5673">
            <w:pPr>
              <w:overflowPunct w:val="0"/>
              <w:bidi w:val="0"/>
              <w:snapToGrid w:val="0"/>
              <w:spacing w:before="0" w:after="0" w:line="240" w:lineRule="auto"/>
              <w:ind w:firstLineChars="200"/>
              <w:jc w:val="center"/>
              <w:textAlignment w:val="auto"/>
              <w:rPr>
                <w:rFonts w:hint="eastAsia" w:ascii="宋体" w:hAnsi="宋体" w:eastAsia="宋体" w:cs="宋体"/>
                <w:sz w:val="18"/>
              </w:rPr>
            </w:pPr>
            <w:r>
              <w:rPr>
                <w:rFonts w:hint="eastAsia" w:ascii="宋体" w:hAnsi="宋体" w:eastAsia="宋体" w:cs="宋体"/>
                <w:sz w:val="21"/>
              </w:rPr>
              <w:t>多任务、多情境中的稳定表现，跨学科量规评分</w:t>
            </w:r>
          </w:p>
        </w:tc>
        <w:tc>
          <w:tcPr>
            <w:tcW w:w="2641" w:type="dxa"/>
            <w:tcBorders>
              <w:bottom w:val="single" w:color="000000" w:sz="12" w:space="0"/>
            </w:tcBorders>
            <w:vAlign w:val="center"/>
          </w:tcPr>
          <w:p w14:paraId="762E1EF8">
            <w:pPr>
              <w:overflowPunct w:val="0"/>
              <w:bidi w:val="0"/>
              <w:snapToGrid w:val="0"/>
              <w:spacing w:before="0" w:after="0" w:line="240" w:lineRule="auto"/>
              <w:ind w:firstLineChars="200"/>
              <w:jc w:val="center"/>
              <w:textAlignment w:val="auto"/>
              <w:rPr>
                <w:rFonts w:hint="eastAsia" w:ascii="宋体" w:hAnsi="宋体" w:eastAsia="宋体" w:cs="宋体"/>
                <w:sz w:val="18"/>
              </w:rPr>
            </w:pPr>
            <w:r>
              <w:rPr>
                <w:rFonts w:hint="eastAsia" w:ascii="宋体" w:hAnsi="宋体" w:eastAsia="宋体" w:cs="宋体"/>
                <w:sz w:val="21"/>
              </w:rPr>
              <w:t>形成对能力发展水平的综合判断</w:t>
            </w:r>
          </w:p>
        </w:tc>
      </w:tr>
    </w:tbl>
    <w:p w14:paraId="7AC8DDBC">
      <w:pPr>
        <w:keepNext/>
        <w:pageBreakBefore w:val="0"/>
        <w:numPr>
          <w:ilvl w:val="0"/>
          <w:numId w:val="5"/>
        </w:numPr>
        <w:overflowPunct w:val="0"/>
        <w:bidi w:val="0"/>
        <w:spacing w:before="0" w:after="0" w:line="360" w:lineRule="auto"/>
        <w:ind w:left="0" w:leftChars="0" w:firstLine="480" w:firstLineChars="200"/>
        <w:jc w:val="both"/>
        <w:textAlignment w:val="auto"/>
        <w:outlineLvl w:val="1"/>
        <w:rPr>
          <w:rFonts w:hint="eastAsia" w:ascii="宋体" w:hAnsi="宋体" w:eastAsia="宋体" w:cs="宋体"/>
          <w:b/>
          <w:bCs/>
          <w:sz w:val="28"/>
          <w:szCs w:val="28"/>
        </w:rPr>
      </w:pPr>
      <w:bookmarkStart w:id="28" w:name="_Toc7702"/>
      <w:r>
        <w:rPr>
          <w:rFonts w:hint="eastAsia" w:ascii="宋体" w:hAnsi="宋体" w:eastAsia="宋体" w:cs="宋体"/>
          <w:b w:val="0"/>
          <w:bCs/>
          <w:sz w:val="24"/>
        </w:rPr>
        <w:t>研究问题与研究目标</w:t>
      </w:r>
      <w:bookmarkEnd w:id="28"/>
    </w:p>
    <w:p w14:paraId="43BEDD3A">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color w:val="000000"/>
          <w:kern w:val="0"/>
          <w:sz w:val="24"/>
        </w:rPr>
      </w:pPr>
      <w:bookmarkStart w:id="29" w:name="_Toc13032"/>
      <w:r>
        <w:rPr>
          <w:rFonts w:hint="eastAsia" w:ascii="宋体" w:hAnsi="宋体" w:eastAsia="宋体" w:cs="宋体"/>
          <w:b/>
          <w:kern w:val="0"/>
          <w:sz w:val="28"/>
        </w:rPr>
        <w:t>1.研究问题</w:t>
      </w:r>
      <w:bookmarkEnd w:id="29"/>
    </w:p>
    <w:p w14:paraId="5B651ACB">
      <w:pPr>
        <w:pageBreakBefore w:val="0"/>
        <w:overflowPunct w:val="0"/>
        <w:bidi w:val="0"/>
        <w:snapToGrid w:val="0"/>
        <w:spacing w:before="0" w:after="0" w:line="360" w:lineRule="auto"/>
        <w:ind w:firstLine="480" w:firstLineChars="200"/>
        <w:jc w:val="both"/>
        <w:textAlignment w:val="auto"/>
        <w:outlineLvl w:val="3"/>
        <w:rPr>
          <w:rFonts w:hint="eastAsia" w:ascii="宋体" w:hAnsi="宋体" w:eastAsia="宋体" w:cs="宋体"/>
          <w:color w:val="000000"/>
          <w:kern w:val="0"/>
          <w:sz w:val="24"/>
        </w:rPr>
      </w:pPr>
      <w:bookmarkStart w:id="30" w:name="_Toc23043"/>
      <w:r>
        <w:rPr>
          <w:rFonts w:hint="eastAsia" w:ascii="宋体" w:hAnsi="宋体" w:eastAsia="宋体" w:cs="宋体"/>
          <w:b w:val="0"/>
          <w:color w:val="000000"/>
          <w:kern w:val="0"/>
          <w:sz w:val="24"/>
        </w:rPr>
        <w:t>本研究围绕以下四个问题展开。</w:t>
      </w:r>
      <w:bookmarkEnd w:id="30"/>
    </w:p>
    <w:p w14:paraId="75A546B3">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（1）本校中学生高阶思维与高阶社会情感的起点状况如何？教师开展高阶能力培育的认识、实践、困难和需求是什么？</w:t>
      </w:r>
    </w:p>
    <w:p w14:paraId="3CE7BAC5">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（2）以可见的学习为连接机制，中学生高阶能力培育的学习模型与教学模型应包含哪些要素？各要素之间如何关联？</w:t>
      </w:r>
    </w:p>
    <w:p w14:paraId="5A1DFE50">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（3）模型在学科课堂与科创项目中如何转化实施？多轮实践中作出了哪些调整，依据是什么？</w:t>
      </w:r>
    </w:p>
    <w:p w14:paraId="3BF858AA">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（4）实施期间，学生高阶能力、课堂学习条件和教师实践发生了哪些变化？不同来源的证据在多大程度上相互一致？</w:t>
      </w:r>
    </w:p>
    <w:p w14:paraId="7C0F0977">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color w:val="000000"/>
          <w:kern w:val="0"/>
          <w:sz w:val="24"/>
        </w:rPr>
      </w:pPr>
      <w:bookmarkStart w:id="31" w:name="_Toc29038"/>
      <w:r>
        <w:rPr>
          <w:rFonts w:hint="eastAsia" w:ascii="宋体" w:hAnsi="宋体" w:eastAsia="宋体" w:cs="宋体"/>
          <w:b/>
          <w:kern w:val="0"/>
          <w:sz w:val="28"/>
        </w:rPr>
        <w:t>2.研究目标</w:t>
      </w:r>
      <w:bookmarkEnd w:id="31"/>
    </w:p>
    <w:p w14:paraId="3B21E324">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1）形成可见的学习视域下中学生高阶能力培育的学习模型框架。通过文献研究和现状调查，明确中学生高阶能力的基本结构和关键培育要素，厘清学习目标、学习过程、学习评价与高阶能力发展之间的关系，形成适合学校实际的学习模型框架。</w:t>
      </w:r>
    </w:p>
    <w:p w14:paraId="5534C8BC">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2）构建可见的学习视域下中学生高阶能力培育的实践模式。以学习模型为基础，在学校真实教育教学情境中开展持续实践研究，分别探索学科课堂和科创项目两类场域中的实施路径，形成指向高阶能力发展的学科课堂教学模式和科创项目探究模式。</w:t>
      </w:r>
    </w:p>
    <w:p w14:paraId="50651278">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3）通过模式实践促进学生高阶能力发展，并依据多种证据考察其变化。将培育模式持续应用于学科课堂和科创项目，为学生高阶学习提供适切支持，促进学生分析、评价、创造等高阶思维能力以及责任担当、情绪调节、合作共情、包容创新等高阶社会情感能力的发展，并通过学生、课堂、教师三个层面的证据审慎判断实施成效。</w:t>
      </w:r>
    </w:p>
    <w:p w14:paraId="7F9CB1AB">
      <w:pPr>
        <w:pStyle w:val="3"/>
        <w:keepNext/>
        <w:pageBreakBefore w:val="0"/>
        <w:numPr>
          <w:ilvl w:val="0"/>
          <w:numId w:val="5"/>
        </w:numPr>
        <w:overflowPunct w:val="0"/>
        <w:bidi w:val="0"/>
        <w:spacing w:before="240" w:after="120" w:line="360" w:lineRule="auto"/>
        <w:ind w:firstLineChars="200"/>
        <w:jc w:val="left"/>
        <w:textAlignment w:val="auto"/>
        <w:rPr>
          <w:rFonts w:hint="eastAsia" w:ascii="宋体" w:hAnsi="宋体" w:eastAsia="宋体" w:cs="宋体"/>
          <w:b/>
          <w:bCs/>
          <w:sz w:val="28"/>
          <w:szCs w:val="28"/>
        </w:rPr>
      </w:pPr>
      <w:bookmarkStart w:id="32" w:name="_Toc3236"/>
      <w:r>
        <w:rPr>
          <w:rFonts w:hint="eastAsia" w:ascii="宋体" w:hAnsi="宋体" w:eastAsia="宋体" w:cs="宋体"/>
          <w:b/>
          <w:bCs/>
          <w:sz w:val="28"/>
        </w:rPr>
        <w:t>研究内容</w:t>
      </w:r>
      <w:bookmarkEnd w:id="32"/>
    </w:p>
    <w:p w14:paraId="0A4CA212">
      <w:pPr>
        <w:pageBreakBefore w:val="0"/>
        <w:overflowPunct w:val="0"/>
        <w:bidi w:val="0"/>
        <w:snapToGrid w:val="0"/>
        <w:spacing w:before="0" w:after="0" w:line="360" w:lineRule="auto"/>
        <w:ind w:firstLineChars="200"/>
        <w:jc w:val="both"/>
        <w:textAlignment w:val="auto"/>
        <w:rPr>
          <w:rFonts w:hint="eastAsia" w:ascii="宋体" w:hAnsi="宋体" w:eastAsia="宋体" w:cs="宋体"/>
          <w:b/>
          <w:color w:val="000000"/>
          <w:kern w:val="0"/>
          <w:sz w:val="24"/>
        </w:rPr>
      </w:pPr>
      <w:r>
        <w:rPr>
          <w:rFonts w:hint="eastAsia" w:ascii="宋体" w:hAnsi="宋体" w:eastAsia="宋体" w:cs="宋体"/>
          <w:b/>
          <w:kern w:val="0"/>
          <w:sz w:val="28"/>
        </w:rPr>
        <w:t>1.中学生高阶能力发展及培育现状的调查研究</w:t>
      </w:r>
    </w:p>
    <w:p w14:paraId="193827D1">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通过学生问卷、教师问卷、访谈和课堂观察，了解学生高阶思维与高阶社会情感的发展状况，以及教师开展高阶能力培育的认识、课堂实践、教学自我效能、现实困难和专业需求，诊断学校高阶能力培育中的主要问题，为模型设计提供依据。</w:t>
      </w:r>
    </w:p>
    <w:p w14:paraId="15338616">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color w:val="000000"/>
          <w:kern w:val="0"/>
          <w:sz w:val="24"/>
        </w:rPr>
      </w:pPr>
      <w:bookmarkStart w:id="33" w:name="_Toc16274"/>
      <w:r>
        <w:rPr>
          <w:rFonts w:hint="eastAsia" w:ascii="宋体" w:hAnsi="宋体" w:eastAsia="宋体" w:cs="宋体"/>
          <w:b/>
          <w:kern w:val="0"/>
          <w:sz w:val="28"/>
          <w:lang w:val="en-US" w:eastAsia="zh-CN"/>
        </w:rPr>
        <w:t>2</w:t>
      </w:r>
      <w:r>
        <w:rPr>
          <w:rFonts w:hint="eastAsia" w:ascii="宋体" w:hAnsi="宋体" w:eastAsia="宋体" w:cs="宋体"/>
          <w:b/>
          <w:kern w:val="0"/>
          <w:sz w:val="28"/>
        </w:rPr>
        <w:t>.中学生高阶能力培育学习模型与教学模型的建构研究</w:t>
      </w:r>
      <w:bookmarkEnd w:id="33"/>
    </w:p>
    <w:p w14:paraId="08D2807F">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基于理论研究和现状调查，依据建构性对齐原则，研究能力目标、学习任务、学习过程、进阶层次和评价反馈之间的关系，以三层六阶和两境四维刻画能力进阶，以五环组织学生学习过程，以诊断发现、干预、实施和评估组织教师循证调节，以五见贯穿学习证据的获取与使用，形成学习模型与教学模型协同运行的培育框架。</w:t>
      </w:r>
    </w:p>
    <w:p w14:paraId="0F2EA1B3">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color w:val="000000"/>
          <w:kern w:val="0"/>
          <w:sz w:val="24"/>
        </w:rPr>
      </w:pPr>
      <w:bookmarkStart w:id="34" w:name="_Toc24138"/>
      <w:r>
        <w:rPr>
          <w:rFonts w:hint="eastAsia" w:ascii="宋体" w:hAnsi="宋体" w:eastAsia="宋体" w:cs="宋体"/>
          <w:b/>
          <w:kern w:val="0"/>
          <w:sz w:val="28"/>
          <w:lang w:val="en-US" w:eastAsia="zh-CN"/>
        </w:rPr>
        <w:t>3</w:t>
      </w:r>
      <w:r>
        <w:rPr>
          <w:rFonts w:hint="eastAsia" w:ascii="宋体" w:hAnsi="宋体" w:eastAsia="宋体" w:cs="宋体"/>
          <w:b/>
          <w:kern w:val="0"/>
          <w:sz w:val="28"/>
        </w:rPr>
        <w:t>.中学生高阶能力培育模式的多场域实践研究</w:t>
      </w:r>
      <w:bookmarkEnd w:id="34"/>
    </w:p>
    <w:p w14:paraId="35C202C8">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以学科课堂和科创项目为主要实践场域，将模型转化为具体实践。在学科课堂中，围绕学习目标、任务设计、探究合作、学习表现、评价反馈和反思迁移开展行动研究，探索不同学科促进学生高阶能力发展的课堂实施路径；在科创项目中，围绕真实问题、项目任务、合作探究、实践验证、成果表达和评价改进开展案例研究，探索学生在综合运用知识解决复杂问题过程中发展高阶能力的实践路径。通过两类场域的持续实践，形成具有学校特点的高阶能力培育实践模式。</w:t>
      </w:r>
    </w:p>
    <w:p w14:paraId="5501EB76">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color w:val="000000"/>
          <w:kern w:val="0"/>
          <w:sz w:val="24"/>
        </w:rPr>
      </w:pPr>
      <w:bookmarkStart w:id="35" w:name="_Toc19470"/>
      <w:r>
        <w:rPr>
          <w:rFonts w:hint="eastAsia" w:ascii="宋体" w:hAnsi="宋体" w:eastAsia="宋体" w:cs="宋体"/>
          <w:b/>
          <w:kern w:val="0"/>
          <w:sz w:val="28"/>
          <w:lang w:val="en-US" w:eastAsia="zh-CN"/>
        </w:rPr>
        <w:t>4</w:t>
      </w:r>
      <w:r>
        <w:rPr>
          <w:rFonts w:hint="eastAsia" w:ascii="宋体" w:hAnsi="宋体" w:eastAsia="宋体" w:cs="宋体"/>
          <w:b/>
          <w:kern w:val="0"/>
          <w:sz w:val="28"/>
        </w:rPr>
        <w:t>.中学生高阶能力培育成效的评价与优化研究</w:t>
      </w:r>
      <w:bookmarkEnd w:id="35"/>
    </w:p>
    <w:p w14:paraId="5B3588E8">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综合运用学生前后测、教师调查、课堂专业评价、AI课堂行为数据、学生作品及访谈反思等量化与质性证据，分析学生高阶能力、课堂学习和教师实践的变化，明确各类证据的推论边界，并依据评价结果和实施过程记录持续优化学习模型和实践模式。</w:t>
      </w:r>
    </w:p>
    <w:p w14:paraId="7EB7CDEC">
      <w:pPr>
        <w:keepNext/>
        <w:pageBreakBefore w:val="0"/>
        <w:numPr>
          <w:ilvl w:val="0"/>
          <w:numId w:val="5"/>
        </w:numPr>
        <w:overflowPunct w:val="0"/>
        <w:bidi w:val="0"/>
        <w:spacing w:before="0" w:after="0" w:line="360" w:lineRule="auto"/>
        <w:ind w:left="0" w:leftChars="0" w:firstLine="480" w:firstLineChars="200"/>
        <w:jc w:val="both"/>
        <w:textAlignment w:val="auto"/>
        <w:outlineLvl w:val="1"/>
        <w:rPr>
          <w:rFonts w:hint="eastAsia" w:ascii="宋体" w:hAnsi="宋体" w:eastAsia="宋体" w:cs="宋体"/>
          <w:b/>
          <w:bCs/>
          <w:sz w:val="28"/>
          <w:szCs w:val="28"/>
        </w:rPr>
      </w:pPr>
      <w:bookmarkStart w:id="36" w:name="_Toc5037"/>
      <w:r>
        <w:rPr>
          <w:rFonts w:hint="eastAsia" w:ascii="宋体" w:hAnsi="宋体" w:eastAsia="宋体" w:cs="宋体"/>
          <w:b w:val="0"/>
          <w:bCs/>
          <w:sz w:val="24"/>
        </w:rPr>
        <w:t>研究设计与方法</w:t>
      </w:r>
      <w:bookmarkEnd w:id="36"/>
    </w:p>
    <w:p w14:paraId="328D2658">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color w:val="000000"/>
          <w:kern w:val="0"/>
          <w:sz w:val="24"/>
        </w:rPr>
      </w:pPr>
      <w:bookmarkStart w:id="37" w:name="_Toc32252"/>
      <w:r>
        <w:rPr>
          <w:rFonts w:hint="eastAsia" w:ascii="宋体" w:hAnsi="宋体" w:eastAsia="宋体" w:cs="宋体"/>
          <w:b/>
          <w:kern w:val="0"/>
          <w:sz w:val="28"/>
        </w:rPr>
        <w:t>1.总体设计</w:t>
      </w:r>
      <w:bookmarkEnd w:id="37"/>
    </w:p>
    <w:p w14:paraId="201C88A6">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本研究立足学校真实教育教学情境，按照理论研究、现状诊断、模型建构、多场域实践、成效评价和持续优化的思路展开。整体上采用设计型研究（Design-Based Research）的逻辑，即在真实课堂中设计、实施、评估并修订培育模型，同时提炼可以迁移的设计原则</w:t>
      </w:r>
      <w:r>
        <w:rPr>
          <w:rStyle w:val="16"/>
          <w:rFonts w:hint="eastAsia" w:ascii="宋体" w:hAnsi="宋体" w:eastAsia="宋体" w:cs="宋体"/>
          <w:b w:val="0"/>
          <w:color w:val="000000"/>
          <w:kern w:val="0"/>
          <w:sz w:val="24"/>
          <w:vertAlign w:val="superscript"/>
        </w:rPr>
        <w:footnoteReference w:id="105"/>
      </w:r>
      <w:r>
        <w:rPr>
          <w:rFonts w:hint="eastAsia" w:ascii="宋体" w:hAnsi="宋体" w:eastAsia="宋体" w:cs="宋体"/>
          <w:b w:val="0"/>
          <w:color w:val="000000"/>
          <w:kern w:val="0"/>
          <w:sz w:val="24"/>
        </w:rPr>
        <w:t>。在这一框架下，不同方法分工承担不同任务，循环式行动研究承担模型的生成与迭代；学生和教师问卷采用单组前后测设计，描述实施期间的变化；问卷等量化资料与课堂观察、访谈、学生作品等质性资料分别分析后合并比较，属于收敛式混合方法设计，目的是从多个角度回答同一个研究问题</w:t>
      </w:r>
      <w:r>
        <w:rPr>
          <w:rStyle w:val="16"/>
          <w:rFonts w:hint="eastAsia" w:ascii="宋体" w:hAnsi="宋体" w:eastAsia="宋体" w:cs="宋体"/>
          <w:b w:val="0"/>
          <w:color w:val="000000"/>
          <w:kern w:val="0"/>
          <w:sz w:val="24"/>
          <w:vertAlign w:val="superscript"/>
        </w:rPr>
        <w:footnoteReference w:id="106"/>
      </w:r>
      <w:r>
        <w:rPr>
          <w:rFonts w:hint="eastAsia" w:ascii="宋体" w:hAnsi="宋体" w:eastAsia="宋体" w:cs="宋体"/>
          <w:b w:val="0"/>
          <w:color w:val="000000"/>
          <w:kern w:val="0"/>
          <w:sz w:val="24"/>
        </w:rPr>
        <w:t>。</w:t>
      </w:r>
    </w:p>
    <w:p w14:paraId="7A00D850">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color w:val="000000"/>
          <w:kern w:val="0"/>
          <w:sz w:val="24"/>
        </w:rPr>
      </w:pPr>
      <w:bookmarkStart w:id="38" w:name="_Toc24510"/>
      <w:r>
        <w:rPr>
          <w:rFonts w:hint="eastAsia" w:ascii="宋体" w:hAnsi="宋体" w:eastAsia="宋体" w:cs="宋体"/>
          <w:b/>
          <w:kern w:val="0"/>
          <w:sz w:val="28"/>
        </w:rPr>
        <w:t>2.研究方法</w:t>
      </w:r>
      <w:bookmarkEnd w:id="38"/>
    </w:p>
    <w:p w14:paraId="1828308D">
      <w:pPr>
        <w:keepNext/>
        <w:pageBreakBefore w:val="0"/>
        <w:overflowPunct w:val="0"/>
        <w:bidi w:val="0"/>
        <w:snapToGrid w:val="0"/>
        <w:spacing w:before="0" w:after="0" w:line="360" w:lineRule="auto"/>
        <w:ind w:firstLine="480" w:firstLineChars="200"/>
        <w:jc w:val="both"/>
        <w:textAlignment w:val="auto"/>
        <w:outlineLvl w:val="3"/>
        <w:rPr>
          <w:rFonts w:hint="eastAsia" w:ascii="宋体" w:hAnsi="宋体" w:eastAsia="宋体" w:cs="宋体"/>
          <w:b/>
          <w:color w:val="000000"/>
          <w:kern w:val="0"/>
          <w:sz w:val="24"/>
        </w:rPr>
      </w:pPr>
      <w:bookmarkStart w:id="39" w:name="_Toc27614"/>
      <w:r>
        <w:rPr>
          <w:rFonts w:hint="eastAsia" w:ascii="宋体" w:hAnsi="宋体" w:eastAsia="宋体" w:cs="宋体"/>
          <w:b w:val="0"/>
          <w:kern w:val="0"/>
          <w:sz w:val="24"/>
        </w:rPr>
        <w:t>（1）文献研究法</w:t>
      </w:r>
      <w:bookmarkEnd w:id="39"/>
    </w:p>
    <w:p w14:paraId="01649FF9">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围绕可见的学习、高阶能力、高阶思维、社会情感能力、形成性评价与反馈等主题，系统搜集、整理和分析国内外研究成果和相关政策文件，梳理核心概念、理论基础和实践进展，明确本研究的理论依据和使用立场，为能力结构界定、模型建构和实践研究提供支撑。</w:t>
      </w:r>
    </w:p>
    <w:p w14:paraId="3E7874AF">
      <w:pPr>
        <w:keepNext/>
        <w:pageBreakBefore w:val="0"/>
        <w:overflowPunct w:val="0"/>
        <w:bidi w:val="0"/>
        <w:snapToGrid w:val="0"/>
        <w:spacing w:before="0" w:after="0" w:line="360" w:lineRule="auto"/>
        <w:ind w:firstLine="480" w:firstLineChars="200"/>
        <w:jc w:val="both"/>
        <w:textAlignment w:val="auto"/>
        <w:outlineLvl w:val="3"/>
        <w:rPr>
          <w:rFonts w:hint="eastAsia" w:ascii="宋体" w:hAnsi="宋体" w:eastAsia="宋体" w:cs="宋体"/>
          <w:b/>
          <w:color w:val="000000"/>
          <w:kern w:val="0"/>
          <w:sz w:val="24"/>
        </w:rPr>
      </w:pPr>
      <w:bookmarkStart w:id="40" w:name="_Toc14589"/>
      <w:r>
        <w:rPr>
          <w:rFonts w:hint="eastAsia" w:ascii="宋体" w:hAnsi="宋体" w:eastAsia="宋体" w:cs="宋体"/>
          <w:b w:val="0"/>
          <w:kern w:val="0"/>
          <w:sz w:val="24"/>
        </w:rPr>
        <w:t>（2）问卷调查法</w:t>
      </w:r>
      <w:bookmarkEnd w:id="40"/>
    </w:p>
    <w:p w14:paraId="4865FD34">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以学校初中和高中学生、教师为主要调查对象。学生问卷依据双维七维框架编制，包括分析、评价、创造三个高阶思维维度和责任担当、情绪调节、合作共情、包容创新四个高阶社会情感维度，共32道正向计分题，采用五级计分。调查采用分层整群随机抽样，以年级为分层依据、以班级为抽样单位，共抽取27个班级。学生问卷在实施前后用相同题项、相同计分方式和相同施测方式各测一次，并通过个人编号一一配对。教师问卷围绕高阶能力培育的认知与价值认同、课堂实践、教学自我效能和现实阻碍等方面展开，用于了解教师开展高阶能力培育的现实基础和实践变化。</w:t>
      </w:r>
    </w:p>
    <w:p w14:paraId="7D0CDD1F">
      <w:pPr>
        <w:keepNext/>
        <w:pageBreakBefore w:val="0"/>
        <w:overflowPunct w:val="0"/>
        <w:bidi w:val="0"/>
        <w:snapToGrid w:val="0"/>
        <w:spacing w:before="0" w:after="0" w:line="360" w:lineRule="auto"/>
        <w:ind w:firstLine="480" w:firstLineChars="200"/>
        <w:jc w:val="both"/>
        <w:textAlignment w:val="auto"/>
        <w:outlineLvl w:val="3"/>
        <w:rPr>
          <w:rFonts w:hint="eastAsia" w:ascii="宋体" w:hAnsi="宋体" w:eastAsia="宋体" w:cs="宋体"/>
          <w:b/>
          <w:color w:val="000000"/>
          <w:kern w:val="0"/>
          <w:sz w:val="24"/>
        </w:rPr>
      </w:pPr>
      <w:bookmarkStart w:id="41" w:name="_Toc11282"/>
      <w:r>
        <w:rPr>
          <w:rFonts w:hint="eastAsia" w:ascii="宋体" w:hAnsi="宋体" w:eastAsia="宋体" w:cs="宋体"/>
          <w:b w:val="0"/>
          <w:kern w:val="0"/>
          <w:sz w:val="24"/>
        </w:rPr>
        <w:t>（3）访谈法</w:t>
      </w:r>
      <w:bookmarkEnd w:id="41"/>
    </w:p>
    <w:p w14:paraId="7A5C7BD0">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根据研究不同阶段的需要，对参与课题实践的教师和学生开展半结构式访谈。教师访谈主要了解其对高阶能力培育的认识、课堂实施体验、教学行为变化、实践困难和改进需求；学生访谈主要了解其在任务学习、探究交流、合作学习、评价反馈和反思改进中的真实体验。访谈资料主要用于补充和解释问卷与课堂观察结果，帮助分析变化背后的原因。</w:t>
      </w:r>
    </w:p>
    <w:p w14:paraId="31D91E4F">
      <w:pPr>
        <w:keepNext/>
        <w:pageBreakBefore w:val="0"/>
        <w:overflowPunct w:val="0"/>
        <w:bidi w:val="0"/>
        <w:snapToGrid w:val="0"/>
        <w:spacing w:before="0" w:after="0" w:line="360" w:lineRule="auto"/>
        <w:ind w:firstLine="480" w:firstLineChars="200"/>
        <w:jc w:val="both"/>
        <w:textAlignment w:val="auto"/>
        <w:outlineLvl w:val="3"/>
        <w:rPr>
          <w:rFonts w:hint="eastAsia" w:ascii="宋体" w:hAnsi="宋体" w:eastAsia="宋体" w:cs="宋体"/>
          <w:b/>
          <w:color w:val="000000"/>
          <w:kern w:val="0"/>
          <w:sz w:val="24"/>
        </w:rPr>
      </w:pPr>
      <w:bookmarkStart w:id="42" w:name="_Toc30376"/>
      <w:r>
        <w:rPr>
          <w:rFonts w:hint="eastAsia" w:ascii="宋体" w:hAnsi="宋体" w:eastAsia="宋体" w:cs="宋体"/>
          <w:b w:val="0"/>
          <w:kern w:val="0"/>
          <w:sz w:val="24"/>
        </w:rPr>
        <w:t>（4）行动研究法</w:t>
      </w:r>
      <w:bookmarkEnd w:id="42"/>
    </w:p>
    <w:p w14:paraId="08C749F1">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行动研究是本课题开展实践探索和持续改进的主要方法。研究以典型研究课和科创项目为实践单元，按照实践、证据采集、问题诊断、方案改进、再次实践和比较反思的路径多轮推进。学科教师通过研究课、同课异构、课例研讨和多轮磨课，不断调整学习目标、任务设计、探究活动和评价反馈；科创项目通过项目设计、实践验证、成果反馈和方案修正不断完善实施过程。</w:t>
      </w:r>
    </w:p>
    <w:p w14:paraId="2DEE25D5">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由于模型需要在不同学科和项目中灵活转化，研究同时记录每一轮实践对模型所作调整的内容和理由，区分哪些是核心要素的保留、哪些是形式上的变通。这样既允许模型适应具体情境，也便于判断后续变化来自哪些设计调整</w:t>
      </w:r>
      <w:r>
        <w:rPr>
          <w:rStyle w:val="16"/>
          <w:rFonts w:hint="eastAsia" w:ascii="宋体" w:hAnsi="宋体" w:eastAsia="宋体" w:cs="宋体"/>
          <w:b w:val="0"/>
          <w:color w:val="000000"/>
          <w:kern w:val="0"/>
          <w:sz w:val="24"/>
          <w:vertAlign w:val="superscript"/>
        </w:rPr>
        <w:footnoteReference w:id="107"/>
      </w:r>
      <w:r>
        <w:rPr>
          <w:rFonts w:hint="eastAsia" w:ascii="宋体" w:hAnsi="宋体" w:eastAsia="宋体" w:cs="宋体"/>
          <w:b w:val="0"/>
          <w:color w:val="000000"/>
          <w:kern w:val="0"/>
          <w:sz w:val="24"/>
        </w:rPr>
        <w:t>。研究不以单次课堂或单个项目的结果判断模式是否有效，而通过多轮实践、比较和修正，逐步提炼高阶能力培育的关键环节与实施策略。</w:t>
      </w:r>
    </w:p>
    <w:p w14:paraId="52B43EFD">
      <w:pPr>
        <w:keepNext/>
        <w:pageBreakBefore w:val="0"/>
        <w:overflowPunct w:val="0"/>
        <w:bidi w:val="0"/>
        <w:snapToGrid w:val="0"/>
        <w:spacing w:before="0" w:after="0" w:line="360" w:lineRule="auto"/>
        <w:ind w:firstLine="480" w:firstLineChars="200"/>
        <w:jc w:val="both"/>
        <w:textAlignment w:val="auto"/>
        <w:outlineLvl w:val="3"/>
        <w:rPr>
          <w:rFonts w:hint="eastAsia" w:ascii="宋体" w:hAnsi="宋体" w:eastAsia="宋体" w:cs="宋体"/>
          <w:b/>
          <w:color w:val="000000"/>
          <w:kern w:val="0"/>
          <w:sz w:val="24"/>
        </w:rPr>
      </w:pPr>
      <w:bookmarkStart w:id="43" w:name="_Toc20948"/>
      <w:r>
        <w:rPr>
          <w:rFonts w:hint="eastAsia" w:ascii="宋体" w:hAnsi="宋体" w:eastAsia="宋体" w:cs="宋体"/>
          <w:b w:val="0"/>
          <w:kern w:val="0"/>
          <w:sz w:val="24"/>
        </w:rPr>
        <w:t>（5）课堂观察法</w:t>
      </w:r>
      <w:bookmarkEnd w:id="43"/>
    </w:p>
    <w:p w14:paraId="0D90E078">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围绕教师教学行为、学生学习行为和高阶能力表现开展课堂观察，重点了解课堂中实际发生了什么、学生如何参与学习以及高阶学习表现如何呈现。本研究采用三类课堂证据，一是课堂专业评价，采用《“可见的学习”高质量教学核心实践——教研课评课表》，从认知参与、学科内容建构、社会情感支持、课堂互动和形成性评价与反馈五个维度、20个观察条目判断课堂学习环境和教学支持状况；二是高阶能力表现观察，重点关注学生在分析、评价、创造以及责任担当、合作交流、情绪调节等方面的具体表现；三是AI课堂行为分析，借助希沃AI评课获取学生讨论、互动、展示、探究以及教师提问、讲授等课堂行为数据。</w:t>
      </w:r>
    </w:p>
    <w:p w14:paraId="3FC0A143">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三类证据功能不同、相互补充。AI课堂行为指标以可识别的外显行为为单位，若直接作为判断依据，容易以行为次数代替对教学的解释，因此只作为分析课堂参与结构的辅助信息</w:t>
      </w:r>
      <w:r>
        <w:rPr>
          <w:rStyle w:val="16"/>
          <w:rFonts w:hint="eastAsia" w:ascii="宋体" w:hAnsi="宋体" w:eastAsia="宋体" w:cs="宋体"/>
          <w:b w:val="0"/>
          <w:color w:val="000000"/>
          <w:kern w:val="0"/>
          <w:sz w:val="24"/>
          <w:vertAlign w:val="superscript"/>
        </w:rPr>
        <w:footnoteReference w:id="108"/>
      </w:r>
      <w:r>
        <w:rPr>
          <w:rFonts w:hint="eastAsia" w:ascii="宋体" w:hAnsi="宋体" w:eastAsia="宋体" w:cs="宋体"/>
          <w:b w:val="0"/>
          <w:color w:val="000000"/>
          <w:kern w:val="0"/>
          <w:sz w:val="24"/>
        </w:rPr>
        <w:t>。研究不以单一课堂评分或某一项AI行为指标直接判断学生高阶能力的发展。</w:t>
      </w:r>
    </w:p>
    <w:p w14:paraId="26D1EB2E">
      <w:pPr>
        <w:keepNext/>
        <w:pageBreakBefore w:val="0"/>
        <w:overflowPunct w:val="0"/>
        <w:bidi w:val="0"/>
        <w:snapToGrid w:val="0"/>
        <w:spacing w:before="0" w:after="0" w:line="360" w:lineRule="auto"/>
        <w:ind w:firstLine="480" w:firstLineChars="200"/>
        <w:jc w:val="both"/>
        <w:textAlignment w:val="auto"/>
        <w:outlineLvl w:val="3"/>
        <w:rPr>
          <w:rFonts w:hint="eastAsia" w:ascii="宋体" w:hAnsi="宋体" w:eastAsia="宋体" w:cs="宋体"/>
          <w:b/>
          <w:color w:val="000000"/>
          <w:kern w:val="0"/>
          <w:sz w:val="24"/>
        </w:rPr>
      </w:pPr>
      <w:bookmarkStart w:id="44" w:name="_Toc23613"/>
      <w:r>
        <w:rPr>
          <w:rFonts w:hint="eastAsia" w:ascii="宋体" w:hAnsi="宋体" w:eastAsia="宋体" w:cs="宋体"/>
          <w:b w:val="0"/>
          <w:kern w:val="0"/>
          <w:sz w:val="24"/>
        </w:rPr>
        <w:t>（6）案例研究法</w:t>
      </w:r>
      <w:bookmarkEnd w:id="44"/>
    </w:p>
    <w:p w14:paraId="221FF467">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选择具有代表性的学科课堂和科创项目进行持续跟踪与深入分析。学科课堂案例重点考察培育模式如何根据不同学科的知识结构、思维方式和学习特点进行具体转化；科创项目案例重点关注学生在真实问题解决、合作探究、实践验证、成果表达与反思改进中的学习表现。通过对教学设计、实施过程、学生表现、学习成果和教师反思等资料的综合分析，总结不同学科和不同场域中高阶能力培育的实践特点，为模式提炼与优化提供案例依据。</w:t>
      </w:r>
    </w:p>
    <w:p w14:paraId="5CF05634">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color w:val="000000"/>
          <w:kern w:val="0"/>
          <w:sz w:val="24"/>
        </w:rPr>
      </w:pPr>
      <w:bookmarkStart w:id="45" w:name="_Toc17193"/>
      <w:r>
        <w:rPr>
          <w:rFonts w:hint="eastAsia" w:ascii="宋体" w:hAnsi="宋体" w:eastAsia="宋体" w:cs="宋体"/>
          <w:b/>
          <w:kern w:val="0"/>
          <w:sz w:val="28"/>
        </w:rPr>
        <w:t>3.数据处理与证据整合</w:t>
      </w:r>
      <w:bookmarkEnd w:id="45"/>
    </w:p>
    <w:p w14:paraId="47E55C40">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量化数据采用描述统计、配对样本t检验和Welch检验等方法，报告平均差值、95%置信区间和配对效应量，多重比较采用Holm校正；测评工具通过探索性因子分析、Cronbach α系数和校正题总相关进行检验。质性资料采用开放编码、类属归纳和主题分析，教师开放性回答进行三级编码。</w:t>
      </w:r>
    </w:p>
    <w:p w14:paraId="209D96F5">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考虑到高阶能力具有内隐性，本研究建立学生、课堂、教师三个层面的证据体系，学生层面包括高阶能力问卷、学习成果和访谈资料；课堂层面包括课堂专业评价、高阶能力表现观察和AI课堂行为数据；教师层面包括教师问卷、访谈和教学反思。不同证据分别用于呈现学生能力发展、课堂学习过程和教师实践变化，并通过相互补充和交叉印证形成综合判断。不同来源结果不一致时，不一致本身也作为需要解释的研究发现。</w:t>
      </w:r>
    </w:p>
    <w:p w14:paraId="73733604">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color w:val="000000"/>
          <w:kern w:val="0"/>
          <w:sz w:val="24"/>
        </w:rPr>
      </w:pPr>
      <w:bookmarkStart w:id="46" w:name="_Toc11808"/>
      <w:r>
        <w:rPr>
          <w:rFonts w:hint="eastAsia" w:ascii="宋体" w:hAnsi="宋体" w:eastAsia="宋体" w:cs="宋体"/>
          <w:b/>
          <w:kern w:val="0"/>
          <w:sz w:val="28"/>
        </w:rPr>
        <w:t>4.研究效度与推论边界</w:t>
      </w:r>
      <w:bookmarkEnd w:id="46"/>
    </w:p>
    <w:p w14:paraId="3D18475F">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本研究的学生和教师前后测属于单组前后测设计，没有对照组，也没有随机分配。这种设计能够描述实施前后发生了哪些变化，但不能单独排除其他解释，例如学生在研究周期内自然成长，学校同期开展的其他教育活动产生影响，学生因为做过一次问卷而在第二次作答时有所不同，或者初始得分极端的学生在第二次测量时自然回到平均水平</w:t>
      </w:r>
      <w:r>
        <w:rPr>
          <w:rStyle w:val="16"/>
          <w:rFonts w:hint="eastAsia" w:ascii="宋体" w:hAnsi="宋体" w:eastAsia="宋体" w:cs="宋体"/>
          <w:b w:val="0"/>
          <w:color w:val="000000"/>
          <w:kern w:val="0"/>
          <w:sz w:val="24"/>
          <w:vertAlign w:val="superscript"/>
        </w:rPr>
        <w:footnoteReference w:id="109"/>
      </w:r>
      <w:r>
        <w:rPr>
          <w:rFonts w:hint="eastAsia" w:ascii="宋体" w:hAnsi="宋体" w:eastAsia="宋体" w:cs="宋体"/>
          <w:b w:val="0"/>
          <w:color w:val="000000"/>
          <w:kern w:val="0"/>
          <w:sz w:val="24"/>
        </w:rPr>
        <w:t xml:space="preserve">。</w:t>
      </w:r>
      <w:del w:id="90017" w:author="Claude" w:date="2026-10-27T03:49:22Z">
        <w:r>
          <w:rPr>
            <w:rFonts w:hint="eastAsia" w:ascii="宋体" w:hAnsi="宋体" w:eastAsia="宋体" w:cs="宋体"/>
            <w:b w:val="0"/>
            <w:color w:val="000000"/>
            <w:kern w:val="0"/>
            <w:sz w:val="24"/>
          </w:rPr>
          <w:delText xml:space="preserve">因此，本研究</w:delText>
        </w:r>
      </w:del>
      <w:ins w:id="90018" w:author="Claude" w:date="2026-10-27T03:49:22Z">
        <w:r>
          <w:rPr>
            <w:rFonts w:hint="eastAsia" w:ascii="宋体" w:hAnsi="宋体" w:eastAsia="宋体" w:cs="宋体"/>
            <w:b w:val="0"/>
            <w:color w:val="000000"/>
            <w:kern w:val="0"/>
            <w:sz w:val="24"/>
          </w:rPr>
          <w:t xml:space="preserve">本研究因此</w:t>
        </w:r>
      </w:ins>
      <w:r>
        <w:rPr>
          <w:rFonts w:hint="eastAsia" w:ascii="宋体" w:hAnsi="宋体" w:eastAsia="宋体" w:cs="宋体"/>
          <w:b w:val="0"/>
          <w:color w:val="000000"/>
          <w:kern w:val="0"/>
          <w:sz w:val="24"/>
        </w:rPr>
        <w:t xml:space="preserve">不把前后测差异直接归因于培育模型。</w:t>
      </w:r>
    </w:p>
    <w:p w14:paraId="768CDDD3">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针对这些问题，研究采取以下措施，一是前后测使用相同题项、计分方式和施测方式，并通过编号一一配对，减少工具变化和样本变动的影响；二是报告置信区间和效应量，不只报告是否显著，多重比较进行校正；三是对全部题目选择同一选项的答卷进行敏感性分析，检查作答方式对结论的影响；四是按学段、年级和性别分组比较，考察变化方向在不同群体中是否一致。</w:t>
      </w:r>
    </w:p>
    <w:p w14:paraId="2CD6BA09">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 xml:space="preserve">问卷属于学生和教师的自我报告，可能受到社会期望等因素的影响。研究还发现，两种能力都用自评问卷测量时，二者看起来的关联会比用实际任务测量时更强，说明同一种测量方式本身会放大结果之间的一致性，文献综述对此已有讨论。</w:t>
      </w:r>
      <w:del w:id="90019" w:author="Claude" w:date="2026-10-27T03:49:22Z">
        <w:r>
          <w:rPr>
            <w:rFonts w:hint="eastAsia" w:ascii="宋体" w:hAnsi="宋体" w:eastAsia="宋体" w:cs="宋体"/>
            <w:b w:val="0"/>
            <w:color w:val="000000"/>
            <w:kern w:val="0"/>
            <w:sz w:val="24"/>
          </w:rPr>
          <w:delText xml:space="preserve">因此，本研究</w:delText>
        </w:r>
      </w:del>
      <w:ins w:id="90020" w:author="Claude" w:date="2026-10-27T03:49:22Z">
        <w:r>
          <w:rPr>
            <w:rFonts w:hint="eastAsia" w:ascii="宋体" w:hAnsi="宋体" w:eastAsia="宋体" w:cs="宋体"/>
            <w:b w:val="0"/>
            <w:color w:val="000000"/>
            <w:kern w:val="0"/>
            <w:sz w:val="24"/>
          </w:rPr>
          <w:t xml:space="preserve">本研究因此</w:t>
        </w:r>
      </w:ins>
      <w:r>
        <w:rPr>
          <w:rFonts w:hint="eastAsia" w:ascii="宋体" w:hAnsi="宋体" w:eastAsia="宋体" w:cs="宋体"/>
          <w:b w:val="0"/>
          <w:color w:val="000000"/>
          <w:kern w:val="0"/>
          <w:sz w:val="24"/>
        </w:rPr>
        <w:t xml:space="preserve">不以问卷结果单独判断能力发展，而将其与学生作品、课堂观察和教师判断相互印证。据此，本研究以多种证据的一致程度判断模型在本校情境中的可实施性和积极变化。</w:t>
      </w:r>
    </w:p>
    <w:p w14:paraId="26EBC7AA">
      <w:pPr>
        <w:keepNext/>
        <w:pageBreakBefore w:val="0"/>
        <w:numPr>
          <w:ilvl w:val="0"/>
          <w:numId w:val="5"/>
        </w:numPr>
        <w:overflowPunct w:val="0"/>
        <w:bidi w:val="0"/>
        <w:spacing w:before="0" w:after="0" w:line="360" w:lineRule="auto"/>
        <w:ind w:left="0" w:leftChars="0" w:firstLine="480" w:firstLineChars="200"/>
        <w:jc w:val="both"/>
        <w:textAlignment w:val="auto"/>
        <w:outlineLvl w:val="1"/>
        <w:rPr>
          <w:rFonts w:hint="eastAsia" w:ascii="宋体" w:hAnsi="宋体" w:eastAsia="宋体" w:cs="宋体"/>
          <w:b/>
          <w:bCs/>
          <w:sz w:val="28"/>
          <w:szCs w:val="28"/>
        </w:rPr>
      </w:pPr>
      <w:bookmarkStart w:id="47" w:name="_Toc14200"/>
      <w:r>
        <w:rPr>
          <w:rFonts w:hint="eastAsia" w:ascii="宋体" w:hAnsi="宋体" w:eastAsia="宋体" w:cs="宋体"/>
          <w:b w:val="0"/>
          <w:bCs/>
          <w:sz w:val="24"/>
        </w:rPr>
        <w:t>研究步骤</w:t>
      </w:r>
      <w:bookmarkEnd w:id="47"/>
    </w:p>
    <w:p w14:paraId="1ABD84C2">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sz w:val="24"/>
        </w:rPr>
        <w:t>本课题遵循理论研究、现状诊断、模型建构、多场域实践、成效评价和成果提炼的整体逻辑，分准备、实施、总结三个阶段推进。准备阶段通过政策与文献研读、专家指导和现状调查，明确研究方向并完善研究方案；实施阶段围绕高阶能力学习模型，分别在学科课堂和科创项目中开展持续实践，并结合课堂观察、问卷、访谈等多种证据进行诊断与改进；总结阶段通过前后测、典型案例整理和综合分析，评价研究成效，优化实践模式，提炼研究成果。如图1-3所示，图中左侧为研究进程，中部为主要研究内容，右侧为各阶段采用的研究方法。</w:t>
      </w:r>
    </w:p>
    <w:p w14:paraId="4FDFEEE3">
      <w:pPr>
        <w:keepNext/>
        <w:pageBreakBefore w:val="0"/>
        <w:overflowPunct w:val="0"/>
        <w:bidi w:val="0"/>
        <w:spacing w:before="120" w:after="0" w:line="360" w:lineRule="auto"/>
        <w:jc w:val="both"/>
        <w:textAlignment w:val="auto"/>
        <w:rPr>
          <w:rFonts w:hint="eastAsia" w:ascii="宋体" w:hAnsi="宋体" w:eastAsia="宋体" w:cs="宋体"/>
          <w:lang w:eastAsia="zh-CN"/>
        </w:rPr>
      </w:pPr>
      <w:r>
        <w:rPr>
          <w:rFonts w:hint="eastAsia" w:ascii="宋体" w:hAnsi="宋体" w:eastAsia="宋体" w:cs="宋体"/>
          <w:lang w:eastAsia="zh-CN"/>
        </w:rPr>
        <w:drawing>
          <wp:inline distT="0" distB="0" distL="114300" distR="114300">
            <wp:extent cx="5268595" cy="6583680"/>
            <wp:effectExtent l="0" t="0" r="8255" b="7620"/>
            <wp:docPr id="36" name="图片 36" descr="5736f1fc-d737-4f50-9528-ae98e1912b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5736f1fc-d737-4f50-9528-ae98e1912b19"/>
                    <pic:cNvPicPr>
                      <a:picLocks noChangeAspect="1"/>
                    </pic:cNvPicPr>
                  </pic:nvPicPr>
                  <pic:blipFill>
                    <a:blip r:embed="rId7"/>
                    <a:stretch>
                      <a:fillRect/>
                    </a:stretch>
                  </pic:blipFill>
                  <pic:spPr>
                    <a:xfrm>
                      <a:off x="0" y="0"/>
                      <a:ext cx="5268595" cy="6583680"/>
                    </a:xfrm>
                    <a:prstGeom prst="rect">
                      <a:avLst/>
                    </a:prstGeom>
                  </pic:spPr>
                </pic:pic>
              </a:graphicData>
            </a:graphic>
          </wp:inline>
        </w:drawing>
      </w:r>
    </w:p>
    <w:p w14:paraId="4AAEAEFE">
      <w:pPr>
        <w:pageBreakBefore w:val="0"/>
        <w:overflowPunct w:val="0"/>
        <w:bidi w:val="0"/>
        <w:snapToGrid w:val="0"/>
        <w:spacing w:before="60" w:after="180" w:line="240" w:lineRule="auto"/>
        <w:ind w:firstLineChars="200"/>
        <w:jc w:val="center"/>
        <w:textAlignment w:val="auto"/>
        <w:rPr>
          <w:rFonts w:hint="eastAsia" w:ascii="宋体" w:hAnsi="宋体" w:eastAsia="宋体" w:cs="宋体"/>
          <w:b/>
          <w:bCs/>
          <w:color w:val="000000"/>
        </w:rPr>
      </w:pPr>
      <w:r>
        <w:rPr>
          <w:rFonts w:hint="eastAsia" w:ascii="宋体" w:hAnsi="宋体" w:eastAsia="宋体" w:cs="宋体"/>
          <w:b w:val="0"/>
          <w:sz w:val="21"/>
        </w:rPr>
        <w:t>图1-3  课题研究路径图</w:t>
      </w:r>
    </w:p>
    <w:p w14:paraId="0248288D">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color w:val="000000"/>
          <w:kern w:val="0"/>
          <w:sz w:val="24"/>
        </w:rPr>
      </w:pPr>
      <w:bookmarkStart w:id="48" w:name="_Toc105"/>
      <w:r>
        <w:rPr>
          <w:rFonts w:hint="eastAsia" w:ascii="宋体" w:hAnsi="宋体" w:eastAsia="宋体" w:cs="宋体"/>
          <w:b/>
          <w:kern w:val="0"/>
          <w:sz w:val="28"/>
        </w:rPr>
        <w:t>1.准备阶段（2023年11月—2024年3月）</w:t>
      </w:r>
      <w:bookmarkEnd w:id="48"/>
    </w:p>
    <w:p w14:paraId="055A1A71">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（1）开展理论与文献研究。围绕可见的学习、高阶能力、高阶思维、社会情感能力、形成性评价与反馈等主题，搜集和整理国内外研究成果及国家和上海的相关政策文件，结合课程改革要求明确课题研究方向。</w:t>
      </w:r>
    </w:p>
    <w:p w14:paraId="179BB377">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（2）界定核心概念，完善研究框架。对中学生高阶能力、高阶思维能力、高阶社会情感能力和可见的学习等核心概念进行界定，梳理概念之间的关系，明确课题研究什么、怎样研究、怎样评价的基本思路。</w:t>
      </w:r>
    </w:p>
    <w:p w14:paraId="70F59002">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（3）开展前期调查，了解实践基础。通过学生问卷、教师问卷、访谈、课堂观察和已有教学资料分析，了解学生高阶能力的初始状况，以及教师开展高阶能力培育的认识、实践、困难和专业需求。</w:t>
      </w:r>
    </w:p>
    <w:p w14:paraId="12CD76E1">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4）制定研究方案，完善研究工具。根据理论研究和前期调查结果，完善研究目标、内容、方法和实施计划，研制、试用和修订学生问卷、教师问卷、课堂观察工具及过程记录工具，并检验其内部一致性和结构效度。</w:t>
      </w:r>
    </w:p>
    <w:p w14:paraId="0C2E10D2">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color w:val="000000"/>
          <w:kern w:val="0"/>
          <w:sz w:val="24"/>
        </w:rPr>
      </w:pPr>
      <w:bookmarkStart w:id="49" w:name="_Toc27546"/>
      <w:r>
        <w:rPr>
          <w:rFonts w:hint="eastAsia" w:ascii="宋体" w:hAnsi="宋体" w:eastAsia="宋体" w:cs="宋体"/>
          <w:b/>
          <w:kern w:val="0"/>
          <w:sz w:val="28"/>
        </w:rPr>
        <w:t>2.实施阶段（2024年4月—2026年6月）</w:t>
      </w:r>
      <w:bookmarkEnd w:id="49"/>
    </w:p>
    <w:p w14:paraId="694054A9">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1）建构高阶能力培育学习模型。基于可见的学习理论和前期调查结果，分析高阶能力形成与发展的关键要素，研究学习目标、学习任务、学习过程、学习层次与评价反馈之间的关系，形成初步的学习模型和教学模型。</w:t>
      </w:r>
    </w:p>
    <w:p w14:paraId="7E63C268">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2）开展学科课堂与科创项目的多场域实践。在学科课堂中，根据不同学科的知识结构、思维方式和学习特点，通过研究课、同课异构、课例研讨等方式持续实践和调整；在科创项目中，围绕真实问题设计项目任务，组织学生开展合作探究、实践验证、成果表达和反思改进。</w:t>
      </w:r>
    </w:p>
    <w:p w14:paraId="2FD7B54E">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C00000"/>
          <w:kern w:val="0"/>
          <w:sz w:val="24"/>
        </w:rPr>
      </w:pPr>
      <w:r>
        <w:rPr>
          <w:rFonts w:hint="eastAsia" w:ascii="宋体" w:hAnsi="宋体" w:eastAsia="宋体" w:cs="宋体"/>
          <w:b w:val="0"/>
          <w:color w:val="C00000"/>
          <w:kern w:val="0"/>
          <w:sz w:val="24"/>
        </w:rPr>
        <w:t>（3）开展循环式行动研究与过程性证据分析。选择典型学科课例和科创项目开展多轮行动研究，综合课堂观察、教师评价、学生学习表现、AI课堂行为数据和教师反思等资料，发现教学设计和学生学习中的问题，依据证据调整教学和项目方案，并记录每轮调整的内容和依据。</w:t>
      </w:r>
    </w:p>
    <w:p w14:paraId="3AF91575">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（4）持续调整和完善实践模式。根据不同学科、项目和阶段形成的实践资料，对学习目标、任务设计、探究组织、评价反馈和迁移应用等关键环节进行调整，总结不同场域中促进学生高阶能力发展的有效做法。</w:t>
      </w:r>
    </w:p>
    <w:p w14:paraId="77962608">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color w:val="000000"/>
          <w:kern w:val="0"/>
          <w:sz w:val="24"/>
        </w:rPr>
      </w:pPr>
      <w:bookmarkStart w:id="50" w:name="_Toc14628"/>
      <w:r>
        <w:rPr>
          <w:rFonts w:hint="eastAsia" w:ascii="宋体" w:hAnsi="宋体" w:eastAsia="宋体" w:cs="宋体"/>
          <w:b/>
          <w:kern w:val="0"/>
          <w:sz w:val="28"/>
        </w:rPr>
        <w:t>3.总结阶段（2026年7月—2026年10月）</w:t>
      </w:r>
      <w:bookmarkEnd w:id="50"/>
    </w:p>
    <w:p w14:paraId="07FC80F2">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（1）完成后期调查与资料整理。开展学生和教师后测，并与前测数据进行比较；系统整理课堂观察、研究课、科创项目、学生学习成果、教师访谈和教学反思等资料。</w:t>
      </w:r>
    </w:p>
    <w:p w14:paraId="199022CF">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（2）开展研究成效综合分析。从学生高阶能力发展、课堂学习变化和教师教学实践三个层面，对量化与质性资料进行综合分析，通过不同证据之间的相互参照，对研究实施情况和发展变化作出审慎判断。</w:t>
      </w:r>
    </w:p>
    <w:p w14:paraId="4DD7D898">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（3）整理典型案例，提炼实践经验。梳理不同学科课堂和典型科创项目案例，分析高阶能力培育在不同学科和学习情境中的实施特点，形成典型案例和过程性成果。</w:t>
      </w:r>
    </w:p>
    <w:p w14:paraId="51964831">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4）完善研究模型与实践成果，完成结题。根据研究数据、案例分析、教师反思和专家意见，对学习模型和实践模式进行进一步完善，系统整理三年研究资料，形成课题研究报告、典型学科课堂案例、科创项目案例、高阶能力评价工具和课堂观察工具等成果。</w:t>
      </w:r>
    </w:p>
    <w:p w14:paraId="18E6B87F">
      <w:pPr>
        <w:pStyle w:val="2"/>
        <w:keepNext/>
        <w:pageBreakBefore w:val="0"/>
        <w:overflowPunct w:val="0"/>
        <w:bidi w:val="0"/>
        <w:snapToGrid w:val="0"/>
        <w:spacing w:before="360" w:after="240" w:line="360" w:lineRule="auto"/>
        <w:ind w:firstLineChars="200"/>
        <w:jc w:val="left"/>
        <w:textAlignment w:val="auto"/>
        <w:rPr>
          <w:rFonts w:hint="eastAsia" w:ascii="宋体" w:hAnsi="宋体" w:eastAsia="宋体" w:cs="宋体"/>
          <w:b/>
          <w:bCs/>
          <w:kern w:val="0"/>
          <w:sz w:val="30"/>
          <w:szCs w:val="30"/>
          <w:lang w:val="en-US" w:eastAsia="zh-CN"/>
        </w:rPr>
      </w:pPr>
      <w:bookmarkStart w:id="51" w:name="_Toc16291"/>
      <w:r>
        <w:rPr>
          <w:rFonts w:hint="eastAsia" w:ascii="宋体" w:hAnsi="宋体" w:eastAsia="宋体" w:cs="宋体"/>
          <w:b/>
          <w:sz w:val="28"/>
        </w:rPr>
        <w:t>三、研究过程与结果</w:t>
      </w:r>
      <w:bookmarkEnd w:id="51"/>
    </w:p>
    <w:p w14:paraId="13B2CC29">
      <w:pPr>
        <w:pStyle w:val="3"/>
        <w:keepNext/>
        <w:ind w:firstLine="0"/>
        <w:rPr>
          <w:rFonts w:hint="eastAsia" w:ascii="宋体" w:hAnsi="宋体" w:eastAsia="宋体" w:cs="宋体"/>
        </w:rPr>
      </w:pPr>
      <w:bookmarkStart w:id="52" w:name="_Toc18821"/>
      <w:r>
        <w:rPr>
          <w:rFonts w:hint="eastAsia" w:ascii="宋体" w:hAnsi="宋体" w:eastAsia="宋体" w:cs="宋体"/>
          <w:b/>
          <w:sz w:val="28"/>
        </w:rPr>
        <w:t>（一）中学生高阶能力培育基本情况的调查分析</w:t>
      </w:r>
      <w:bookmarkEnd w:id="52"/>
    </w:p>
    <w:p w14:paraId="34FF7DA3">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kern w:val="0"/>
          <w:sz w:val="24"/>
        </w:rPr>
        <w:t>本部分按照研究设计中的四个研究问题组织。第（一）至（三）节通过学生问卷、教师问卷和开放性回答诊断学生高阶能力的起点与教师培育的基础，回应第一个研究问题；第（四）节以可见的学习理论和高阶能力理论为依据建构学习模型与教学模型，回应第二个研究问题；第（五）节通过四个学科案例呈现模型在课堂中的转化实施及其迭代，回应第三个研究问题；第（六）、（七）节构建评价体系，并分析学生、课堂和教师层面的变化，回应第四个研究问题。各节结论遵循研究设计中说明的推论边界，前后测差异作为变化的描述性证据，不单独作为模型因果效果的依据。</w:t>
      </w:r>
    </w:p>
    <w:p w14:paraId="3636C99F">
      <w:pPr>
        <w:pStyle w:val="4"/>
        <w:keepNext/>
        <w:pageBreakBefore w:val="0"/>
        <w:overflowPunct w:val="0"/>
        <w:bidi w:val="0"/>
        <w:snapToGrid w:val="0"/>
        <w:spacing w:before="240" w:after="120" w:line="360" w:lineRule="auto"/>
        <w:ind w:firstLineChars="200"/>
        <w:jc w:val="left"/>
        <w:textAlignment w:val="auto"/>
        <w:rPr>
          <w:rFonts w:hint="eastAsia" w:ascii="宋体" w:hAnsi="宋体" w:eastAsia="宋体" w:cs="宋体"/>
          <w:b/>
          <w:kern w:val="0"/>
          <w:sz w:val="28"/>
          <w:szCs w:val="28"/>
        </w:rPr>
      </w:pPr>
      <w:bookmarkStart w:id="53" w:name="_Toc21424"/>
      <w:r>
        <w:rPr>
          <w:rFonts w:hint="eastAsia" w:ascii="宋体" w:hAnsi="宋体" w:eastAsia="宋体" w:cs="宋体"/>
          <w:b/>
          <w:kern w:val="0"/>
          <w:sz w:val="28"/>
          <w:lang w:val="en-US" w:eastAsia="zh-CN"/>
        </w:rPr>
        <w:t>1.</w:t>
      </w:r>
      <w:r>
        <w:rPr>
          <w:rFonts w:hint="eastAsia" w:ascii="宋体" w:hAnsi="宋体" w:eastAsia="宋体" w:cs="宋体"/>
          <w:b/>
          <w:kern w:val="0"/>
          <w:sz w:val="28"/>
        </w:rPr>
        <w:t>学生高阶能力基础的前测调查</w:t>
      </w:r>
      <w:bookmarkEnd w:id="53"/>
    </w:p>
    <w:p w14:paraId="0EA1EBED">
      <w:pPr>
        <w:keepNext/>
        <w:pageBreakBefore w:val="0"/>
        <w:overflowPunct w:val="0"/>
        <w:bidi w:val="0"/>
        <w:snapToGrid w:val="0"/>
        <w:spacing w:before="0" w:after="0" w:line="360" w:lineRule="auto"/>
        <w:ind w:firstLine="480" w:firstLineChars="200"/>
        <w:jc w:val="both"/>
        <w:textAlignment w:val="auto"/>
        <w:outlineLvl w:val="3"/>
        <w:rPr>
          <w:rFonts w:hint="eastAsia" w:ascii="宋体" w:hAnsi="宋体" w:eastAsia="宋体" w:cs="宋体"/>
          <w:b/>
          <w:color w:val="C00000"/>
          <w:kern w:val="0"/>
          <w:sz w:val="24"/>
          <w:lang w:val="en-US" w:eastAsia="zh-CN"/>
        </w:rPr>
      </w:pPr>
      <w:bookmarkStart w:id="54" w:name="_Toc32232"/>
      <w:r>
        <w:rPr>
          <w:rFonts w:hint="eastAsia" w:ascii="宋体" w:hAnsi="宋体" w:eastAsia="宋体" w:cs="宋体"/>
          <w:b w:val="0"/>
          <w:color w:val="C00000"/>
          <w:kern w:val="0"/>
          <w:sz w:val="24"/>
          <w:lang w:eastAsia="zh-CN"/>
        </w:rPr>
        <w:t>（</w:t>
      </w:r>
      <w:r>
        <w:rPr>
          <w:rFonts w:hint="eastAsia" w:ascii="宋体" w:hAnsi="宋体" w:eastAsia="宋体" w:cs="宋体"/>
          <w:b w:val="0"/>
          <w:color w:val="C00000"/>
          <w:kern w:val="0"/>
          <w:sz w:val="24"/>
        </w:rPr>
        <w:t>1</w:t>
      </w:r>
      <w:r>
        <w:rPr>
          <w:rFonts w:hint="eastAsia" w:ascii="宋体" w:hAnsi="宋体" w:eastAsia="宋体" w:cs="宋体"/>
          <w:b w:val="0"/>
          <w:color w:val="C00000"/>
          <w:kern w:val="0"/>
          <w:sz w:val="24"/>
          <w:lang w:eastAsia="zh-CN"/>
        </w:rPr>
        <w:t>）</w:t>
      </w:r>
      <w:r>
        <w:rPr>
          <w:rFonts w:hint="eastAsia" w:ascii="宋体" w:hAnsi="宋体" w:eastAsia="宋体" w:cs="宋体"/>
          <w:b w:val="0"/>
          <w:color w:val="C00000"/>
          <w:kern w:val="0"/>
          <w:sz w:val="24"/>
        </w:rPr>
        <w:t>学生高阶能力测评</w:t>
      </w:r>
      <w:r>
        <w:rPr>
          <w:rFonts w:hint="eastAsia" w:ascii="宋体" w:hAnsi="宋体" w:eastAsia="宋体" w:cs="宋体"/>
          <w:b w:val="0"/>
          <w:color w:val="C00000"/>
          <w:kern w:val="0"/>
          <w:sz w:val="24"/>
          <w:lang w:val="en-US" w:eastAsia="zh-CN"/>
        </w:rPr>
        <w:t>维度的确定</w:t>
      </w:r>
      <w:bookmarkEnd w:id="54"/>
    </w:p>
    <w:p w14:paraId="61D0E71C">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C00000"/>
          <w:kern w:val="0"/>
          <w:sz w:val="24"/>
          <w:szCs w:val="24"/>
          <w:lang w:val="en-US" w:eastAsia="zh-CN"/>
        </w:rPr>
      </w:pPr>
      <w:r>
        <w:rPr>
          <w:rFonts w:hint="eastAsia" w:ascii="宋体" w:hAnsi="宋体" w:eastAsia="宋体" w:cs="宋体"/>
          <w:b w:val="0"/>
          <w:color w:val="C00000"/>
          <w:kern w:val="0"/>
          <w:sz w:val="24"/>
          <w:szCs w:val="24"/>
          <w:lang w:val="en-US" w:eastAsia="zh-CN"/>
        </w:rPr>
        <w:t>前测调查围绕学生的能力基础与教师的培育现状展开调查。学生问卷重点考察了学生在分析、评价、创新、责任担当、情绪调节、合作共情、包容创新7个维度的高阶能力自评表现，教师问卷则重点了解教师对高阶能力培育的认知基础、课堂实践、自我效能及实施困难。两类调查分别从学习者与教学支持的角度，为学习模型设计和教学模式构建提供可靠的依据。</w:t>
      </w:r>
    </w:p>
    <w:p w14:paraId="7601583B">
      <w:pPr>
        <w:keepNext/>
        <w:pageBreakBefore w:val="0"/>
        <w:overflowPunct w:val="0"/>
        <w:bidi w:val="0"/>
        <w:snapToGrid w:val="0"/>
        <w:spacing w:before="0" w:after="0" w:line="360" w:lineRule="auto"/>
        <w:ind w:firstLine="480" w:firstLineChars="200"/>
        <w:jc w:val="both"/>
        <w:textAlignment w:val="auto"/>
        <w:outlineLvl w:val="4"/>
        <w:rPr>
          <w:rFonts w:hint="eastAsia" w:ascii="宋体" w:hAnsi="宋体" w:eastAsia="宋体" w:cs="宋体"/>
          <w:kern w:val="0"/>
          <w:sz w:val="24"/>
        </w:rPr>
      </w:pPr>
      <w:r>
        <w:rPr>
          <w:rFonts w:hint="eastAsia" w:ascii="宋体" w:hAnsi="宋体" w:eastAsia="宋体" w:cs="宋体"/>
          <w:b w:val="0"/>
          <w:kern w:val="0"/>
          <w:sz w:val="24"/>
        </w:rPr>
        <w:t>1）高阶思维能力维度的确定</w:t>
      </w:r>
    </w:p>
    <w:p w14:paraId="6355B381">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kern w:val="0"/>
          <w:sz w:val="24"/>
        </w:rPr>
        <w:t>高阶思维的测评需要明确认知过程及其在学习任务中的表现。布卢姆教育目标分类修订版将认知过程划分为记忆、理解、应用、分析、评价和创造六个层次，为区分学习任务的认知要求提供了理论依据</w:t>
      </w:r>
      <w:r>
        <w:rPr>
          <w:rStyle w:val="16"/>
          <w:rFonts w:hint="eastAsia" w:ascii="宋体" w:hAnsi="宋体" w:eastAsia="宋体" w:cs="宋体"/>
          <w:b w:val="0"/>
          <w:kern w:val="0"/>
          <w:sz w:val="24"/>
          <w:vertAlign w:val="superscript"/>
        </w:rPr>
        <w:footnoteReference w:id="110"/>
      </w:r>
      <w:r>
        <w:rPr>
          <w:rFonts w:hint="eastAsia" w:ascii="宋体" w:hAnsi="宋体" w:eastAsia="宋体" w:cs="宋体"/>
          <w:b w:val="0"/>
          <w:kern w:val="0"/>
          <w:sz w:val="24"/>
        </w:rPr>
        <w:t>。高阶思维还体现为学生面对新材料和非程序化问题时的迁移、批判性思考与问题解决，其核心在于建立新旧知识之间的联系</w:t>
      </w:r>
      <w:r>
        <w:rPr>
          <w:rStyle w:val="16"/>
          <w:rFonts w:hint="eastAsia" w:ascii="宋体" w:hAnsi="宋体" w:eastAsia="宋体" w:cs="宋体"/>
          <w:b w:val="0"/>
          <w:kern w:val="0"/>
          <w:sz w:val="24"/>
          <w:vertAlign w:val="superscript"/>
        </w:rPr>
        <w:footnoteReference w:id="111"/>
      </w:r>
      <w:r>
        <w:rPr>
          <w:rFonts w:hint="eastAsia" w:ascii="宋体" w:hAnsi="宋体" w:eastAsia="宋体" w:cs="宋体"/>
          <w:b w:val="0"/>
          <w:kern w:val="0"/>
          <w:sz w:val="24"/>
        </w:rPr>
        <w:t>。</w:t>
      </w:r>
    </w:p>
    <w:p w14:paraId="6AA3AB53">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kern w:val="0"/>
          <w:sz w:val="24"/>
        </w:rPr>
        <w:t xml:space="preserve">上述研究与本课题关注的教学问题具有直接联系。学生在学科课堂与科创教育中，需要面对条件较复杂、解决路径不唯一的任务，既要辨识问题，也要审查依据、形成方案。</w:t>
      </w:r>
      <w:del w:id="90021" w:author="Claude" w:date="2026-10-27T03:49:22Z">
        <w:r>
          <w:rPr>
            <w:rFonts w:hint="eastAsia" w:ascii="宋体" w:hAnsi="宋体" w:eastAsia="宋体" w:cs="宋体"/>
            <w:b w:val="0"/>
            <w:kern w:val="0"/>
            <w:sz w:val="24"/>
          </w:rPr>
          <w:delText xml:space="preserve">因此，本研究</w:delText>
        </w:r>
      </w:del>
      <w:ins w:id="90022" w:author="Claude" w:date="2026-10-27T03:49:22Z">
        <w:r>
          <w:rPr>
            <w:rFonts w:hint="eastAsia" w:ascii="宋体" w:hAnsi="宋体" w:eastAsia="宋体" w:cs="宋体"/>
            <w:b w:val="0"/>
            <w:kern w:val="0"/>
            <w:sz w:val="24"/>
          </w:rPr>
          <w:t xml:space="preserve">本研究因此</w:t>
        </w:r>
      </w:ins>
      <w:r>
        <w:rPr>
          <w:rFonts w:hint="eastAsia" w:ascii="宋体" w:hAnsi="宋体" w:eastAsia="宋体" w:cs="宋体"/>
          <w:b w:val="0"/>
          <w:kern w:val="0"/>
          <w:sz w:val="24"/>
        </w:rPr>
        <w:t xml:space="preserve">选取分析、评价、创造作为高阶思维的三个理论维度，并结合中学生学习经验确定测评内容。</w:t>
      </w:r>
    </w:p>
    <w:p w14:paraId="6B16D18A">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kern w:val="0"/>
          <w:sz w:val="24"/>
        </w:rPr>
        <w:t>分析维度关注问题拆解、信息辨析及知识关联，考察学生能否识别关键要素并建立联系；评价维度关注依据标准作出判断、审查理由和反思策略，考察学生能否说明判断依据并检查方法的适切性；创造维度关注多方案生成、知识整合与迁移运用，考察学生能否提出不同思路，并根据任务条件调整和改进方案。</w:t>
      </w:r>
    </w:p>
    <w:p w14:paraId="57BA51F3">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kern w:val="0"/>
          <w:sz w:val="24"/>
        </w:rPr>
        <w:t>据此，本研究自行编制《中学生高阶思维能力测评量表》（HOTS-MS），每个维度设置4题，共12题。复杂问题解决作为三个维度共同指向的应用情境，策略反思融入相关题项，不另设测量维度。量表主要反映学生对自身思维表现的评价，其测量质量通过后续信度与结构分析加以检验。</w:t>
      </w:r>
    </w:p>
    <w:p w14:paraId="3D26A3BE">
      <w:pPr>
        <w:keepNext/>
        <w:pageBreakBefore w:val="0"/>
        <w:overflowPunct w:val="0"/>
        <w:bidi w:val="0"/>
        <w:snapToGrid w:val="0"/>
        <w:spacing w:before="0" w:after="0" w:line="360" w:lineRule="auto"/>
        <w:ind w:firstLine="480" w:firstLineChars="200"/>
        <w:jc w:val="both"/>
        <w:textAlignment w:val="auto"/>
        <w:outlineLvl w:val="4"/>
        <w:rPr>
          <w:rFonts w:hint="eastAsia" w:ascii="宋体" w:hAnsi="宋体" w:eastAsia="宋体" w:cs="宋体"/>
          <w:kern w:val="0"/>
          <w:sz w:val="24"/>
        </w:rPr>
      </w:pPr>
      <w:r>
        <w:rPr>
          <w:rFonts w:hint="eastAsia" w:ascii="宋体" w:hAnsi="宋体" w:eastAsia="宋体" w:cs="宋体"/>
          <w:b w:val="0"/>
          <w:kern w:val="0"/>
          <w:sz w:val="24"/>
        </w:rPr>
        <w:t>2）高阶社会情感能力维度的确定</w:t>
      </w:r>
    </w:p>
    <w:p w14:paraId="272DE825">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kern w:val="0"/>
          <w:sz w:val="24"/>
        </w:rPr>
        <w:t>复杂学习的持续推进，不仅需要认知加工，还需要学生面对困难、分歧和不确定结果时保持投入并调整行动。OECD社会与情感能力调查从任务能力、情绪调节、协作能力、开放能力和交往能力等领域考察学生的发展状况，为本课题关注学习中的社会情感表现提供了理论参照</w:t>
      </w:r>
      <w:r>
        <w:rPr>
          <w:rStyle w:val="16"/>
          <w:rFonts w:hint="eastAsia" w:ascii="宋体" w:hAnsi="宋体" w:eastAsia="宋体" w:cs="宋体"/>
          <w:b w:val="0"/>
          <w:kern w:val="0"/>
          <w:sz w:val="24"/>
          <w:vertAlign w:val="superscript"/>
        </w:rPr>
        <w:footnoteReference w:id="112"/>
      </w:r>
      <w:r>
        <w:rPr>
          <w:rFonts w:hint="eastAsia" w:ascii="宋体" w:hAnsi="宋体" w:eastAsia="宋体" w:cs="宋体"/>
          <w:b w:val="0"/>
          <w:kern w:val="0"/>
          <w:sz w:val="24"/>
        </w:rPr>
        <w:t>。</w:t>
      </w:r>
    </w:p>
    <w:p w14:paraId="41D4B287">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kern w:val="0"/>
          <w:sz w:val="24"/>
        </w:rPr>
        <w:t>本研究参照国内基于社会与情感能力调查开展的测评框架</w:t>
      </w:r>
      <w:r>
        <w:rPr>
          <w:rStyle w:val="16"/>
          <w:rFonts w:hint="eastAsia" w:ascii="宋体" w:hAnsi="宋体" w:eastAsia="宋体" w:cs="宋体"/>
          <w:b w:val="0"/>
          <w:kern w:val="0"/>
          <w:sz w:val="24"/>
          <w:vertAlign w:val="superscript"/>
        </w:rPr>
        <w:footnoteReference w:id="113"/>
      </w:r>
      <w:r>
        <w:rPr>
          <w:rFonts w:hint="eastAsia" w:ascii="宋体" w:hAnsi="宋体" w:eastAsia="宋体" w:cs="宋体"/>
          <w:b w:val="0"/>
          <w:kern w:val="0"/>
          <w:sz w:val="24"/>
        </w:rPr>
        <w:t>，围绕中学生高阶能力培育的需要，选取与责任承担、自我调节、合作协商和开放探索相关的内容，依据其内涵联系进行归并，形成责任担当、情绪调节、合作共情、包容创新四个理论维度。</w:t>
      </w:r>
    </w:p>
    <w:p w14:paraId="2FB976C4">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auto"/>
          <w:kern w:val="0"/>
          <w:sz w:val="24"/>
        </w:rPr>
      </w:pPr>
      <w:r>
        <w:rPr>
          <w:rFonts w:hint="eastAsia" w:ascii="宋体" w:hAnsi="宋体" w:eastAsia="宋体" w:cs="宋体"/>
          <w:b w:val="0"/>
          <w:color w:val="auto"/>
          <w:kern w:val="0"/>
          <w:sz w:val="24"/>
        </w:rPr>
        <w:t>责任担当关注任务承担、分工履行与持续投入；情绪调节关注压力、挫折和观点冲突中的状态调整；合作共情关注理解他人的观点与感受，通过表达和协商处理分歧；包容创新关注接纳不同意见、尝试新的方法，并在不确定条件下保持探索意愿。每个维度设置5题，共20题。</w:t>
      </w:r>
    </w:p>
    <w:p w14:paraId="2054B158">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auto"/>
          <w:kern w:val="0"/>
          <w:sz w:val="24"/>
        </w:rPr>
      </w:pPr>
      <w:r>
        <w:rPr>
          <w:rFonts w:hint="eastAsia" w:ascii="宋体" w:hAnsi="宋体" w:eastAsia="宋体" w:cs="宋体"/>
          <w:b w:val="0"/>
          <w:color w:val="auto"/>
          <w:kern w:val="0"/>
          <w:sz w:val="24"/>
        </w:rPr>
        <w:t>四维设计属于本研究对既有社会情感框架的选择与整合，并非原框架的直接复现。本课题所称高阶社会情感，强调相关能力在复杂、开放、持续和协同任务中的运用，不将其解释为社会情感能力已经具有公认的高低层级。四个维度用于指导题项编制和现状分析，其结构合理性通过后续工具检验加以考察。</w:t>
      </w:r>
    </w:p>
    <w:p w14:paraId="44D19E7A">
      <w:pPr>
        <w:pageBreakBefore w:val="0"/>
        <w:overflowPunct w:val="0"/>
        <w:bidi w:val="0"/>
        <w:snapToGrid w:val="0"/>
        <w:spacing w:before="0" w:after="0" w:line="360" w:lineRule="auto"/>
        <w:ind w:firstLine="480" w:firstLineChars="200"/>
        <w:jc w:val="both"/>
        <w:textAlignment w:val="auto"/>
        <w:outlineLvl w:val="3"/>
        <w:rPr>
          <w:rFonts w:hint="eastAsia" w:ascii="宋体" w:hAnsi="宋体" w:eastAsia="宋体" w:cs="宋体"/>
          <w:b/>
          <w:bCs/>
          <w:sz w:val="24"/>
          <w:szCs w:val="32"/>
        </w:rPr>
      </w:pPr>
      <w:bookmarkStart w:id="55" w:name="_Toc9350"/>
      <w:r>
        <w:rPr>
          <w:rFonts w:hint="eastAsia" w:ascii="宋体" w:hAnsi="宋体" w:eastAsia="宋体" w:cs="宋体"/>
          <w:b w:val="0"/>
          <w:bCs/>
          <w:sz w:val="24"/>
          <w:szCs w:val="32"/>
        </w:rPr>
        <w:t>（2）学生样本描述与数据收集</w:t>
      </w:r>
      <w:bookmarkEnd w:id="55"/>
    </w:p>
    <w:p w14:paraId="454585B1">
      <w:pPr>
        <w:pageBreakBefore w:val="0"/>
        <w:numPr>
          <w:ilvl w:val="0"/>
          <w:numId w:val="0"/>
        </w:numPr>
        <w:overflowPunct w:val="0"/>
        <w:bidi w:val="0"/>
        <w:snapToGrid w:val="0"/>
        <w:spacing w:before="0" w:after="0" w:line="360" w:lineRule="auto"/>
        <w:ind w:left="0" w:firstLineChars="200"/>
        <w:jc w:val="both"/>
        <w:textAlignment w:val="auto"/>
        <w:rPr>
          <w:rFonts w:hint="eastAsia" w:ascii="宋体" w:hAnsi="宋体" w:eastAsia="宋体" w:cs="宋体"/>
          <w:color w:val="auto"/>
          <w:kern w:val="0"/>
          <w:sz w:val="24"/>
          <w:szCs w:val="24"/>
          <w:lang w:val="en-US" w:eastAsia="zh-CN"/>
        </w:rPr>
      </w:pPr>
      <w:r>
        <w:rPr>
          <w:rFonts w:hint="eastAsia" w:ascii="宋体" w:hAnsi="宋体" w:eastAsia="宋体" w:cs="宋体"/>
          <w:b w:val="0"/>
          <w:color w:val="auto"/>
          <w:kern w:val="0"/>
          <w:sz w:val="24"/>
          <w:szCs w:val="24"/>
          <w:lang w:val="en-US" w:eastAsia="zh-CN"/>
        </w:rPr>
        <w:t>本次调查覆盖六至十二年级。课题组统一组织抽中班级学生在学校计算机房，通过问卷星平台集中完成问卷填答。共回收问卷1346份，其中男生671人，占49.85%；女生675人，占50.15%，样本性别构成较为均衡。经核查，1346份问卷的32道评分题均无缺失，全部纳入本次统计分析。</w:t>
      </w:r>
    </w:p>
    <w:p w14:paraId="08460A0B">
      <w:pPr>
        <w:pageBreakBefore w:val="0"/>
        <w:numPr>
          <w:ilvl w:val="0"/>
          <w:numId w:val="0"/>
        </w:numPr>
        <w:overflowPunct w:val="0"/>
        <w:bidi w:val="0"/>
        <w:snapToGrid w:val="0"/>
        <w:spacing w:before="0" w:after="0" w:line="360" w:lineRule="auto"/>
        <w:ind w:left="0" w:firstLineChars="200"/>
        <w:jc w:val="both"/>
        <w:textAlignment w:val="auto"/>
        <w:rPr>
          <w:rFonts w:hint="eastAsia" w:ascii="宋体" w:hAnsi="宋体" w:eastAsia="宋体" w:cs="宋体"/>
          <w:color w:val="auto"/>
          <w:kern w:val="0"/>
          <w:sz w:val="24"/>
          <w:szCs w:val="24"/>
          <w:lang w:val="en-US" w:eastAsia="zh-CN"/>
        </w:rPr>
      </w:pPr>
      <w:r>
        <w:rPr>
          <w:rFonts w:hint="eastAsia" w:ascii="宋体" w:hAnsi="宋体" w:eastAsia="宋体" w:cs="宋体"/>
          <w:b w:val="0"/>
          <w:color w:val="auto"/>
          <w:kern w:val="0"/>
          <w:sz w:val="24"/>
          <w:szCs w:val="24"/>
          <w:lang w:val="en-US" w:eastAsia="zh-CN"/>
        </w:rPr>
        <w:t>问卷采用五级评分，将“完全不符合”“不太符合”“一般符合”“比较符合”“完全符合”依次赋值为1—5分，所有题项均按正向计分。各维度得分按所属题项的平均分计算，高阶能力总体得分按32题的平均分计算，得分越高，表示学生对自身相关学习表现的评价越积极。</w:t>
      </w:r>
    </w:p>
    <w:p w14:paraId="551B8E16">
      <w:pPr>
        <w:pageBreakBefore w:val="0"/>
        <w:numPr>
          <w:ilvl w:val="0"/>
          <w:numId w:val="0"/>
        </w:numPr>
        <w:overflowPunct w:val="0"/>
        <w:bidi w:val="0"/>
        <w:snapToGrid w:val="0"/>
        <w:spacing w:before="0" w:after="0" w:line="360" w:lineRule="auto"/>
        <w:ind w:left="0" w:firstLineChars="200"/>
        <w:jc w:val="both"/>
        <w:textAlignment w:val="auto"/>
        <w:rPr>
          <w:rFonts w:hint="eastAsia" w:ascii="宋体" w:hAnsi="宋体" w:eastAsia="宋体" w:cs="宋体"/>
          <w:color w:val="auto"/>
          <w:kern w:val="0"/>
          <w:sz w:val="24"/>
          <w:szCs w:val="24"/>
          <w:lang w:val="en-US" w:eastAsia="zh-CN"/>
        </w:rPr>
      </w:pPr>
      <w:r>
        <w:rPr>
          <w:rFonts w:hint="eastAsia" w:ascii="宋体" w:hAnsi="宋体" w:eastAsia="宋体" w:cs="宋体"/>
          <w:b w:val="0"/>
          <w:color w:val="auto"/>
          <w:kern w:val="0"/>
          <w:sz w:val="24"/>
          <w:szCs w:val="24"/>
          <w:lang w:val="en-US" w:eastAsia="zh-CN"/>
        </w:rPr>
        <w:t>本次更新数据中，32道评分题均未出现“完全符合”作答，实际观测得分范围为1—4分。以下结果仍按问卷原定的1—5分计分规则计算，不对评分尺度作重新转换。</w:t>
      </w:r>
    </w:p>
    <w:p w14:paraId="0CB641A6">
      <w:pPr>
        <w:spacing w:before="0" w:after="0" w:line="360" w:lineRule="auto"/>
        <w:ind w:firstLine="480" w:firstLineChars="0"/>
        <w:jc w:val="both"/>
        <w:outlineLvl w:val="3"/>
        <w:rPr>
          <w:rFonts w:hint="eastAsia" w:ascii="宋体" w:hAnsi="宋体" w:eastAsia="宋体" w:cs="宋体"/>
          <w:b/>
          <w:bCs/>
          <w:sz w:val="24"/>
          <w:szCs w:val="32"/>
        </w:rPr>
      </w:pPr>
      <w:bookmarkStart w:id="56" w:name="_Toc652"/>
      <w:r>
        <w:rPr>
          <w:rFonts w:hint="eastAsia" w:ascii="宋体" w:hAnsi="宋体" w:eastAsia="宋体" w:cs="宋体"/>
          <w:b w:val="0"/>
          <w:bCs/>
          <w:sz w:val="24"/>
          <w:szCs w:val="32"/>
        </w:rPr>
        <w:t>（3）学生高阶能力问卷的测量质量检验</w:t>
      </w:r>
      <w:bookmarkEnd w:id="56"/>
    </w:p>
    <w:p w14:paraId="73A71917">
      <w:pPr>
        <w:pageBreakBefore w:val="0"/>
        <w:numPr>
          <w:ilvl w:val="0"/>
          <w:numId w:val="0"/>
        </w:numPr>
        <w:overflowPunct w:val="0"/>
        <w:bidi w:val="0"/>
        <w:snapToGrid w:val="0"/>
        <w:spacing w:before="0" w:after="0" w:line="360" w:lineRule="auto"/>
        <w:ind w:left="0" w:firstLineChars="200"/>
        <w:jc w:val="both"/>
        <w:textAlignment w:val="auto"/>
        <w:rPr>
          <w:rFonts w:hint="eastAsia" w:ascii="宋体" w:hAnsi="宋体" w:eastAsia="宋体" w:cs="宋体"/>
          <w:color w:val="auto"/>
          <w:kern w:val="0"/>
          <w:sz w:val="24"/>
          <w:szCs w:val="24"/>
          <w:lang w:val="en-US" w:eastAsia="zh-CN"/>
        </w:rPr>
      </w:pPr>
      <w:r>
        <w:rPr>
          <w:rFonts w:hint="eastAsia" w:ascii="宋体" w:hAnsi="宋体" w:eastAsia="宋体" w:cs="宋体"/>
          <w:b w:val="0"/>
          <w:color w:val="auto"/>
          <w:kern w:val="0"/>
          <w:sz w:val="24"/>
          <w:szCs w:val="24"/>
          <w:lang w:val="en-US" w:eastAsia="zh-CN"/>
        </w:rPr>
        <w:t>学生高阶能力问卷包含32道评分题，涵盖分析、评价、创造、责任担当、情绪调节、合作共情和包容创新七个理论维度。本研究基于1346份答卷，对问卷进行内部一致性检验，并结合KMO、Bartlett球形检验及主成分方差解释情况，考察题项之间的相关性与初步结构特征。</w:t>
      </w:r>
    </w:p>
    <w:p w14:paraId="18A84D56">
      <w:pPr>
        <w:spacing w:before="0" w:after="0" w:line="360" w:lineRule="auto"/>
        <w:ind w:firstLine="480" w:firstLineChars="0"/>
        <w:jc w:val="both"/>
        <w:outlineLvl w:val="4"/>
        <w:rPr>
          <w:rFonts w:hint="eastAsia" w:ascii="宋体" w:hAnsi="宋体" w:eastAsia="宋体" w:cs="宋体"/>
          <w:b/>
          <w:bCs/>
          <w:sz w:val="24"/>
          <w:szCs w:val="32"/>
        </w:rPr>
      </w:pPr>
      <w:r>
        <w:rPr>
          <w:rFonts w:hint="eastAsia" w:ascii="宋体" w:hAnsi="宋体" w:eastAsia="宋体" w:cs="宋体"/>
          <w:b w:val="0"/>
          <w:bCs/>
          <w:sz w:val="24"/>
          <w:szCs w:val="32"/>
        </w:rPr>
        <w:t>1）内部一致性信度检验</w:t>
      </w:r>
    </w:p>
    <w:p w14:paraId="0475DE22">
      <w:pPr>
        <w:pageBreakBefore w:val="0"/>
        <w:numPr>
          <w:ilvl w:val="0"/>
          <w:numId w:val="0"/>
        </w:numPr>
        <w:overflowPunct w:val="0"/>
        <w:bidi w:val="0"/>
        <w:snapToGrid w:val="0"/>
        <w:spacing w:before="0" w:after="0" w:line="360" w:lineRule="auto"/>
        <w:ind w:left="0" w:firstLineChars="200"/>
        <w:jc w:val="both"/>
        <w:textAlignment w:val="auto"/>
        <w:rPr>
          <w:rFonts w:hint="eastAsia" w:ascii="宋体" w:hAnsi="宋体" w:eastAsia="宋体" w:cs="宋体"/>
          <w:color w:val="auto"/>
          <w:kern w:val="0"/>
          <w:sz w:val="24"/>
          <w:szCs w:val="24"/>
          <w:lang w:val="en-US" w:eastAsia="zh-CN"/>
        </w:rPr>
      </w:pPr>
      <w:r>
        <w:rPr>
          <w:rFonts w:hint="eastAsia" w:ascii="宋体" w:hAnsi="宋体" w:eastAsia="宋体" w:cs="宋体"/>
          <w:b w:val="0"/>
          <w:sz w:val="24"/>
        </w:rPr>
        <w:t>采用Cronbach’s α系数检验问卷的内部一致性。结果显示，全问卷α系数为0.975，各维度α系数介于0.818—0.904，表明问卷及各维度题项具有较好的内部一致性，具体结果见表3-1。</w:t>
      </w:r>
    </w:p>
    <w:p w14:paraId="244F3824">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表3-1  学生高阶能力问卷信度检验结果</w:t>
      </w:r>
    </w:p>
    <w:tbl>
      <w:tblPr>
        <w:tblStyle w:val="12"/>
        <w:tblW w:w="9936" w:type="dxa"/>
        <w:tblInd w:w="0" w:type="dxa"/>
        <w:tblLayout w:type="fixed"/>
        <w:tblCellMar>
          <w:top w:w="0" w:type="dxa"/>
          <w:left w:w="108" w:type="dxa"/>
          <w:bottom w:w="0" w:type="dxa"/>
          <w:right w:w="108" w:type="dxa"/>
        </w:tblCellMar>
      </w:tblPr>
      <w:tblGrid>
        <w:gridCol w:w="3599"/>
        <w:gridCol w:w="2160"/>
        <w:gridCol w:w="4177"/>
      </w:tblGrid>
      <w:tr w14:paraId="4F7CEF79">
        <w:tblPrEx>
          <w:tblCellMar>
            <w:top w:w="0" w:type="dxa"/>
            <w:left w:w="108" w:type="dxa"/>
            <w:bottom w:w="0" w:type="dxa"/>
            <w:right w:w="108" w:type="dxa"/>
          </w:tblCellMar>
        </w:tblPrEx>
        <w:trPr>
          <w:cantSplit/>
          <w:tblHeader/>
        </w:trPr>
        <w:tc>
          <w:tcPr>
            <w:tcW w:w="3599" w:type="dxa"/>
            <w:tcBorders>
              <w:top w:val="single" w:color="000000" w:sz="8" w:space="0"/>
              <w:bottom w:val="single" w:color="000000" w:sz="8" w:space="0"/>
            </w:tcBorders>
            <w:vAlign w:val="center"/>
          </w:tcPr>
          <w:p w14:paraId="10BF450A">
            <w:pPr>
              <w:spacing w:before="0" w:after="0" w:line="240" w:lineRule="auto"/>
              <w:ind w:firstLine="0"/>
              <w:jc w:val="center"/>
              <w:rPr>
                <w:rFonts w:hint="eastAsia" w:ascii="宋体" w:hAnsi="宋体" w:eastAsia="宋体" w:cs="宋体"/>
              </w:rPr>
            </w:pPr>
            <w:r>
              <w:rPr>
                <w:rFonts w:hint="eastAsia" w:ascii="宋体" w:hAnsi="宋体" w:eastAsia="宋体" w:cs="宋体"/>
                <w:b/>
                <w:sz w:val="21"/>
              </w:rPr>
              <w:t>维度</w:t>
            </w:r>
          </w:p>
        </w:tc>
        <w:tc>
          <w:tcPr>
            <w:tcW w:w="2160" w:type="dxa"/>
            <w:tcBorders>
              <w:top w:val="single" w:color="000000" w:sz="8" w:space="0"/>
              <w:bottom w:val="single" w:color="000000" w:sz="8" w:space="0"/>
            </w:tcBorders>
            <w:vAlign w:val="center"/>
          </w:tcPr>
          <w:p w14:paraId="1C4CBF04">
            <w:pPr>
              <w:spacing w:before="0" w:after="0" w:line="240" w:lineRule="auto"/>
              <w:ind w:firstLine="0"/>
              <w:jc w:val="center"/>
              <w:rPr>
                <w:rFonts w:hint="eastAsia" w:ascii="宋体" w:hAnsi="宋体" w:eastAsia="宋体" w:cs="宋体"/>
              </w:rPr>
            </w:pPr>
            <w:r>
              <w:rPr>
                <w:rFonts w:hint="eastAsia" w:ascii="宋体" w:hAnsi="宋体" w:eastAsia="宋体" w:cs="宋体"/>
                <w:b/>
                <w:sz w:val="21"/>
              </w:rPr>
              <w:t>题数</w:t>
            </w:r>
          </w:p>
        </w:tc>
        <w:tc>
          <w:tcPr>
            <w:tcW w:w="4177" w:type="dxa"/>
            <w:tcBorders>
              <w:top w:val="single" w:color="000000" w:sz="8" w:space="0"/>
              <w:bottom w:val="single" w:color="000000" w:sz="8" w:space="0"/>
            </w:tcBorders>
            <w:vAlign w:val="center"/>
          </w:tcPr>
          <w:p w14:paraId="4399D049">
            <w:pPr>
              <w:spacing w:before="0" w:after="0" w:line="240" w:lineRule="auto"/>
              <w:ind w:firstLine="0"/>
              <w:jc w:val="center"/>
              <w:rPr>
                <w:rFonts w:hint="eastAsia" w:ascii="宋体" w:hAnsi="宋体" w:eastAsia="宋体" w:cs="宋体"/>
              </w:rPr>
            </w:pPr>
            <w:r>
              <w:rPr>
                <w:rFonts w:hint="eastAsia" w:ascii="宋体" w:hAnsi="宋体" w:eastAsia="宋体" w:cs="宋体"/>
                <w:b/>
                <w:sz w:val="21"/>
              </w:rPr>
              <w:t>Cronbach’s α</w:t>
            </w:r>
          </w:p>
        </w:tc>
      </w:tr>
      <w:tr w14:paraId="0707EE91">
        <w:tblPrEx>
          <w:tblCellMar>
            <w:top w:w="0" w:type="dxa"/>
            <w:left w:w="108" w:type="dxa"/>
            <w:bottom w:w="0" w:type="dxa"/>
            <w:right w:w="108" w:type="dxa"/>
          </w:tblCellMar>
        </w:tblPrEx>
        <w:trPr>
          <w:cantSplit/>
        </w:trPr>
        <w:tc>
          <w:tcPr>
            <w:tcW w:w="3599" w:type="dxa"/>
            <w:vAlign w:val="center"/>
          </w:tcPr>
          <w:p w14:paraId="102ECD84">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分析</w:t>
            </w:r>
          </w:p>
        </w:tc>
        <w:tc>
          <w:tcPr>
            <w:tcW w:w="2160" w:type="dxa"/>
            <w:vAlign w:val="center"/>
          </w:tcPr>
          <w:p w14:paraId="09BF56A9">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4</w:t>
            </w:r>
          </w:p>
        </w:tc>
        <w:tc>
          <w:tcPr>
            <w:tcW w:w="4177" w:type="dxa"/>
            <w:vAlign w:val="center"/>
          </w:tcPr>
          <w:p w14:paraId="6EC74C2E">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0.856</w:t>
            </w:r>
          </w:p>
        </w:tc>
      </w:tr>
      <w:tr w14:paraId="174CFB9C">
        <w:tblPrEx>
          <w:tblCellMar>
            <w:top w:w="0" w:type="dxa"/>
            <w:left w:w="108" w:type="dxa"/>
            <w:bottom w:w="0" w:type="dxa"/>
            <w:right w:w="108" w:type="dxa"/>
          </w:tblCellMar>
        </w:tblPrEx>
        <w:trPr>
          <w:cantSplit/>
        </w:trPr>
        <w:tc>
          <w:tcPr>
            <w:tcW w:w="3599" w:type="dxa"/>
            <w:vAlign w:val="center"/>
          </w:tcPr>
          <w:p w14:paraId="4B4E68E0">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评价</w:t>
            </w:r>
          </w:p>
        </w:tc>
        <w:tc>
          <w:tcPr>
            <w:tcW w:w="2160" w:type="dxa"/>
            <w:vAlign w:val="center"/>
          </w:tcPr>
          <w:p w14:paraId="4FFDD7EA">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4</w:t>
            </w:r>
          </w:p>
        </w:tc>
        <w:tc>
          <w:tcPr>
            <w:tcW w:w="4177" w:type="dxa"/>
            <w:vAlign w:val="center"/>
          </w:tcPr>
          <w:p w14:paraId="137A3210">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0.818</w:t>
            </w:r>
          </w:p>
        </w:tc>
      </w:tr>
      <w:tr w14:paraId="712C3039">
        <w:tblPrEx>
          <w:tblCellMar>
            <w:top w:w="0" w:type="dxa"/>
            <w:left w:w="108" w:type="dxa"/>
            <w:bottom w:w="0" w:type="dxa"/>
            <w:right w:w="108" w:type="dxa"/>
          </w:tblCellMar>
        </w:tblPrEx>
        <w:trPr>
          <w:cantSplit/>
        </w:trPr>
        <w:tc>
          <w:tcPr>
            <w:tcW w:w="3599" w:type="dxa"/>
            <w:vAlign w:val="center"/>
          </w:tcPr>
          <w:p w14:paraId="70D80C76">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创造</w:t>
            </w:r>
          </w:p>
        </w:tc>
        <w:tc>
          <w:tcPr>
            <w:tcW w:w="2160" w:type="dxa"/>
            <w:vAlign w:val="center"/>
          </w:tcPr>
          <w:p w14:paraId="289113FB">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4</w:t>
            </w:r>
          </w:p>
        </w:tc>
        <w:tc>
          <w:tcPr>
            <w:tcW w:w="4177" w:type="dxa"/>
            <w:vAlign w:val="center"/>
          </w:tcPr>
          <w:p w14:paraId="1FB4A073">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0.866</w:t>
            </w:r>
          </w:p>
        </w:tc>
      </w:tr>
      <w:tr w14:paraId="13666A6D">
        <w:tblPrEx>
          <w:tblCellMar>
            <w:top w:w="0" w:type="dxa"/>
            <w:left w:w="108" w:type="dxa"/>
            <w:bottom w:w="0" w:type="dxa"/>
            <w:right w:w="108" w:type="dxa"/>
          </w:tblCellMar>
        </w:tblPrEx>
        <w:trPr>
          <w:cantSplit/>
        </w:trPr>
        <w:tc>
          <w:tcPr>
            <w:tcW w:w="3599" w:type="dxa"/>
            <w:vAlign w:val="center"/>
          </w:tcPr>
          <w:p w14:paraId="60CD682F">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责任担当</w:t>
            </w:r>
          </w:p>
        </w:tc>
        <w:tc>
          <w:tcPr>
            <w:tcW w:w="2160" w:type="dxa"/>
            <w:vAlign w:val="center"/>
          </w:tcPr>
          <w:p w14:paraId="5361F6F9">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5</w:t>
            </w:r>
          </w:p>
        </w:tc>
        <w:tc>
          <w:tcPr>
            <w:tcW w:w="4177" w:type="dxa"/>
            <w:vAlign w:val="center"/>
          </w:tcPr>
          <w:p w14:paraId="292FFE42">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0.881</w:t>
            </w:r>
          </w:p>
        </w:tc>
      </w:tr>
      <w:tr w14:paraId="04397F4B">
        <w:tblPrEx>
          <w:tblCellMar>
            <w:top w:w="0" w:type="dxa"/>
            <w:left w:w="108" w:type="dxa"/>
            <w:bottom w:w="0" w:type="dxa"/>
            <w:right w:w="108" w:type="dxa"/>
          </w:tblCellMar>
        </w:tblPrEx>
        <w:trPr>
          <w:cantSplit/>
        </w:trPr>
        <w:tc>
          <w:tcPr>
            <w:tcW w:w="3599" w:type="dxa"/>
            <w:vAlign w:val="center"/>
          </w:tcPr>
          <w:p w14:paraId="1FCC0DD8">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情绪调节</w:t>
            </w:r>
          </w:p>
        </w:tc>
        <w:tc>
          <w:tcPr>
            <w:tcW w:w="2160" w:type="dxa"/>
            <w:vAlign w:val="center"/>
          </w:tcPr>
          <w:p w14:paraId="73FE1128">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5</w:t>
            </w:r>
          </w:p>
        </w:tc>
        <w:tc>
          <w:tcPr>
            <w:tcW w:w="4177" w:type="dxa"/>
            <w:vAlign w:val="center"/>
          </w:tcPr>
          <w:p w14:paraId="5BD10B3F">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0.878</w:t>
            </w:r>
          </w:p>
        </w:tc>
      </w:tr>
      <w:tr w14:paraId="082155D6">
        <w:tblPrEx>
          <w:tblCellMar>
            <w:top w:w="0" w:type="dxa"/>
            <w:left w:w="108" w:type="dxa"/>
            <w:bottom w:w="0" w:type="dxa"/>
            <w:right w:w="108" w:type="dxa"/>
          </w:tblCellMar>
        </w:tblPrEx>
        <w:trPr>
          <w:cantSplit/>
        </w:trPr>
        <w:tc>
          <w:tcPr>
            <w:tcW w:w="3599" w:type="dxa"/>
            <w:vAlign w:val="center"/>
          </w:tcPr>
          <w:p w14:paraId="547E290F">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合作共情</w:t>
            </w:r>
          </w:p>
        </w:tc>
        <w:tc>
          <w:tcPr>
            <w:tcW w:w="2160" w:type="dxa"/>
            <w:vAlign w:val="center"/>
          </w:tcPr>
          <w:p w14:paraId="60F84F83">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5</w:t>
            </w:r>
          </w:p>
        </w:tc>
        <w:tc>
          <w:tcPr>
            <w:tcW w:w="4177" w:type="dxa"/>
            <w:vAlign w:val="center"/>
          </w:tcPr>
          <w:p w14:paraId="5FD04B45">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0.904</w:t>
            </w:r>
          </w:p>
        </w:tc>
      </w:tr>
      <w:tr w14:paraId="555A2305">
        <w:tblPrEx>
          <w:tblCellMar>
            <w:top w:w="0" w:type="dxa"/>
            <w:left w:w="108" w:type="dxa"/>
            <w:bottom w:w="0" w:type="dxa"/>
            <w:right w:w="108" w:type="dxa"/>
          </w:tblCellMar>
        </w:tblPrEx>
        <w:trPr>
          <w:cantSplit/>
        </w:trPr>
        <w:tc>
          <w:tcPr>
            <w:tcW w:w="3599" w:type="dxa"/>
            <w:vAlign w:val="center"/>
          </w:tcPr>
          <w:p w14:paraId="18EFC973">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包容创新</w:t>
            </w:r>
          </w:p>
        </w:tc>
        <w:tc>
          <w:tcPr>
            <w:tcW w:w="2160" w:type="dxa"/>
            <w:vAlign w:val="center"/>
          </w:tcPr>
          <w:p w14:paraId="7E39FADE">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5</w:t>
            </w:r>
          </w:p>
        </w:tc>
        <w:tc>
          <w:tcPr>
            <w:tcW w:w="4177" w:type="dxa"/>
            <w:vAlign w:val="center"/>
          </w:tcPr>
          <w:p w14:paraId="6A2C755D">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0.901</w:t>
            </w:r>
          </w:p>
        </w:tc>
      </w:tr>
      <w:tr w14:paraId="38841AC8">
        <w:tblPrEx>
          <w:tblCellMar>
            <w:top w:w="0" w:type="dxa"/>
            <w:left w:w="108" w:type="dxa"/>
            <w:bottom w:w="0" w:type="dxa"/>
            <w:right w:w="108" w:type="dxa"/>
          </w:tblCellMar>
        </w:tblPrEx>
        <w:trPr>
          <w:cantSplit/>
        </w:trPr>
        <w:tc>
          <w:tcPr>
            <w:tcW w:w="3599" w:type="dxa"/>
            <w:tcBorders>
              <w:bottom w:val="single" w:color="000000" w:sz="8" w:space="0"/>
            </w:tcBorders>
            <w:vAlign w:val="center"/>
          </w:tcPr>
          <w:p w14:paraId="6DA10844">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全问卷</w:t>
            </w:r>
          </w:p>
        </w:tc>
        <w:tc>
          <w:tcPr>
            <w:tcW w:w="2160" w:type="dxa"/>
            <w:tcBorders>
              <w:bottom w:val="single" w:color="000000" w:sz="8" w:space="0"/>
            </w:tcBorders>
            <w:vAlign w:val="center"/>
          </w:tcPr>
          <w:p w14:paraId="51A83FEF">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32</w:t>
            </w:r>
          </w:p>
        </w:tc>
        <w:tc>
          <w:tcPr>
            <w:tcW w:w="4177" w:type="dxa"/>
            <w:tcBorders>
              <w:bottom w:val="single" w:color="000000" w:sz="8" w:space="0"/>
            </w:tcBorders>
            <w:vAlign w:val="center"/>
          </w:tcPr>
          <w:p w14:paraId="7B52F80D">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0.975</w:t>
            </w:r>
          </w:p>
        </w:tc>
      </w:tr>
    </w:tbl>
    <w:p w14:paraId="0E3DF707">
      <w:pPr>
        <w:pageBreakBefore w:val="0"/>
        <w:overflowPunct w:val="0"/>
        <w:bidi w:val="0"/>
        <w:snapToGrid w:val="0"/>
        <w:spacing w:before="0" w:after="0" w:line="360" w:lineRule="auto"/>
        <w:ind w:firstLine="480" w:firstLineChars="200"/>
        <w:jc w:val="both"/>
        <w:textAlignment w:val="auto"/>
        <w:outlineLvl w:val="4"/>
        <w:rPr>
          <w:rFonts w:hint="eastAsia" w:ascii="宋体" w:hAnsi="宋体" w:eastAsia="宋体" w:cs="宋体"/>
          <w:b/>
          <w:bCs/>
          <w:sz w:val="24"/>
          <w:szCs w:val="32"/>
        </w:rPr>
      </w:pPr>
      <w:r>
        <w:rPr>
          <w:rFonts w:hint="eastAsia" w:ascii="宋体" w:hAnsi="宋体" w:eastAsia="宋体" w:cs="宋体"/>
          <w:b w:val="0"/>
          <w:bCs/>
          <w:sz w:val="24"/>
          <w:szCs w:val="32"/>
        </w:rPr>
        <w:t>2）KMO与Bartlett球形检验</w:t>
      </w:r>
    </w:p>
    <w:p w14:paraId="1055CB01">
      <w:pPr>
        <w:pageBreakBefore w:val="0"/>
        <w:numPr>
          <w:ilvl w:val="0"/>
          <w:numId w:val="0"/>
        </w:numPr>
        <w:overflowPunct w:val="0"/>
        <w:bidi w:val="0"/>
        <w:snapToGrid w:val="0"/>
        <w:spacing w:before="0" w:after="0" w:line="360" w:lineRule="auto"/>
        <w:ind w:left="0" w:firstLineChars="200"/>
        <w:jc w:val="both"/>
        <w:textAlignment w:val="auto"/>
        <w:rPr>
          <w:rFonts w:hint="eastAsia" w:ascii="宋体" w:hAnsi="宋体" w:eastAsia="宋体" w:cs="宋体"/>
          <w:color w:val="auto"/>
          <w:kern w:val="0"/>
          <w:sz w:val="24"/>
          <w:szCs w:val="24"/>
          <w:lang w:val="en-US" w:eastAsia="zh-CN"/>
        </w:rPr>
      </w:pPr>
      <w:r>
        <w:rPr>
          <w:rFonts w:hint="eastAsia" w:ascii="宋体" w:hAnsi="宋体" w:eastAsia="宋体" w:cs="宋体"/>
          <w:b w:val="0"/>
          <w:sz w:val="24"/>
        </w:rPr>
        <w:t>KMO检验值为0.9823，Bartlett球形检验结果为χ²（496）＝34209.680，p＜0.001，表明题项相关矩阵并非单位矩阵，数据具备开展后续结构分析的条件，具体结果见表3-2。</w:t>
      </w:r>
    </w:p>
    <w:p w14:paraId="64EE5693">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表3-2  学生高阶能力问卷KMO与Bartlett球形检验结果</w:t>
      </w:r>
    </w:p>
    <w:tbl>
      <w:tblPr>
        <w:tblStyle w:val="12"/>
        <w:tblW w:w="9936" w:type="dxa"/>
        <w:tblInd w:w="0" w:type="dxa"/>
        <w:tblLayout w:type="fixed"/>
        <w:tblCellMar>
          <w:top w:w="0" w:type="dxa"/>
          <w:left w:w="108" w:type="dxa"/>
          <w:bottom w:w="0" w:type="dxa"/>
          <w:right w:w="108" w:type="dxa"/>
        </w:tblCellMar>
      </w:tblPr>
      <w:tblGrid>
        <w:gridCol w:w="3599"/>
        <w:gridCol w:w="3169"/>
        <w:gridCol w:w="3168"/>
      </w:tblGrid>
      <w:tr w14:paraId="66EC7370">
        <w:tblPrEx>
          <w:tblCellMar>
            <w:top w:w="0" w:type="dxa"/>
            <w:left w:w="108" w:type="dxa"/>
            <w:bottom w:w="0" w:type="dxa"/>
            <w:right w:w="108" w:type="dxa"/>
          </w:tblCellMar>
        </w:tblPrEx>
        <w:trPr>
          <w:cantSplit/>
          <w:tblHeader/>
        </w:trPr>
        <w:tc>
          <w:tcPr>
            <w:tcW w:w="3599" w:type="dxa"/>
            <w:tcBorders>
              <w:top w:val="single" w:color="000000" w:sz="8" w:space="0"/>
              <w:bottom w:val="single" w:color="000000" w:sz="8" w:space="0"/>
            </w:tcBorders>
            <w:vAlign w:val="center"/>
          </w:tcPr>
          <w:p w14:paraId="753C3BFA">
            <w:pPr>
              <w:spacing w:before="0" w:after="0" w:line="240" w:lineRule="auto"/>
              <w:ind w:firstLine="0"/>
              <w:jc w:val="center"/>
              <w:rPr>
                <w:rFonts w:hint="eastAsia" w:ascii="宋体" w:hAnsi="宋体" w:eastAsia="宋体" w:cs="宋体"/>
              </w:rPr>
            </w:pPr>
            <w:r>
              <w:rPr>
                <w:rFonts w:hint="eastAsia" w:ascii="宋体" w:hAnsi="宋体" w:eastAsia="宋体" w:cs="宋体"/>
                <w:b/>
                <w:sz w:val="21"/>
              </w:rPr>
              <w:t>检验项目</w:t>
            </w:r>
          </w:p>
        </w:tc>
        <w:tc>
          <w:tcPr>
            <w:tcW w:w="3169" w:type="dxa"/>
            <w:tcBorders>
              <w:top w:val="single" w:color="000000" w:sz="8" w:space="0"/>
              <w:bottom w:val="single" w:color="000000" w:sz="8" w:space="0"/>
            </w:tcBorders>
            <w:vAlign w:val="center"/>
          </w:tcPr>
          <w:p w14:paraId="749B0F06">
            <w:pPr>
              <w:spacing w:before="0" w:after="0" w:line="240" w:lineRule="auto"/>
              <w:ind w:firstLine="0"/>
              <w:jc w:val="center"/>
              <w:rPr>
                <w:rFonts w:hint="eastAsia" w:ascii="宋体" w:hAnsi="宋体" w:eastAsia="宋体" w:cs="宋体"/>
              </w:rPr>
            </w:pPr>
            <w:r>
              <w:rPr>
                <w:rFonts w:hint="eastAsia" w:ascii="宋体" w:hAnsi="宋体" w:eastAsia="宋体" w:cs="宋体"/>
                <w:b/>
                <w:sz w:val="21"/>
              </w:rPr>
              <w:t>指标</w:t>
            </w:r>
          </w:p>
        </w:tc>
        <w:tc>
          <w:tcPr>
            <w:tcW w:w="3168" w:type="dxa"/>
            <w:tcBorders>
              <w:top w:val="single" w:color="000000" w:sz="8" w:space="0"/>
              <w:bottom w:val="single" w:color="000000" w:sz="8" w:space="0"/>
            </w:tcBorders>
            <w:vAlign w:val="center"/>
          </w:tcPr>
          <w:p w14:paraId="0D93D9AE">
            <w:pPr>
              <w:spacing w:before="0" w:after="0" w:line="240" w:lineRule="auto"/>
              <w:ind w:firstLine="0"/>
              <w:jc w:val="center"/>
              <w:rPr>
                <w:rFonts w:hint="eastAsia" w:ascii="宋体" w:hAnsi="宋体" w:eastAsia="宋体" w:cs="宋体"/>
              </w:rPr>
            </w:pPr>
            <w:r>
              <w:rPr>
                <w:rFonts w:hint="eastAsia" w:ascii="宋体" w:hAnsi="宋体" w:eastAsia="宋体" w:cs="宋体"/>
                <w:b/>
                <w:sz w:val="21"/>
              </w:rPr>
              <w:t>结果</w:t>
            </w:r>
          </w:p>
        </w:tc>
      </w:tr>
      <w:tr w14:paraId="0A2437FC">
        <w:tblPrEx>
          <w:tblCellMar>
            <w:top w:w="0" w:type="dxa"/>
            <w:left w:w="108" w:type="dxa"/>
            <w:bottom w:w="0" w:type="dxa"/>
            <w:right w:w="108" w:type="dxa"/>
          </w:tblCellMar>
        </w:tblPrEx>
        <w:trPr>
          <w:cantSplit/>
        </w:trPr>
        <w:tc>
          <w:tcPr>
            <w:tcW w:w="3599" w:type="dxa"/>
            <w:vAlign w:val="center"/>
          </w:tcPr>
          <w:p w14:paraId="6C76D7EA">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KMO检验</w:t>
            </w:r>
          </w:p>
        </w:tc>
        <w:tc>
          <w:tcPr>
            <w:tcW w:w="3169" w:type="dxa"/>
            <w:vAlign w:val="center"/>
          </w:tcPr>
          <w:p w14:paraId="3A6809DE">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取样适切性量数</w:t>
            </w:r>
          </w:p>
        </w:tc>
        <w:tc>
          <w:tcPr>
            <w:tcW w:w="3168" w:type="dxa"/>
            <w:vAlign w:val="center"/>
          </w:tcPr>
          <w:p w14:paraId="3C81E074">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0.9823</w:t>
            </w:r>
          </w:p>
        </w:tc>
      </w:tr>
      <w:tr w14:paraId="26851C08">
        <w:tblPrEx>
          <w:tblCellMar>
            <w:top w:w="0" w:type="dxa"/>
            <w:left w:w="108" w:type="dxa"/>
            <w:bottom w:w="0" w:type="dxa"/>
            <w:right w:w="108" w:type="dxa"/>
          </w:tblCellMar>
        </w:tblPrEx>
        <w:trPr>
          <w:cantSplit/>
        </w:trPr>
        <w:tc>
          <w:tcPr>
            <w:tcW w:w="3599" w:type="dxa"/>
            <w:vAlign w:val="center"/>
          </w:tcPr>
          <w:p w14:paraId="36BEAC09">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Bartlett球形检验</w:t>
            </w:r>
          </w:p>
        </w:tc>
        <w:tc>
          <w:tcPr>
            <w:tcW w:w="3169" w:type="dxa"/>
            <w:vAlign w:val="center"/>
          </w:tcPr>
          <w:p w14:paraId="40BE3078">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近似χ²</w:t>
            </w:r>
          </w:p>
        </w:tc>
        <w:tc>
          <w:tcPr>
            <w:tcW w:w="3168" w:type="dxa"/>
            <w:vAlign w:val="center"/>
          </w:tcPr>
          <w:p w14:paraId="6DF72C1D">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34209.680</w:t>
            </w:r>
          </w:p>
        </w:tc>
      </w:tr>
      <w:tr w14:paraId="1147C232">
        <w:tblPrEx>
          <w:tblCellMar>
            <w:top w:w="0" w:type="dxa"/>
            <w:left w:w="108" w:type="dxa"/>
            <w:bottom w:w="0" w:type="dxa"/>
            <w:right w:w="108" w:type="dxa"/>
          </w:tblCellMar>
        </w:tblPrEx>
        <w:trPr>
          <w:cantSplit/>
        </w:trPr>
        <w:tc>
          <w:tcPr>
            <w:tcW w:w="3599" w:type="dxa"/>
            <w:vAlign w:val="center"/>
          </w:tcPr>
          <w:p w14:paraId="16753D3C">
            <w:pPr>
              <w:spacing w:before="0" w:after="0" w:line="240" w:lineRule="auto"/>
              <w:ind w:firstLine="0"/>
              <w:jc w:val="center"/>
              <w:rPr>
                <w:rFonts w:hint="eastAsia" w:ascii="宋体" w:hAnsi="宋体" w:eastAsia="宋体" w:cs="宋体"/>
              </w:rPr>
            </w:pPr>
          </w:p>
        </w:tc>
        <w:tc>
          <w:tcPr>
            <w:tcW w:w="3169" w:type="dxa"/>
            <w:vAlign w:val="center"/>
          </w:tcPr>
          <w:p w14:paraId="2FF49E9D">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自由度</w:t>
            </w:r>
          </w:p>
        </w:tc>
        <w:tc>
          <w:tcPr>
            <w:tcW w:w="3168" w:type="dxa"/>
            <w:vAlign w:val="center"/>
          </w:tcPr>
          <w:p w14:paraId="16EDB0E7">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496</w:t>
            </w:r>
          </w:p>
        </w:tc>
      </w:tr>
      <w:tr w14:paraId="654C64E1">
        <w:tblPrEx>
          <w:tblCellMar>
            <w:top w:w="0" w:type="dxa"/>
            <w:left w:w="108" w:type="dxa"/>
            <w:bottom w:w="0" w:type="dxa"/>
            <w:right w:w="108" w:type="dxa"/>
          </w:tblCellMar>
        </w:tblPrEx>
        <w:trPr>
          <w:cantSplit/>
        </w:trPr>
        <w:tc>
          <w:tcPr>
            <w:tcW w:w="3599" w:type="dxa"/>
            <w:tcBorders>
              <w:bottom w:val="single" w:color="000000" w:sz="8" w:space="0"/>
            </w:tcBorders>
            <w:vAlign w:val="center"/>
          </w:tcPr>
          <w:p w14:paraId="6315BEEB">
            <w:pPr>
              <w:spacing w:before="0" w:after="0" w:line="240" w:lineRule="auto"/>
              <w:ind w:firstLine="0"/>
              <w:jc w:val="center"/>
              <w:rPr>
                <w:rFonts w:hint="eastAsia" w:ascii="宋体" w:hAnsi="宋体" w:eastAsia="宋体" w:cs="宋体"/>
              </w:rPr>
            </w:pPr>
          </w:p>
        </w:tc>
        <w:tc>
          <w:tcPr>
            <w:tcW w:w="3169" w:type="dxa"/>
            <w:tcBorders>
              <w:bottom w:val="single" w:color="000000" w:sz="8" w:space="0"/>
            </w:tcBorders>
            <w:vAlign w:val="center"/>
          </w:tcPr>
          <w:p w14:paraId="72BD03ED">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p值</w:t>
            </w:r>
          </w:p>
        </w:tc>
        <w:tc>
          <w:tcPr>
            <w:tcW w:w="3168" w:type="dxa"/>
            <w:tcBorders>
              <w:bottom w:val="single" w:color="000000" w:sz="8" w:space="0"/>
            </w:tcBorders>
            <w:vAlign w:val="center"/>
          </w:tcPr>
          <w:p w14:paraId="30ED9334">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＜0.001</w:t>
            </w:r>
          </w:p>
        </w:tc>
      </w:tr>
    </w:tbl>
    <w:p w14:paraId="72B1E631">
      <w:pPr>
        <w:pageBreakBefore w:val="0"/>
        <w:overflowPunct w:val="0"/>
        <w:bidi w:val="0"/>
        <w:snapToGrid w:val="0"/>
        <w:spacing w:before="0" w:after="0" w:line="360" w:lineRule="auto"/>
        <w:ind w:firstLine="480" w:firstLineChars="200"/>
        <w:jc w:val="both"/>
        <w:textAlignment w:val="auto"/>
        <w:outlineLvl w:val="4"/>
        <w:rPr>
          <w:rFonts w:hint="eastAsia" w:ascii="宋体" w:hAnsi="宋体" w:eastAsia="宋体" w:cs="宋体"/>
          <w:b/>
          <w:bCs/>
          <w:sz w:val="24"/>
          <w:szCs w:val="32"/>
        </w:rPr>
      </w:pPr>
      <w:r>
        <w:rPr>
          <w:rFonts w:hint="eastAsia" w:ascii="宋体" w:hAnsi="宋体" w:eastAsia="宋体" w:cs="宋体"/>
          <w:b w:val="0"/>
          <w:bCs/>
          <w:sz w:val="24"/>
          <w:szCs w:val="32"/>
        </w:rPr>
        <w:t>3）主成分方差解释情况</w:t>
      </w:r>
    </w:p>
    <w:p w14:paraId="2AAF5A08">
      <w:pPr>
        <w:pageBreakBefore w:val="0"/>
        <w:numPr>
          <w:ilvl w:val="0"/>
          <w:numId w:val="0"/>
        </w:numPr>
        <w:overflowPunct w:val="0"/>
        <w:bidi w:val="0"/>
        <w:snapToGrid w:val="0"/>
        <w:spacing w:before="0" w:after="0" w:line="360" w:lineRule="auto"/>
        <w:ind w:left="0" w:firstLineChars="200"/>
        <w:jc w:val="both"/>
        <w:textAlignment w:val="auto"/>
        <w:rPr>
          <w:rFonts w:hint="eastAsia" w:ascii="宋体" w:hAnsi="宋体" w:eastAsia="宋体" w:cs="宋体"/>
          <w:color w:val="auto"/>
          <w:kern w:val="0"/>
          <w:sz w:val="24"/>
          <w:szCs w:val="24"/>
          <w:lang w:val="en-US" w:eastAsia="zh-CN"/>
        </w:rPr>
      </w:pPr>
      <w:r>
        <w:rPr>
          <w:rFonts w:hint="eastAsia" w:ascii="宋体" w:hAnsi="宋体" w:eastAsia="宋体" w:cs="宋体"/>
          <w:b w:val="0"/>
          <w:sz w:val="24"/>
        </w:rPr>
        <w:t>采用基于Pearson相关矩阵的主成分分析，前两个成分的特征值大于1，分别为18.182和1.312，方差解释率分别为56.82%和4.10%，累计方差解释率为60.92%，具体结果见表3-3。</w:t>
      </w:r>
    </w:p>
    <w:p w14:paraId="1DE2FA42">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表3-3  学生高阶能力问卷主成分方差解释情况</w:t>
      </w:r>
    </w:p>
    <w:tbl>
      <w:tblPr>
        <w:tblStyle w:val="12"/>
        <w:tblW w:w="9936" w:type="dxa"/>
        <w:tblInd w:w="0" w:type="dxa"/>
        <w:tblLayout w:type="fixed"/>
        <w:tblCellMar>
          <w:top w:w="0" w:type="dxa"/>
          <w:left w:w="108" w:type="dxa"/>
          <w:bottom w:w="0" w:type="dxa"/>
          <w:right w:w="108" w:type="dxa"/>
        </w:tblCellMar>
      </w:tblPr>
      <w:tblGrid>
        <w:gridCol w:w="2160"/>
        <w:gridCol w:w="2160"/>
        <w:gridCol w:w="2592"/>
        <w:gridCol w:w="3024"/>
      </w:tblGrid>
      <w:tr w14:paraId="037B0588">
        <w:tblPrEx>
          <w:tblCellMar>
            <w:top w:w="0" w:type="dxa"/>
            <w:left w:w="108" w:type="dxa"/>
            <w:bottom w:w="0" w:type="dxa"/>
            <w:right w:w="108" w:type="dxa"/>
          </w:tblCellMar>
        </w:tblPrEx>
        <w:trPr>
          <w:cantSplit/>
          <w:tblHeader/>
        </w:trPr>
        <w:tc>
          <w:tcPr>
            <w:tcW w:w="2160" w:type="dxa"/>
            <w:tcBorders>
              <w:top w:val="single" w:color="000000" w:sz="8" w:space="0"/>
              <w:bottom w:val="single" w:color="000000" w:sz="8" w:space="0"/>
            </w:tcBorders>
            <w:vAlign w:val="center"/>
          </w:tcPr>
          <w:p w14:paraId="6E727A18">
            <w:pPr>
              <w:spacing w:before="0" w:after="0" w:line="240" w:lineRule="auto"/>
              <w:ind w:firstLine="0"/>
              <w:jc w:val="center"/>
              <w:rPr>
                <w:rFonts w:hint="eastAsia" w:ascii="宋体" w:hAnsi="宋体" w:eastAsia="宋体" w:cs="宋体"/>
              </w:rPr>
            </w:pPr>
            <w:r>
              <w:rPr>
                <w:rFonts w:hint="eastAsia" w:ascii="宋体" w:hAnsi="宋体" w:eastAsia="宋体" w:cs="宋体"/>
                <w:b/>
                <w:sz w:val="21"/>
              </w:rPr>
              <w:t>成分</w:t>
            </w:r>
          </w:p>
        </w:tc>
        <w:tc>
          <w:tcPr>
            <w:tcW w:w="2160" w:type="dxa"/>
            <w:tcBorders>
              <w:top w:val="single" w:color="000000" w:sz="8" w:space="0"/>
              <w:bottom w:val="single" w:color="000000" w:sz="8" w:space="0"/>
            </w:tcBorders>
            <w:vAlign w:val="center"/>
          </w:tcPr>
          <w:p w14:paraId="02F0E4A6">
            <w:pPr>
              <w:spacing w:before="0" w:after="0" w:line="240" w:lineRule="auto"/>
              <w:ind w:firstLine="0"/>
              <w:jc w:val="center"/>
              <w:rPr>
                <w:rFonts w:hint="eastAsia" w:ascii="宋体" w:hAnsi="宋体" w:eastAsia="宋体" w:cs="宋体"/>
              </w:rPr>
            </w:pPr>
            <w:r>
              <w:rPr>
                <w:rFonts w:hint="eastAsia" w:ascii="宋体" w:hAnsi="宋体" w:eastAsia="宋体" w:cs="宋体"/>
                <w:b/>
                <w:sz w:val="21"/>
              </w:rPr>
              <w:t>特征值</w:t>
            </w:r>
          </w:p>
        </w:tc>
        <w:tc>
          <w:tcPr>
            <w:tcW w:w="2592" w:type="dxa"/>
            <w:tcBorders>
              <w:top w:val="single" w:color="000000" w:sz="8" w:space="0"/>
              <w:bottom w:val="single" w:color="000000" w:sz="8" w:space="0"/>
            </w:tcBorders>
            <w:vAlign w:val="center"/>
          </w:tcPr>
          <w:p w14:paraId="5B98AD4C">
            <w:pPr>
              <w:spacing w:before="0" w:after="0" w:line="240" w:lineRule="auto"/>
              <w:ind w:firstLine="0"/>
              <w:jc w:val="center"/>
              <w:rPr>
                <w:rFonts w:hint="eastAsia" w:ascii="宋体" w:hAnsi="宋体" w:eastAsia="宋体" w:cs="宋体"/>
              </w:rPr>
            </w:pPr>
            <w:r>
              <w:rPr>
                <w:rFonts w:hint="eastAsia" w:ascii="宋体" w:hAnsi="宋体" w:eastAsia="宋体" w:cs="宋体"/>
                <w:b/>
                <w:sz w:val="21"/>
              </w:rPr>
              <w:t>方差解释率</w:t>
            </w:r>
          </w:p>
        </w:tc>
        <w:tc>
          <w:tcPr>
            <w:tcW w:w="3024" w:type="dxa"/>
            <w:tcBorders>
              <w:top w:val="single" w:color="000000" w:sz="8" w:space="0"/>
              <w:bottom w:val="single" w:color="000000" w:sz="8" w:space="0"/>
            </w:tcBorders>
            <w:vAlign w:val="center"/>
          </w:tcPr>
          <w:p w14:paraId="464F0FE6">
            <w:pPr>
              <w:spacing w:before="0" w:after="0" w:line="240" w:lineRule="auto"/>
              <w:ind w:firstLine="0"/>
              <w:jc w:val="center"/>
              <w:rPr>
                <w:rFonts w:hint="eastAsia" w:ascii="宋体" w:hAnsi="宋体" w:eastAsia="宋体" w:cs="宋体"/>
              </w:rPr>
            </w:pPr>
            <w:r>
              <w:rPr>
                <w:rFonts w:hint="eastAsia" w:ascii="宋体" w:hAnsi="宋体" w:eastAsia="宋体" w:cs="宋体"/>
                <w:b/>
                <w:sz w:val="21"/>
              </w:rPr>
              <w:t>累计方差解释率</w:t>
            </w:r>
          </w:p>
        </w:tc>
      </w:tr>
      <w:tr w14:paraId="5EEE5708">
        <w:tblPrEx>
          <w:tblCellMar>
            <w:top w:w="0" w:type="dxa"/>
            <w:left w:w="108" w:type="dxa"/>
            <w:bottom w:w="0" w:type="dxa"/>
            <w:right w:w="108" w:type="dxa"/>
          </w:tblCellMar>
        </w:tblPrEx>
        <w:trPr>
          <w:cantSplit/>
        </w:trPr>
        <w:tc>
          <w:tcPr>
            <w:tcW w:w="2160" w:type="dxa"/>
            <w:vAlign w:val="center"/>
          </w:tcPr>
          <w:p w14:paraId="3395204C">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第一成分</w:t>
            </w:r>
          </w:p>
        </w:tc>
        <w:tc>
          <w:tcPr>
            <w:tcW w:w="2160" w:type="dxa"/>
            <w:vAlign w:val="center"/>
          </w:tcPr>
          <w:p w14:paraId="17AEC228">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18.182</w:t>
            </w:r>
          </w:p>
        </w:tc>
        <w:tc>
          <w:tcPr>
            <w:tcW w:w="2592" w:type="dxa"/>
            <w:vAlign w:val="center"/>
          </w:tcPr>
          <w:p w14:paraId="53C0C3BB">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56.82%</w:t>
            </w:r>
          </w:p>
        </w:tc>
        <w:tc>
          <w:tcPr>
            <w:tcW w:w="3024" w:type="dxa"/>
            <w:vAlign w:val="center"/>
          </w:tcPr>
          <w:p w14:paraId="67031B0D">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56.82%</w:t>
            </w:r>
          </w:p>
        </w:tc>
      </w:tr>
      <w:tr w14:paraId="1FD1B634">
        <w:tblPrEx>
          <w:tblCellMar>
            <w:top w:w="0" w:type="dxa"/>
            <w:left w:w="108" w:type="dxa"/>
            <w:bottom w:w="0" w:type="dxa"/>
            <w:right w:w="108" w:type="dxa"/>
          </w:tblCellMar>
        </w:tblPrEx>
        <w:trPr>
          <w:cantSplit/>
        </w:trPr>
        <w:tc>
          <w:tcPr>
            <w:tcW w:w="2160" w:type="dxa"/>
            <w:tcBorders>
              <w:bottom w:val="single" w:color="000000" w:sz="8" w:space="0"/>
            </w:tcBorders>
            <w:vAlign w:val="center"/>
          </w:tcPr>
          <w:p w14:paraId="4A596242">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第二成分</w:t>
            </w:r>
          </w:p>
        </w:tc>
        <w:tc>
          <w:tcPr>
            <w:tcW w:w="2160" w:type="dxa"/>
            <w:tcBorders>
              <w:bottom w:val="single" w:color="000000" w:sz="8" w:space="0"/>
            </w:tcBorders>
            <w:vAlign w:val="center"/>
          </w:tcPr>
          <w:p w14:paraId="6BCEEC4F">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1.312</w:t>
            </w:r>
          </w:p>
        </w:tc>
        <w:tc>
          <w:tcPr>
            <w:tcW w:w="2592" w:type="dxa"/>
            <w:tcBorders>
              <w:bottom w:val="single" w:color="000000" w:sz="8" w:space="0"/>
            </w:tcBorders>
            <w:vAlign w:val="center"/>
          </w:tcPr>
          <w:p w14:paraId="1804DABB">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4.10%</w:t>
            </w:r>
          </w:p>
        </w:tc>
        <w:tc>
          <w:tcPr>
            <w:tcW w:w="3024" w:type="dxa"/>
            <w:tcBorders>
              <w:bottom w:val="single" w:color="000000" w:sz="8" w:space="0"/>
            </w:tcBorders>
            <w:vAlign w:val="center"/>
          </w:tcPr>
          <w:p w14:paraId="0FB48160">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60.92%</w:t>
            </w:r>
          </w:p>
        </w:tc>
      </w:tr>
    </w:tbl>
    <w:p w14:paraId="5CDF5BF3">
      <w:pPr>
        <w:pageBreakBefore w:val="0"/>
        <w:numPr>
          <w:ilvl w:val="0"/>
          <w:numId w:val="0"/>
        </w:numPr>
        <w:overflowPunct w:val="0"/>
        <w:bidi w:val="0"/>
        <w:snapToGrid w:val="0"/>
        <w:spacing w:before="0" w:after="0" w:line="360" w:lineRule="auto"/>
        <w:ind w:left="0"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问卷题项呈现出较强的共同性，第一主成分占据主导，说明学生不同方面的高阶能力自评具有较密切的关联。现有分析尚不足以确认七个理论维度的区分性，七维划分主要依据理论框架与题项内容，用于描述学生不同方面的学习表现。</w:t>
      </w:r>
    </w:p>
    <w:p w14:paraId="134600C4">
      <w:pPr>
        <w:pageBreakBefore w:val="0"/>
        <w:numPr>
          <w:ilvl w:val="0"/>
          <w:numId w:val="0"/>
        </w:numPr>
        <w:overflowPunct w:val="0"/>
        <w:bidi w:val="0"/>
        <w:snapToGrid w:val="0"/>
        <w:spacing w:before="0" w:after="0" w:line="360" w:lineRule="auto"/>
        <w:ind w:left="0" w:firstLineChars="200"/>
        <w:jc w:val="both"/>
        <w:textAlignment w:val="auto"/>
        <w:rPr>
          <w:rFonts w:hint="eastAsia" w:ascii="宋体" w:hAnsi="宋体" w:eastAsia="宋体" w:cs="宋体"/>
          <w:color w:val="auto"/>
          <w:kern w:val="0"/>
          <w:sz w:val="24"/>
          <w:szCs w:val="24"/>
          <w:lang w:val="en-US" w:eastAsia="zh-CN"/>
        </w:rPr>
      </w:pPr>
      <w:r>
        <w:rPr>
          <w:rFonts w:hint="eastAsia" w:ascii="宋体" w:hAnsi="宋体" w:eastAsia="宋体" w:cs="宋体"/>
          <w:b w:val="0"/>
          <w:color w:val="auto"/>
          <w:kern w:val="0"/>
          <w:sz w:val="24"/>
          <w:szCs w:val="24"/>
          <w:lang w:val="en-US" w:eastAsia="zh-CN"/>
        </w:rPr>
        <w:t>综合上述结果，问卷具有较好的内部一致性，题项之间存在较充分的共同相关性，可用于描述学生的高阶能力自评表现。七个维度在本研究中作为依据理论与题项内容划分的分析框架，其结构区分性仍有待进一步检验。</w:t>
      </w:r>
    </w:p>
    <w:p w14:paraId="011B9A29">
      <w:pPr>
        <w:pageBreakBefore w:val="0"/>
        <w:overflowPunct w:val="0"/>
        <w:bidi w:val="0"/>
        <w:snapToGrid w:val="0"/>
        <w:spacing w:before="0" w:after="0" w:line="360" w:lineRule="auto"/>
        <w:ind w:firstLine="480" w:firstLineChars="200"/>
        <w:jc w:val="both"/>
        <w:textAlignment w:val="auto"/>
        <w:outlineLvl w:val="3"/>
        <w:rPr>
          <w:rFonts w:hint="eastAsia" w:ascii="宋体" w:hAnsi="宋体" w:eastAsia="宋体" w:cs="宋体"/>
          <w:b/>
          <w:bCs/>
          <w:sz w:val="24"/>
          <w:szCs w:val="32"/>
        </w:rPr>
      </w:pPr>
      <w:bookmarkStart w:id="57" w:name="_Toc28101"/>
      <w:r>
        <w:rPr>
          <w:rFonts w:hint="eastAsia" w:ascii="宋体" w:hAnsi="宋体" w:eastAsia="宋体" w:cs="宋体"/>
          <w:b w:val="0"/>
          <w:bCs/>
          <w:sz w:val="24"/>
          <w:szCs w:val="32"/>
        </w:rPr>
        <w:t>（4）中学生高阶能力基础情况的问卷调查与分析</w:t>
      </w:r>
      <w:bookmarkEnd w:id="57"/>
    </w:p>
    <w:p w14:paraId="3AAD80D5">
      <w:pPr>
        <w:pageBreakBefore w:val="0"/>
        <w:overflowPunct w:val="0"/>
        <w:bidi w:val="0"/>
        <w:snapToGrid w:val="0"/>
        <w:spacing w:before="0" w:after="0" w:line="360" w:lineRule="auto"/>
        <w:ind w:firstLine="480" w:firstLineChars="200"/>
        <w:jc w:val="both"/>
        <w:textAlignment w:val="auto"/>
        <w:outlineLvl w:val="4"/>
        <w:rPr>
          <w:rFonts w:hint="eastAsia" w:ascii="宋体" w:hAnsi="宋体" w:eastAsia="宋体" w:cs="宋体"/>
          <w:b/>
          <w:bCs/>
          <w:sz w:val="24"/>
          <w:szCs w:val="32"/>
        </w:rPr>
      </w:pPr>
      <w:r>
        <w:rPr>
          <w:rFonts w:hint="eastAsia" w:ascii="宋体" w:hAnsi="宋体" w:eastAsia="宋体" w:cs="宋体"/>
          <w:b w:val="0"/>
          <w:bCs/>
          <w:sz w:val="24"/>
          <w:szCs w:val="32"/>
        </w:rPr>
        <w:t>1）高阶能力总体情况分析</w:t>
      </w:r>
    </w:p>
    <w:p w14:paraId="2396FC3D">
      <w:pPr>
        <w:keepNext/>
        <w:spacing w:line="240" w:lineRule="auto"/>
        <w:ind w:firstLine="0"/>
        <w:jc w:val="center"/>
        <w:rPr>
          <w:rFonts w:hint="eastAsia" w:ascii="宋体" w:hAnsi="宋体" w:eastAsia="宋体" w:cs="宋体"/>
          <w:lang w:eastAsia="zh-CN"/>
        </w:rPr>
      </w:pPr>
      <w:r>
        <w:rPr>
          <w:rFonts w:hint="eastAsia" w:ascii="宋体" w:hAnsi="宋体" w:eastAsia="宋体" w:cs="宋体"/>
          <w:b w:val="0"/>
          <w:sz w:val="21"/>
        </w:rPr>
        <w:t>表3-4  学生高阶能力总体表现（n＝1346）</w:t>
      </w:r>
    </w:p>
    <w:tbl>
      <w:tblPr>
        <w:tblStyle w:val="12"/>
        <w:tblW w:w="9936" w:type="dxa"/>
        <w:tblInd w:w="0" w:type="dxa"/>
        <w:tblLayout w:type="fixed"/>
        <w:tblCellMar>
          <w:top w:w="0" w:type="dxa"/>
          <w:left w:w="108" w:type="dxa"/>
          <w:bottom w:w="0" w:type="dxa"/>
          <w:right w:w="108" w:type="dxa"/>
        </w:tblCellMar>
      </w:tblPr>
      <w:tblGrid>
        <w:gridCol w:w="4752"/>
        <w:gridCol w:w="2591"/>
        <w:gridCol w:w="2593"/>
      </w:tblGrid>
      <w:tr w14:paraId="49A7C824">
        <w:tblPrEx>
          <w:tblCellMar>
            <w:top w:w="0" w:type="dxa"/>
            <w:left w:w="108" w:type="dxa"/>
            <w:bottom w:w="0" w:type="dxa"/>
            <w:right w:w="108" w:type="dxa"/>
          </w:tblCellMar>
        </w:tblPrEx>
        <w:trPr>
          <w:cantSplit/>
          <w:tblHeader/>
        </w:trPr>
        <w:tc>
          <w:tcPr>
            <w:tcW w:w="4752" w:type="dxa"/>
            <w:tcBorders>
              <w:top w:val="single" w:color="000000" w:sz="8" w:space="0"/>
              <w:bottom w:val="single" w:color="000000" w:sz="8" w:space="0"/>
            </w:tcBorders>
            <w:vAlign w:val="center"/>
          </w:tcPr>
          <w:p w14:paraId="029FAC6A">
            <w:pPr>
              <w:spacing w:before="0" w:after="0" w:line="240" w:lineRule="auto"/>
              <w:ind w:firstLine="0"/>
              <w:jc w:val="center"/>
              <w:rPr>
                <w:rFonts w:hint="eastAsia" w:ascii="宋体" w:hAnsi="宋体" w:eastAsia="宋体" w:cs="宋体"/>
              </w:rPr>
            </w:pPr>
            <w:r>
              <w:rPr>
                <w:rFonts w:hint="eastAsia" w:ascii="宋体" w:hAnsi="宋体" w:eastAsia="宋体" w:cs="宋体"/>
                <w:b/>
                <w:sz w:val="21"/>
              </w:rPr>
              <w:t>指标</w:t>
            </w:r>
          </w:p>
        </w:tc>
        <w:tc>
          <w:tcPr>
            <w:tcW w:w="2591" w:type="dxa"/>
            <w:tcBorders>
              <w:top w:val="single" w:color="000000" w:sz="8" w:space="0"/>
              <w:bottom w:val="single" w:color="000000" w:sz="8" w:space="0"/>
            </w:tcBorders>
            <w:vAlign w:val="center"/>
          </w:tcPr>
          <w:p w14:paraId="09A61248">
            <w:pPr>
              <w:spacing w:before="0" w:after="0" w:line="240" w:lineRule="auto"/>
              <w:ind w:firstLine="0"/>
              <w:jc w:val="center"/>
              <w:rPr>
                <w:rFonts w:hint="eastAsia" w:ascii="宋体" w:hAnsi="宋体" w:eastAsia="宋体" w:cs="宋体"/>
              </w:rPr>
            </w:pPr>
            <w:r>
              <w:rPr>
                <w:rFonts w:hint="eastAsia" w:ascii="宋体" w:hAnsi="宋体" w:eastAsia="宋体" w:cs="宋体"/>
                <w:b/>
                <w:sz w:val="21"/>
              </w:rPr>
              <w:t>均值</w:t>
            </w:r>
          </w:p>
        </w:tc>
        <w:tc>
          <w:tcPr>
            <w:tcW w:w="2593" w:type="dxa"/>
            <w:tcBorders>
              <w:top w:val="single" w:color="000000" w:sz="8" w:space="0"/>
              <w:bottom w:val="single" w:color="000000" w:sz="8" w:space="0"/>
            </w:tcBorders>
            <w:vAlign w:val="center"/>
          </w:tcPr>
          <w:p w14:paraId="3FCB0B31">
            <w:pPr>
              <w:spacing w:before="0" w:after="0" w:line="240" w:lineRule="auto"/>
              <w:ind w:firstLine="0"/>
              <w:jc w:val="center"/>
              <w:rPr>
                <w:rFonts w:hint="eastAsia" w:ascii="宋体" w:hAnsi="宋体" w:eastAsia="宋体" w:cs="宋体"/>
              </w:rPr>
            </w:pPr>
            <w:r>
              <w:rPr>
                <w:rFonts w:hint="eastAsia" w:ascii="宋体" w:hAnsi="宋体" w:eastAsia="宋体" w:cs="宋体"/>
                <w:b/>
                <w:sz w:val="21"/>
              </w:rPr>
              <w:t>标准差</w:t>
            </w:r>
          </w:p>
        </w:tc>
      </w:tr>
      <w:tr w14:paraId="1D2F11FF">
        <w:tblPrEx>
          <w:tblCellMar>
            <w:top w:w="0" w:type="dxa"/>
            <w:left w:w="108" w:type="dxa"/>
            <w:bottom w:w="0" w:type="dxa"/>
            <w:right w:w="108" w:type="dxa"/>
          </w:tblCellMar>
        </w:tblPrEx>
        <w:trPr>
          <w:cantSplit/>
        </w:trPr>
        <w:tc>
          <w:tcPr>
            <w:tcW w:w="4752" w:type="dxa"/>
            <w:vAlign w:val="center"/>
          </w:tcPr>
          <w:p w14:paraId="427CE438">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高阶能力总体</w:t>
            </w:r>
          </w:p>
        </w:tc>
        <w:tc>
          <w:tcPr>
            <w:tcW w:w="2591" w:type="dxa"/>
            <w:vAlign w:val="center"/>
          </w:tcPr>
          <w:p w14:paraId="7D15546F">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3.64</w:t>
            </w:r>
          </w:p>
        </w:tc>
        <w:tc>
          <w:tcPr>
            <w:tcW w:w="2593" w:type="dxa"/>
            <w:vAlign w:val="center"/>
          </w:tcPr>
          <w:p w14:paraId="4875926D">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0.47</w:t>
            </w:r>
          </w:p>
        </w:tc>
      </w:tr>
      <w:tr w14:paraId="1C7C9F27">
        <w:tblPrEx>
          <w:tblCellMar>
            <w:top w:w="0" w:type="dxa"/>
            <w:left w:w="108" w:type="dxa"/>
            <w:bottom w:w="0" w:type="dxa"/>
            <w:right w:w="108" w:type="dxa"/>
          </w:tblCellMar>
        </w:tblPrEx>
        <w:trPr>
          <w:cantSplit/>
        </w:trPr>
        <w:tc>
          <w:tcPr>
            <w:tcW w:w="4752" w:type="dxa"/>
            <w:vAlign w:val="center"/>
          </w:tcPr>
          <w:p w14:paraId="00B3CD8B">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高阶思维能力</w:t>
            </w:r>
          </w:p>
        </w:tc>
        <w:tc>
          <w:tcPr>
            <w:tcW w:w="2591" w:type="dxa"/>
            <w:vAlign w:val="center"/>
          </w:tcPr>
          <w:p w14:paraId="48A59F15">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3.60</w:t>
            </w:r>
          </w:p>
        </w:tc>
        <w:tc>
          <w:tcPr>
            <w:tcW w:w="2593" w:type="dxa"/>
            <w:vAlign w:val="center"/>
          </w:tcPr>
          <w:p w14:paraId="26EE0883">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0.50</w:t>
            </w:r>
          </w:p>
        </w:tc>
      </w:tr>
      <w:tr w14:paraId="58C4010C">
        <w:tblPrEx>
          <w:tblCellMar>
            <w:top w:w="0" w:type="dxa"/>
            <w:left w:w="108" w:type="dxa"/>
            <w:bottom w:w="0" w:type="dxa"/>
            <w:right w:w="108" w:type="dxa"/>
          </w:tblCellMar>
        </w:tblPrEx>
        <w:trPr>
          <w:cantSplit/>
        </w:trPr>
        <w:tc>
          <w:tcPr>
            <w:tcW w:w="4752" w:type="dxa"/>
            <w:tcBorders>
              <w:bottom w:val="single" w:color="000000" w:sz="8" w:space="0"/>
            </w:tcBorders>
            <w:vAlign w:val="center"/>
          </w:tcPr>
          <w:p w14:paraId="79956ADC">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高阶社会情感能力</w:t>
            </w:r>
          </w:p>
        </w:tc>
        <w:tc>
          <w:tcPr>
            <w:tcW w:w="2591" w:type="dxa"/>
            <w:tcBorders>
              <w:bottom w:val="single" w:color="000000" w:sz="8" w:space="0"/>
            </w:tcBorders>
            <w:vAlign w:val="center"/>
          </w:tcPr>
          <w:p w14:paraId="0E35AB55">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3.65</w:t>
            </w:r>
          </w:p>
        </w:tc>
        <w:tc>
          <w:tcPr>
            <w:tcW w:w="2593" w:type="dxa"/>
            <w:tcBorders>
              <w:bottom w:val="single" w:color="000000" w:sz="8" w:space="0"/>
            </w:tcBorders>
            <w:vAlign w:val="center"/>
          </w:tcPr>
          <w:p w14:paraId="01B1BFC2">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0.47</w:t>
            </w:r>
          </w:p>
        </w:tc>
      </w:tr>
    </w:tbl>
    <w:p w14:paraId="3B46FD1F">
      <w:pPr>
        <w:pageBreakBefore w:val="0"/>
        <w:numPr>
          <w:ilvl w:val="0"/>
          <w:numId w:val="0"/>
        </w:numPr>
        <w:overflowPunct w:val="0"/>
        <w:bidi w:val="0"/>
        <w:snapToGrid w:val="0"/>
        <w:spacing w:line="360" w:lineRule="auto"/>
        <w:ind w:left="0" w:firstLine="0"/>
        <w:textAlignment w:val="auto"/>
        <w:rPr>
          <w:rFonts w:hint="eastAsia" w:ascii="宋体" w:hAnsi="宋体" w:eastAsia="宋体" w:cs="宋体"/>
          <w:color w:val="auto"/>
          <w:kern w:val="0"/>
          <w:sz w:val="24"/>
          <w:szCs w:val="24"/>
          <w:lang w:val="en-US" w:eastAsia="zh-CN"/>
        </w:rPr>
      </w:pPr>
    </w:p>
    <w:p w14:paraId="1E2609B6">
      <w:pPr>
        <w:pageBreakBefore w:val="0"/>
        <w:numPr>
          <w:ilvl w:val="0"/>
          <w:numId w:val="0"/>
        </w:numPr>
        <w:overflowPunct w:val="0"/>
        <w:bidi w:val="0"/>
        <w:snapToGrid w:val="0"/>
        <w:spacing w:before="0" w:after="0" w:line="360" w:lineRule="auto"/>
        <w:ind w:left="0" w:firstLineChars="200"/>
        <w:jc w:val="both"/>
        <w:textAlignment w:val="auto"/>
        <w:rPr>
          <w:rFonts w:hint="eastAsia" w:ascii="宋体" w:hAnsi="宋体" w:eastAsia="宋体" w:cs="宋体"/>
          <w:color w:val="auto"/>
          <w:kern w:val="0"/>
          <w:sz w:val="24"/>
          <w:szCs w:val="24"/>
          <w:lang w:val="en-US" w:eastAsia="zh-CN"/>
        </w:rPr>
      </w:pPr>
      <w:r>
        <w:rPr>
          <w:rFonts w:hint="eastAsia" w:ascii="宋体" w:hAnsi="宋体" w:eastAsia="宋体" w:cs="宋体"/>
          <w:b w:val="0"/>
          <w:color w:val="auto"/>
          <w:kern w:val="0"/>
          <w:sz w:val="24"/>
          <w:szCs w:val="24"/>
          <w:lang w:val="en-US" w:eastAsia="zh-CN"/>
        </w:rPr>
        <w:t>学生高阶能力总体均值为3.64，介于“一般符合”与“比较符合”之间，表明学生对自身相关学习表现总体持较积极评价。其中，高阶思维能力均值为3.60，高阶社会情感能力均值为3.65，两者相差约0.05分。从描述性结果看，两类自评得分较为接近。</w:t>
      </w:r>
    </w:p>
    <w:p w14:paraId="510F2E9F">
      <w:pPr>
        <w:pageBreakBefore w:val="0"/>
        <w:numPr>
          <w:ilvl w:val="0"/>
          <w:numId w:val="0"/>
        </w:numPr>
        <w:overflowPunct w:val="0"/>
        <w:bidi w:val="0"/>
        <w:snapToGrid w:val="0"/>
        <w:spacing w:before="0" w:after="0" w:line="360" w:lineRule="auto"/>
        <w:ind w:left="0" w:firstLineChars="200"/>
        <w:jc w:val="both"/>
        <w:textAlignment w:val="auto"/>
        <w:rPr>
          <w:rFonts w:hint="eastAsia" w:ascii="宋体" w:hAnsi="宋体" w:eastAsia="宋体" w:cs="宋体"/>
          <w:color w:val="auto"/>
          <w:kern w:val="0"/>
          <w:sz w:val="24"/>
          <w:szCs w:val="24"/>
          <w:lang w:val="en-US" w:eastAsia="zh-CN"/>
        </w:rPr>
      </w:pPr>
      <w:r>
        <w:rPr>
          <w:rFonts w:hint="eastAsia" w:ascii="宋体" w:hAnsi="宋体" w:eastAsia="宋体" w:cs="宋体"/>
          <w:b w:val="0"/>
          <w:color w:val="auto"/>
          <w:kern w:val="0"/>
          <w:sz w:val="24"/>
          <w:szCs w:val="24"/>
          <w:lang w:val="en-US" w:eastAsia="zh-CN"/>
        </w:rPr>
        <w:t>高阶能力总体得分的标准差为0.47，高阶思维和高阶社会情感能力的标准差分别为0.50和0.47，说明学生之间存在一定差异，两类得分的离散程度较为接近。后续教学既需要关注整体相对薄弱的认知表现，也需要根据学生在情绪调节、责任履行与合作参与中的不同表现提供支持。</w:t>
      </w:r>
    </w:p>
    <w:p w14:paraId="608EA7A5">
      <w:pPr>
        <w:pageBreakBefore w:val="0"/>
        <w:overflowPunct w:val="0"/>
        <w:bidi w:val="0"/>
        <w:snapToGrid w:val="0"/>
        <w:spacing w:before="0" w:after="0" w:line="360" w:lineRule="auto"/>
        <w:ind w:firstLine="480" w:firstLineChars="200"/>
        <w:jc w:val="both"/>
        <w:textAlignment w:val="auto"/>
        <w:outlineLvl w:val="4"/>
        <w:rPr>
          <w:rFonts w:hint="eastAsia" w:ascii="宋体" w:hAnsi="宋体" w:eastAsia="宋体" w:cs="宋体"/>
          <w:b/>
          <w:bCs/>
          <w:sz w:val="24"/>
          <w:szCs w:val="32"/>
        </w:rPr>
      </w:pPr>
      <w:r>
        <w:rPr>
          <w:rFonts w:hint="eastAsia" w:ascii="宋体" w:hAnsi="宋体" w:eastAsia="宋体" w:cs="宋体"/>
          <w:b w:val="0"/>
          <w:bCs/>
          <w:sz w:val="24"/>
          <w:szCs w:val="32"/>
        </w:rPr>
        <w:t>2）高阶能力各维度分析</w:t>
      </w:r>
    </w:p>
    <w:p w14:paraId="306F98F5">
      <w:pPr>
        <w:pageBreakBefore w:val="0"/>
        <w:overflowPunct w:val="0"/>
        <w:bidi w:val="0"/>
        <w:snapToGrid w:val="0"/>
        <w:spacing w:before="0" w:after="0" w:line="360" w:lineRule="auto"/>
        <w:ind w:firstLine="480" w:firstLineChars="200"/>
        <w:jc w:val="both"/>
        <w:textAlignment w:val="auto"/>
        <w:outlineLvl w:val="5"/>
        <w:rPr>
          <w:rFonts w:hint="eastAsia" w:ascii="宋体" w:hAnsi="宋体" w:eastAsia="宋体" w:cs="宋体"/>
          <w:b/>
          <w:bCs/>
          <w:sz w:val="24"/>
          <w:szCs w:val="32"/>
        </w:rPr>
      </w:pPr>
      <w:r>
        <w:rPr>
          <w:rFonts w:hint="eastAsia" w:ascii="宋体" w:hAnsi="宋体" w:eastAsia="宋体" w:cs="宋体"/>
          <w:b w:val="0"/>
          <w:bCs/>
          <w:sz w:val="24"/>
          <w:szCs w:val="32"/>
        </w:rPr>
        <w:t>①分析</w:t>
      </w:r>
    </w:p>
    <w:p w14:paraId="7C87F5B5">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表3-5  分析维度各题项统计（n＝1346）</w:t>
      </w:r>
    </w:p>
    <w:tbl>
      <w:tblPr>
        <w:tblStyle w:val="12"/>
        <w:tblW w:w="9936" w:type="dxa"/>
        <w:tblInd w:w="0" w:type="dxa"/>
        <w:tblLayout w:type="fixed"/>
        <w:tblCellMar>
          <w:top w:w="0" w:type="dxa"/>
          <w:left w:w="108" w:type="dxa"/>
          <w:bottom w:w="0" w:type="dxa"/>
          <w:right w:w="108" w:type="dxa"/>
        </w:tblCellMar>
      </w:tblPr>
      <w:tblGrid>
        <w:gridCol w:w="690"/>
        <w:gridCol w:w="5731"/>
        <w:gridCol w:w="936"/>
        <w:gridCol w:w="936"/>
        <w:gridCol w:w="1643"/>
      </w:tblGrid>
      <w:tr w14:paraId="0DB1BCAE">
        <w:tblPrEx>
          <w:tblCellMar>
            <w:top w:w="0" w:type="dxa"/>
            <w:left w:w="108" w:type="dxa"/>
            <w:bottom w:w="0" w:type="dxa"/>
            <w:right w:w="108" w:type="dxa"/>
          </w:tblCellMar>
        </w:tblPrEx>
        <w:trPr>
          <w:cantSplit/>
          <w:tblHeader/>
        </w:trPr>
        <w:tc>
          <w:tcPr>
            <w:tcW w:w="690" w:type="dxa"/>
            <w:tcBorders>
              <w:top w:val="single" w:color="000000" w:sz="8" w:space="0"/>
              <w:bottom w:val="single" w:color="000000" w:sz="8" w:space="0"/>
            </w:tcBorders>
            <w:vAlign w:val="center"/>
          </w:tcPr>
          <w:p w14:paraId="2E860E78">
            <w:pPr>
              <w:spacing w:before="0" w:after="0" w:line="240" w:lineRule="auto"/>
              <w:ind w:firstLine="0"/>
              <w:jc w:val="center"/>
              <w:rPr>
                <w:rFonts w:hint="eastAsia" w:ascii="宋体" w:hAnsi="宋体" w:eastAsia="宋体" w:cs="宋体"/>
              </w:rPr>
            </w:pPr>
            <w:r>
              <w:rPr>
                <w:rFonts w:hint="eastAsia" w:ascii="宋体" w:hAnsi="宋体" w:eastAsia="宋体" w:cs="宋体"/>
                <w:b/>
                <w:sz w:val="21"/>
              </w:rPr>
              <w:t>题号</w:t>
            </w:r>
          </w:p>
        </w:tc>
        <w:tc>
          <w:tcPr>
            <w:tcW w:w="5731" w:type="dxa"/>
            <w:tcBorders>
              <w:top w:val="single" w:color="000000" w:sz="8" w:space="0"/>
              <w:bottom w:val="single" w:color="000000" w:sz="8" w:space="0"/>
            </w:tcBorders>
            <w:vAlign w:val="center"/>
          </w:tcPr>
          <w:p w14:paraId="2F3E2403">
            <w:pPr>
              <w:spacing w:before="0" w:after="0" w:line="240" w:lineRule="auto"/>
              <w:ind w:firstLine="0"/>
              <w:jc w:val="center"/>
              <w:rPr>
                <w:rFonts w:hint="eastAsia" w:ascii="宋体" w:hAnsi="宋体" w:eastAsia="宋体" w:cs="宋体"/>
              </w:rPr>
            </w:pPr>
            <w:r>
              <w:rPr>
                <w:rFonts w:hint="eastAsia" w:ascii="宋体" w:hAnsi="宋体" w:eastAsia="宋体" w:cs="宋体"/>
                <w:b/>
                <w:sz w:val="21"/>
              </w:rPr>
              <w:t>题项内容</w:t>
            </w:r>
          </w:p>
        </w:tc>
        <w:tc>
          <w:tcPr>
            <w:tcW w:w="936" w:type="dxa"/>
            <w:tcBorders>
              <w:top w:val="single" w:color="000000" w:sz="8" w:space="0"/>
              <w:bottom w:val="single" w:color="000000" w:sz="8" w:space="0"/>
            </w:tcBorders>
            <w:vAlign w:val="center"/>
          </w:tcPr>
          <w:p w14:paraId="41CC667C">
            <w:pPr>
              <w:spacing w:before="0" w:after="0" w:line="240" w:lineRule="auto"/>
              <w:ind w:firstLine="0"/>
              <w:jc w:val="center"/>
              <w:rPr>
                <w:rFonts w:hint="eastAsia" w:ascii="宋体" w:hAnsi="宋体" w:eastAsia="宋体" w:cs="宋体"/>
              </w:rPr>
            </w:pPr>
            <w:r>
              <w:rPr>
                <w:rFonts w:hint="eastAsia" w:ascii="宋体" w:hAnsi="宋体" w:eastAsia="宋体" w:cs="宋体"/>
                <w:b/>
                <w:sz w:val="21"/>
              </w:rPr>
              <w:t>均值</w:t>
            </w:r>
          </w:p>
        </w:tc>
        <w:tc>
          <w:tcPr>
            <w:tcW w:w="936" w:type="dxa"/>
            <w:tcBorders>
              <w:top w:val="single" w:color="000000" w:sz="8" w:space="0"/>
              <w:bottom w:val="single" w:color="000000" w:sz="8" w:space="0"/>
            </w:tcBorders>
            <w:vAlign w:val="center"/>
          </w:tcPr>
          <w:p w14:paraId="3E679D90">
            <w:pPr>
              <w:spacing w:before="0" w:after="0" w:line="240" w:lineRule="auto"/>
              <w:ind w:firstLine="0"/>
              <w:jc w:val="center"/>
              <w:rPr>
                <w:rFonts w:hint="eastAsia" w:ascii="宋体" w:hAnsi="宋体" w:eastAsia="宋体" w:cs="宋体"/>
              </w:rPr>
            </w:pPr>
            <w:r>
              <w:rPr>
                <w:rFonts w:hint="eastAsia" w:ascii="宋体" w:hAnsi="宋体" w:eastAsia="宋体" w:cs="宋体"/>
                <w:b/>
                <w:sz w:val="21"/>
              </w:rPr>
              <w:t>标准差</w:t>
            </w:r>
          </w:p>
        </w:tc>
        <w:tc>
          <w:tcPr>
            <w:tcW w:w="1643" w:type="dxa"/>
            <w:tcBorders>
              <w:top w:val="single" w:color="000000" w:sz="8" w:space="0"/>
              <w:bottom w:val="single" w:color="000000" w:sz="8" w:space="0"/>
            </w:tcBorders>
            <w:vAlign w:val="center"/>
          </w:tcPr>
          <w:p w14:paraId="48856F5B">
            <w:pPr>
              <w:spacing w:before="0" w:after="0" w:line="240" w:lineRule="auto"/>
              <w:ind w:firstLine="0"/>
              <w:jc w:val="both"/>
              <w:rPr>
                <w:rFonts w:hint="eastAsia" w:ascii="宋体" w:hAnsi="宋体" w:eastAsia="宋体" w:cs="宋体"/>
              </w:rPr>
            </w:pPr>
            <w:r>
              <w:rPr>
                <w:rFonts w:hint="eastAsia" w:ascii="宋体" w:hAnsi="宋体" w:eastAsia="宋体" w:cs="宋体"/>
                <w:b/>
                <w:sz w:val="21"/>
                <w:lang w:val="en-US" w:eastAsia="zh-CN"/>
              </w:rPr>
              <w:t>比较/完全符合</w:t>
            </w:r>
            <w:r>
              <w:rPr>
                <w:rFonts w:hint="eastAsia" w:ascii="宋体" w:hAnsi="宋体" w:eastAsia="宋体" w:cs="宋体"/>
                <w:b/>
                <w:sz w:val="21"/>
              </w:rPr>
              <w:t>比例（%）</w:t>
            </w:r>
          </w:p>
        </w:tc>
      </w:tr>
      <w:tr w14:paraId="1ED1E150">
        <w:tblPrEx>
          <w:tblCellMar>
            <w:top w:w="0" w:type="dxa"/>
            <w:left w:w="108" w:type="dxa"/>
            <w:bottom w:w="0" w:type="dxa"/>
            <w:right w:w="108" w:type="dxa"/>
          </w:tblCellMar>
        </w:tblPrEx>
        <w:trPr>
          <w:cantSplit/>
        </w:trPr>
        <w:tc>
          <w:tcPr>
            <w:tcW w:w="690" w:type="dxa"/>
            <w:vAlign w:val="center"/>
          </w:tcPr>
          <w:p w14:paraId="0566FA6C">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Q1</w:t>
            </w:r>
          </w:p>
        </w:tc>
        <w:tc>
          <w:tcPr>
            <w:tcW w:w="5731" w:type="dxa"/>
            <w:vAlign w:val="center"/>
          </w:tcPr>
          <w:p w14:paraId="1B1D2D24">
            <w:pPr>
              <w:spacing w:before="0" w:after="0" w:line="240" w:lineRule="auto"/>
              <w:ind w:firstLine="0"/>
              <w:jc w:val="left"/>
              <w:rPr>
                <w:rFonts w:hint="eastAsia" w:ascii="宋体" w:hAnsi="宋体" w:eastAsia="宋体" w:cs="宋体"/>
              </w:rPr>
            </w:pPr>
            <w:r>
              <w:rPr>
                <w:rFonts w:hint="eastAsia" w:ascii="宋体" w:hAnsi="宋体" w:eastAsia="宋体" w:cs="宋体"/>
                <w:b w:val="0"/>
                <w:sz w:val="21"/>
              </w:rPr>
              <w:t>遇到比较复杂的学习问题时，我会把它分成几个小问题来思考</w:t>
            </w:r>
          </w:p>
        </w:tc>
        <w:tc>
          <w:tcPr>
            <w:tcW w:w="936" w:type="dxa"/>
            <w:vAlign w:val="center"/>
          </w:tcPr>
          <w:p w14:paraId="3D344357">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3.50</w:t>
            </w:r>
          </w:p>
        </w:tc>
        <w:tc>
          <w:tcPr>
            <w:tcW w:w="936" w:type="dxa"/>
            <w:vAlign w:val="center"/>
          </w:tcPr>
          <w:p w14:paraId="489AE334">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0.73</w:t>
            </w:r>
          </w:p>
        </w:tc>
        <w:tc>
          <w:tcPr>
            <w:tcW w:w="1643" w:type="dxa"/>
            <w:vAlign w:val="center"/>
          </w:tcPr>
          <w:p w14:paraId="7A40F79B">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62.18</w:t>
            </w:r>
          </w:p>
        </w:tc>
      </w:tr>
      <w:tr w14:paraId="71286765">
        <w:tblPrEx>
          <w:tblCellMar>
            <w:top w:w="0" w:type="dxa"/>
            <w:left w:w="108" w:type="dxa"/>
            <w:bottom w:w="0" w:type="dxa"/>
            <w:right w:w="108" w:type="dxa"/>
          </w:tblCellMar>
        </w:tblPrEx>
        <w:trPr>
          <w:cantSplit/>
        </w:trPr>
        <w:tc>
          <w:tcPr>
            <w:tcW w:w="690" w:type="dxa"/>
            <w:vAlign w:val="center"/>
          </w:tcPr>
          <w:p w14:paraId="6519635B">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Q2</w:t>
            </w:r>
          </w:p>
        </w:tc>
        <w:tc>
          <w:tcPr>
            <w:tcW w:w="5731" w:type="dxa"/>
            <w:vAlign w:val="center"/>
          </w:tcPr>
          <w:p w14:paraId="1067E4E9">
            <w:pPr>
              <w:spacing w:before="0" w:after="0" w:line="240" w:lineRule="auto"/>
              <w:ind w:firstLine="0"/>
              <w:jc w:val="left"/>
              <w:rPr>
                <w:rFonts w:hint="eastAsia" w:ascii="宋体" w:hAnsi="宋体" w:eastAsia="宋体" w:cs="宋体"/>
              </w:rPr>
            </w:pPr>
            <w:r>
              <w:rPr>
                <w:rFonts w:hint="eastAsia" w:ascii="宋体" w:hAnsi="宋体" w:eastAsia="宋体" w:cs="宋体"/>
                <w:b w:val="0"/>
                <w:sz w:val="21"/>
              </w:rPr>
              <w:t>学习新知识时，我能发现它与以前学过的知识之间的联系</w:t>
            </w:r>
          </w:p>
        </w:tc>
        <w:tc>
          <w:tcPr>
            <w:tcW w:w="936" w:type="dxa"/>
            <w:vAlign w:val="center"/>
          </w:tcPr>
          <w:p w14:paraId="1EA8B609">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3.70</w:t>
            </w:r>
          </w:p>
        </w:tc>
        <w:tc>
          <w:tcPr>
            <w:tcW w:w="936" w:type="dxa"/>
            <w:vAlign w:val="center"/>
          </w:tcPr>
          <w:p w14:paraId="13E64ADD">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0.58</w:t>
            </w:r>
          </w:p>
        </w:tc>
        <w:tc>
          <w:tcPr>
            <w:tcW w:w="1643" w:type="dxa"/>
            <w:vAlign w:val="center"/>
          </w:tcPr>
          <w:p w14:paraId="3DB66DE1">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75.04</w:t>
            </w:r>
          </w:p>
        </w:tc>
      </w:tr>
      <w:tr w14:paraId="42237FF2">
        <w:tblPrEx>
          <w:tblCellMar>
            <w:top w:w="0" w:type="dxa"/>
            <w:left w:w="108" w:type="dxa"/>
            <w:bottom w:w="0" w:type="dxa"/>
            <w:right w:w="108" w:type="dxa"/>
          </w:tblCellMar>
        </w:tblPrEx>
        <w:trPr>
          <w:cantSplit/>
        </w:trPr>
        <w:tc>
          <w:tcPr>
            <w:tcW w:w="690" w:type="dxa"/>
            <w:vAlign w:val="center"/>
          </w:tcPr>
          <w:p w14:paraId="698AC2E2">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Q3</w:t>
            </w:r>
          </w:p>
        </w:tc>
        <w:tc>
          <w:tcPr>
            <w:tcW w:w="5731" w:type="dxa"/>
            <w:vAlign w:val="center"/>
          </w:tcPr>
          <w:p w14:paraId="1EE66821">
            <w:pPr>
              <w:spacing w:before="0" w:after="0" w:line="240" w:lineRule="auto"/>
              <w:ind w:firstLine="0"/>
              <w:jc w:val="left"/>
              <w:rPr>
                <w:rFonts w:hint="eastAsia" w:ascii="宋体" w:hAnsi="宋体" w:eastAsia="宋体" w:cs="宋体"/>
              </w:rPr>
            </w:pPr>
            <w:r>
              <w:rPr>
                <w:rFonts w:hint="eastAsia" w:ascii="宋体" w:hAnsi="宋体" w:eastAsia="宋体" w:cs="宋体"/>
                <w:b w:val="0"/>
                <w:sz w:val="21"/>
              </w:rPr>
              <w:t>面对较多的学习信息时，我能找出其中重要的内容</w:t>
            </w:r>
          </w:p>
        </w:tc>
        <w:tc>
          <w:tcPr>
            <w:tcW w:w="936" w:type="dxa"/>
            <w:vAlign w:val="center"/>
          </w:tcPr>
          <w:p w14:paraId="4FD8CD4A">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3.67</w:t>
            </w:r>
          </w:p>
        </w:tc>
        <w:tc>
          <w:tcPr>
            <w:tcW w:w="936" w:type="dxa"/>
            <w:vAlign w:val="center"/>
          </w:tcPr>
          <w:p w14:paraId="7EA325C0">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0.60</w:t>
            </w:r>
          </w:p>
        </w:tc>
        <w:tc>
          <w:tcPr>
            <w:tcW w:w="1643" w:type="dxa"/>
            <w:vAlign w:val="center"/>
          </w:tcPr>
          <w:p w14:paraId="13E59D56">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72.81</w:t>
            </w:r>
          </w:p>
        </w:tc>
      </w:tr>
      <w:tr w14:paraId="3A9C2D10">
        <w:tblPrEx>
          <w:tblCellMar>
            <w:top w:w="0" w:type="dxa"/>
            <w:left w:w="108" w:type="dxa"/>
            <w:bottom w:w="0" w:type="dxa"/>
            <w:right w:w="108" w:type="dxa"/>
          </w:tblCellMar>
        </w:tblPrEx>
        <w:trPr>
          <w:cantSplit/>
        </w:trPr>
        <w:tc>
          <w:tcPr>
            <w:tcW w:w="690" w:type="dxa"/>
            <w:tcBorders>
              <w:bottom w:val="single" w:color="000000" w:sz="8" w:space="0"/>
            </w:tcBorders>
            <w:vAlign w:val="center"/>
          </w:tcPr>
          <w:p w14:paraId="7AD5CAFF">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Q4</w:t>
            </w:r>
          </w:p>
        </w:tc>
        <w:tc>
          <w:tcPr>
            <w:tcW w:w="5731" w:type="dxa"/>
            <w:tcBorders>
              <w:bottom w:val="single" w:color="000000" w:sz="8" w:space="0"/>
            </w:tcBorders>
            <w:vAlign w:val="center"/>
          </w:tcPr>
          <w:p w14:paraId="6F2A6A9B">
            <w:pPr>
              <w:spacing w:before="0" w:after="0" w:line="240" w:lineRule="auto"/>
              <w:ind w:firstLine="0"/>
              <w:jc w:val="left"/>
              <w:rPr>
                <w:rFonts w:hint="eastAsia" w:ascii="宋体" w:hAnsi="宋体" w:eastAsia="宋体" w:cs="宋体"/>
              </w:rPr>
            </w:pPr>
            <w:r>
              <w:rPr>
                <w:rFonts w:hint="eastAsia" w:ascii="宋体" w:hAnsi="宋体" w:eastAsia="宋体" w:cs="宋体"/>
                <w:b w:val="0"/>
                <w:sz w:val="21"/>
              </w:rPr>
              <w:t>看到一个现象或结果时，我会进一步思考它产生的原因</w:t>
            </w:r>
          </w:p>
        </w:tc>
        <w:tc>
          <w:tcPr>
            <w:tcW w:w="936" w:type="dxa"/>
            <w:tcBorders>
              <w:bottom w:val="single" w:color="000000" w:sz="8" w:space="0"/>
            </w:tcBorders>
            <w:vAlign w:val="center"/>
          </w:tcPr>
          <w:p w14:paraId="62D86161">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3.60</w:t>
            </w:r>
          </w:p>
        </w:tc>
        <w:tc>
          <w:tcPr>
            <w:tcW w:w="936" w:type="dxa"/>
            <w:tcBorders>
              <w:bottom w:val="single" w:color="000000" w:sz="8" w:space="0"/>
            </w:tcBorders>
            <w:vAlign w:val="center"/>
          </w:tcPr>
          <w:p w14:paraId="30E8571D">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0.64</w:t>
            </w:r>
          </w:p>
        </w:tc>
        <w:tc>
          <w:tcPr>
            <w:tcW w:w="1643" w:type="dxa"/>
            <w:tcBorders>
              <w:bottom w:val="single" w:color="000000" w:sz="8" w:space="0"/>
            </w:tcBorders>
            <w:vAlign w:val="center"/>
          </w:tcPr>
          <w:p w14:paraId="56964FCD">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67.53</w:t>
            </w:r>
          </w:p>
        </w:tc>
      </w:tr>
    </w:tbl>
    <w:p w14:paraId="059583EE">
      <w:pPr>
        <w:pageBreakBefore w:val="0"/>
        <w:numPr>
          <w:ilvl w:val="0"/>
          <w:numId w:val="0"/>
        </w:numPr>
        <w:overflowPunct w:val="0"/>
        <w:bidi w:val="0"/>
        <w:snapToGrid w:val="0"/>
        <w:spacing w:before="0" w:after="0" w:line="360" w:lineRule="auto"/>
        <w:ind w:left="0" w:firstLineChars="200"/>
        <w:jc w:val="both"/>
        <w:textAlignment w:val="auto"/>
        <w:rPr>
          <w:rFonts w:hint="eastAsia" w:ascii="宋体" w:hAnsi="宋体" w:eastAsia="宋体" w:cs="宋体"/>
          <w:color w:val="auto"/>
          <w:kern w:val="0"/>
          <w:sz w:val="24"/>
          <w:szCs w:val="24"/>
          <w:lang w:val="en-US" w:eastAsia="zh-CN"/>
        </w:rPr>
      </w:pPr>
      <w:r>
        <w:rPr>
          <w:rFonts w:hint="eastAsia" w:ascii="宋体" w:hAnsi="宋体" w:eastAsia="宋体" w:cs="宋体"/>
          <w:b w:val="0"/>
          <w:color w:val="auto"/>
          <w:kern w:val="0"/>
          <w:sz w:val="24"/>
          <w:szCs w:val="24"/>
          <w:lang w:val="en-US" w:eastAsia="zh-CN"/>
        </w:rPr>
        <w:t>分析维度均值为3.62，标准差为0.53，低于合作共情、责任担当和包容创新维度。新旧知识联系Q2均值为3.70，积极选择比例为75.04%；复杂问题拆解Q1均值为3.50，积极选择比例为62.18%，为该维度最低。学生对知识联系与重要信息识别的自评相对较高，但将复杂问题转化为若干可处理的小问题仍显不足。教学中应加强问题条件梳理、关键关系辨识与解决步骤设计，通过问题链、关系图和思考过程展示，帮助学生形成较清晰的分析路径。</w:t>
      </w:r>
    </w:p>
    <w:p w14:paraId="1AFF02EC">
      <w:pPr>
        <w:pageBreakBefore w:val="0"/>
        <w:overflowPunct w:val="0"/>
        <w:bidi w:val="0"/>
        <w:snapToGrid w:val="0"/>
        <w:spacing w:before="0" w:after="0" w:line="360" w:lineRule="auto"/>
        <w:ind w:firstLine="480" w:firstLineChars="200"/>
        <w:jc w:val="both"/>
        <w:textAlignment w:val="auto"/>
        <w:outlineLvl w:val="5"/>
        <w:rPr>
          <w:rFonts w:hint="eastAsia" w:ascii="宋体" w:hAnsi="宋体" w:eastAsia="宋体" w:cs="宋体"/>
          <w:b/>
          <w:bCs/>
          <w:sz w:val="24"/>
          <w:szCs w:val="32"/>
        </w:rPr>
      </w:pPr>
      <w:r>
        <w:rPr>
          <w:rFonts w:hint="eastAsia" w:ascii="宋体" w:hAnsi="宋体" w:eastAsia="宋体" w:cs="宋体"/>
          <w:b w:val="0"/>
          <w:bCs/>
          <w:sz w:val="24"/>
          <w:szCs w:val="32"/>
        </w:rPr>
        <w:t>②评价</w:t>
      </w:r>
    </w:p>
    <w:p w14:paraId="616E9761">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表3-6  评价维度各题项统计（n＝1346）</w:t>
      </w:r>
    </w:p>
    <w:tbl>
      <w:tblPr>
        <w:tblStyle w:val="12"/>
        <w:tblW w:w="8522" w:type="dxa"/>
        <w:jc w:val="center"/>
        <w:tblLayout w:type="fixed"/>
        <w:tblCellMar>
          <w:top w:w="0" w:type="dxa"/>
          <w:left w:w="0" w:type="dxa"/>
          <w:bottom w:w="0" w:type="dxa"/>
          <w:right w:w="0" w:type="dxa"/>
        </w:tblCellMar>
      </w:tblPr>
      <w:tblGrid>
        <w:gridCol w:w="784"/>
        <w:gridCol w:w="3972"/>
        <w:gridCol w:w="784"/>
        <w:gridCol w:w="975"/>
        <w:gridCol w:w="2007"/>
      </w:tblGrid>
      <w:tr w14:paraId="13CD12D8">
        <w:tblPrEx>
          <w:tblCellMar>
            <w:top w:w="0" w:type="dxa"/>
            <w:left w:w="0" w:type="dxa"/>
            <w:bottom w:w="0" w:type="dxa"/>
            <w:right w:w="0" w:type="dxa"/>
          </w:tblCellMar>
        </w:tblPrEx>
        <w:trPr>
          <w:cantSplit/>
          <w:tblHeader/>
          <w:jc w:val="center"/>
        </w:trPr>
        <w:tc>
          <w:tcPr>
            <w:tcW w:w="784" w:type="dxa"/>
            <w:tcBorders>
              <w:top w:val="single" w:color="000000" w:sz="12" w:space="0"/>
            </w:tcBorders>
            <w:vAlign w:val="center"/>
          </w:tcPr>
          <w:p w14:paraId="068643F1">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rPr>
              <w:t>题号</w:t>
            </w:r>
          </w:p>
        </w:tc>
        <w:tc>
          <w:tcPr>
            <w:tcW w:w="3972" w:type="dxa"/>
            <w:tcBorders>
              <w:top w:val="single" w:color="000000" w:sz="12" w:space="0"/>
            </w:tcBorders>
            <w:vAlign w:val="center"/>
          </w:tcPr>
          <w:p w14:paraId="4EA7D003">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rPr>
              <w:t>题项内容</w:t>
            </w:r>
          </w:p>
        </w:tc>
        <w:tc>
          <w:tcPr>
            <w:tcW w:w="784" w:type="dxa"/>
            <w:tcBorders>
              <w:top w:val="single" w:color="000000" w:sz="12" w:space="0"/>
            </w:tcBorders>
            <w:vAlign w:val="center"/>
          </w:tcPr>
          <w:p w14:paraId="6710716E">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rPr>
              <w:t>均值</w:t>
            </w:r>
          </w:p>
        </w:tc>
        <w:tc>
          <w:tcPr>
            <w:tcW w:w="975" w:type="dxa"/>
            <w:tcBorders>
              <w:top w:val="single" w:color="000000" w:sz="12" w:space="0"/>
            </w:tcBorders>
            <w:vAlign w:val="center"/>
          </w:tcPr>
          <w:p w14:paraId="6036E183">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rPr>
              <w:t>标准差</w:t>
            </w:r>
          </w:p>
        </w:tc>
        <w:tc>
          <w:tcPr>
            <w:tcW w:w="2007" w:type="dxa"/>
            <w:tcBorders>
              <w:top w:val="single" w:color="000000" w:sz="12" w:space="0"/>
            </w:tcBorders>
            <w:vAlign w:val="center"/>
          </w:tcPr>
          <w:p w14:paraId="55A48A75">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lang w:val="en-US" w:eastAsia="zh-CN"/>
              </w:rPr>
              <w:t>比较/完全符合</w:t>
            </w:r>
            <w:r>
              <w:rPr>
                <w:rFonts w:hint="eastAsia" w:ascii="宋体" w:hAnsi="宋体" w:eastAsia="宋体" w:cs="宋体"/>
                <w:b/>
                <w:sz w:val="21"/>
              </w:rPr>
              <w:t>比例</w:t>
            </w:r>
          </w:p>
          <w:p w14:paraId="4DE1396B">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rPr>
              <w:t>（%）</w:t>
            </w:r>
          </w:p>
        </w:tc>
      </w:tr>
      <w:tr w14:paraId="07308315">
        <w:tblPrEx>
          <w:tblCellMar>
            <w:top w:w="0" w:type="dxa"/>
            <w:left w:w="0" w:type="dxa"/>
            <w:bottom w:w="0" w:type="dxa"/>
            <w:right w:w="0" w:type="dxa"/>
          </w:tblCellMar>
        </w:tblPrEx>
        <w:trPr>
          <w:cantSplit/>
          <w:jc w:val="center"/>
        </w:trPr>
        <w:tc>
          <w:tcPr>
            <w:tcW w:w="784" w:type="dxa"/>
            <w:tcBorders>
              <w:top w:val="single" w:color="000000" w:sz="4" w:space="0"/>
            </w:tcBorders>
            <w:vAlign w:val="center"/>
          </w:tcPr>
          <w:p w14:paraId="48CCA7E8">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Q5</w:t>
            </w:r>
          </w:p>
        </w:tc>
        <w:tc>
          <w:tcPr>
            <w:tcW w:w="3972" w:type="dxa"/>
            <w:tcBorders>
              <w:top w:val="single" w:color="000000" w:sz="4" w:space="0"/>
            </w:tcBorders>
            <w:vAlign w:val="center"/>
          </w:tcPr>
          <w:p w14:paraId="6035751E">
            <w:pPr>
              <w:snapToGrid w:val="0"/>
              <w:spacing w:before="0" w:after="0" w:line="240" w:lineRule="auto"/>
              <w:ind w:left="0" w:right="0" w:firstLine="0"/>
              <w:jc w:val="left"/>
              <w:rPr>
                <w:rFonts w:hint="eastAsia" w:ascii="宋体" w:hAnsi="宋体" w:eastAsia="宋体" w:cs="宋体"/>
                <w:sz w:val="19"/>
              </w:rPr>
            </w:pPr>
            <w:r>
              <w:rPr>
                <w:rFonts w:hint="eastAsia" w:ascii="宋体" w:hAnsi="宋体" w:eastAsia="宋体" w:cs="宋体"/>
                <w:b w:val="0"/>
                <w:sz w:val="21"/>
              </w:rPr>
              <w:t>看到一个观点或结论时，我会思考它有没有充分的依据</w:t>
            </w:r>
          </w:p>
        </w:tc>
        <w:tc>
          <w:tcPr>
            <w:tcW w:w="784" w:type="dxa"/>
            <w:tcBorders>
              <w:top w:val="single" w:color="000000" w:sz="4" w:space="0"/>
            </w:tcBorders>
            <w:vAlign w:val="center"/>
          </w:tcPr>
          <w:p w14:paraId="4608B550">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3.63</w:t>
            </w:r>
          </w:p>
        </w:tc>
        <w:tc>
          <w:tcPr>
            <w:tcW w:w="975" w:type="dxa"/>
            <w:tcBorders>
              <w:top w:val="single" w:color="000000" w:sz="4" w:space="0"/>
            </w:tcBorders>
            <w:vAlign w:val="center"/>
          </w:tcPr>
          <w:p w14:paraId="0063B142">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0.63</w:t>
            </w:r>
          </w:p>
        </w:tc>
        <w:tc>
          <w:tcPr>
            <w:tcW w:w="2007" w:type="dxa"/>
            <w:tcBorders>
              <w:top w:val="single" w:color="000000" w:sz="4" w:space="0"/>
            </w:tcBorders>
            <w:vAlign w:val="center"/>
          </w:tcPr>
          <w:p w14:paraId="177A0AF8">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70.28</w:t>
            </w:r>
          </w:p>
        </w:tc>
      </w:tr>
      <w:tr w14:paraId="57615335">
        <w:tblPrEx>
          <w:tblCellMar>
            <w:top w:w="0" w:type="dxa"/>
            <w:left w:w="0" w:type="dxa"/>
            <w:bottom w:w="0" w:type="dxa"/>
            <w:right w:w="0" w:type="dxa"/>
          </w:tblCellMar>
        </w:tblPrEx>
        <w:trPr>
          <w:cantSplit/>
          <w:jc w:val="center"/>
        </w:trPr>
        <w:tc>
          <w:tcPr>
            <w:tcW w:w="784" w:type="dxa"/>
            <w:vAlign w:val="center"/>
          </w:tcPr>
          <w:p w14:paraId="63664782">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Q6</w:t>
            </w:r>
          </w:p>
        </w:tc>
        <w:tc>
          <w:tcPr>
            <w:tcW w:w="3972" w:type="dxa"/>
            <w:vAlign w:val="center"/>
          </w:tcPr>
          <w:p w14:paraId="6FA9E6B6">
            <w:pPr>
              <w:snapToGrid w:val="0"/>
              <w:spacing w:before="0" w:after="0" w:line="240" w:lineRule="auto"/>
              <w:ind w:left="0" w:right="0" w:firstLine="0"/>
              <w:jc w:val="left"/>
              <w:rPr>
                <w:rFonts w:hint="eastAsia" w:ascii="宋体" w:hAnsi="宋体" w:eastAsia="宋体" w:cs="宋体"/>
                <w:sz w:val="19"/>
              </w:rPr>
            </w:pPr>
            <w:r>
              <w:rPr>
                <w:rFonts w:hint="eastAsia" w:ascii="宋体" w:hAnsi="宋体" w:eastAsia="宋体" w:cs="宋体"/>
                <w:b w:val="0"/>
                <w:sz w:val="21"/>
              </w:rPr>
              <w:t>我能发现自己学习方法中存在的问题</w:t>
            </w:r>
          </w:p>
        </w:tc>
        <w:tc>
          <w:tcPr>
            <w:tcW w:w="784" w:type="dxa"/>
            <w:vAlign w:val="center"/>
          </w:tcPr>
          <w:p w14:paraId="70AE544D">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3.57</w:t>
            </w:r>
          </w:p>
        </w:tc>
        <w:tc>
          <w:tcPr>
            <w:tcW w:w="975" w:type="dxa"/>
            <w:vAlign w:val="center"/>
          </w:tcPr>
          <w:p w14:paraId="74EA6AFF">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0.69</w:t>
            </w:r>
          </w:p>
        </w:tc>
        <w:tc>
          <w:tcPr>
            <w:tcW w:w="2007" w:type="dxa"/>
            <w:vAlign w:val="center"/>
          </w:tcPr>
          <w:p w14:paraId="329A2E32">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66.12</w:t>
            </w:r>
          </w:p>
        </w:tc>
      </w:tr>
      <w:tr w14:paraId="768F1919">
        <w:tblPrEx>
          <w:tblCellMar>
            <w:top w:w="0" w:type="dxa"/>
            <w:left w:w="0" w:type="dxa"/>
            <w:bottom w:w="0" w:type="dxa"/>
            <w:right w:w="0" w:type="dxa"/>
          </w:tblCellMar>
        </w:tblPrEx>
        <w:trPr>
          <w:cantSplit/>
          <w:jc w:val="center"/>
        </w:trPr>
        <w:tc>
          <w:tcPr>
            <w:tcW w:w="784" w:type="dxa"/>
            <w:vAlign w:val="center"/>
          </w:tcPr>
          <w:p w14:paraId="09E3EEF9">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Q7</w:t>
            </w:r>
          </w:p>
        </w:tc>
        <w:tc>
          <w:tcPr>
            <w:tcW w:w="3972" w:type="dxa"/>
            <w:vAlign w:val="center"/>
          </w:tcPr>
          <w:p w14:paraId="7EA03FA4">
            <w:pPr>
              <w:snapToGrid w:val="0"/>
              <w:spacing w:before="0" w:after="0" w:line="240" w:lineRule="auto"/>
              <w:ind w:left="0" w:right="0" w:firstLine="0"/>
              <w:jc w:val="left"/>
              <w:rPr>
                <w:rFonts w:hint="eastAsia" w:ascii="宋体" w:hAnsi="宋体" w:eastAsia="宋体" w:cs="宋体"/>
                <w:sz w:val="19"/>
              </w:rPr>
            </w:pPr>
            <w:r>
              <w:rPr>
                <w:rFonts w:hint="eastAsia" w:ascii="宋体" w:hAnsi="宋体" w:eastAsia="宋体" w:cs="宋体"/>
                <w:b w:val="0"/>
                <w:sz w:val="21"/>
              </w:rPr>
              <w:t>面对不同的解决方法时，我会比较它们的优缺点</w:t>
            </w:r>
          </w:p>
        </w:tc>
        <w:tc>
          <w:tcPr>
            <w:tcW w:w="784" w:type="dxa"/>
            <w:vAlign w:val="center"/>
          </w:tcPr>
          <w:p w14:paraId="4BB0D830">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3.65</w:t>
            </w:r>
          </w:p>
        </w:tc>
        <w:tc>
          <w:tcPr>
            <w:tcW w:w="975" w:type="dxa"/>
            <w:vAlign w:val="center"/>
          </w:tcPr>
          <w:p w14:paraId="41EC8548">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0.61</w:t>
            </w:r>
          </w:p>
        </w:tc>
        <w:tc>
          <w:tcPr>
            <w:tcW w:w="2007" w:type="dxa"/>
            <w:vAlign w:val="center"/>
          </w:tcPr>
          <w:p w14:paraId="117A1EA8">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71.62</w:t>
            </w:r>
          </w:p>
        </w:tc>
      </w:tr>
      <w:tr w14:paraId="5C2E9753">
        <w:tblPrEx>
          <w:tblCellMar>
            <w:top w:w="0" w:type="dxa"/>
            <w:left w:w="0" w:type="dxa"/>
            <w:bottom w:w="0" w:type="dxa"/>
            <w:right w:w="0" w:type="dxa"/>
          </w:tblCellMar>
        </w:tblPrEx>
        <w:trPr>
          <w:cantSplit/>
          <w:jc w:val="center"/>
        </w:trPr>
        <w:tc>
          <w:tcPr>
            <w:tcW w:w="784" w:type="dxa"/>
            <w:tcBorders>
              <w:bottom w:val="single" w:color="000000" w:sz="12" w:space="0"/>
            </w:tcBorders>
            <w:vAlign w:val="center"/>
          </w:tcPr>
          <w:p w14:paraId="04953F06">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Q8</w:t>
            </w:r>
          </w:p>
        </w:tc>
        <w:tc>
          <w:tcPr>
            <w:tcW w:w="3972" w:type="dxa"/>
            <w:tcBorders>
              <w:bottom w:val="single" w:color="000000" w:sz="12" w:space="0"/>
            </w:tcBorders>
            <w:vAlign w:val="center"/>
          </w:tcPr>
          <w:p w14:paraId="54866ECD">
            <w:pPr>
              <w:snapToGrid w:val="0"/>
              <w:spacing w:before="0" w:after="0" w:line="240" w:lineRule="auto"/>
              <w:ind w:left="0" w:right="0" w:firstLine="0"/>
              <w:jc w:val="left"/>
              <w:rPr>
                <w:rFonts w:hint="eastAsia" w:ascii="宋体" w:hAnsi="宋体" w:eastAsia="宋体" w:cs="宋体"/>
                <w:sz w:val="19"/>
              </w:rPr>
            </w:pPr>
            <w:r>
              <w:rPr>
                <w:rFonts w:hint="eastAsia" w:ascii="宋体" w:hAnsi="宋体" w:eastAsia="宋体" w:cs="宋体"/>
                <w:b w:val="0"/>
                <w:sz w:val="21"/>
              </w:rPr>
              <w:t>对于书本、老师或他人提出的观点，我会经过思考后再作判断</w:t>
            </w:r>
          </w:p>
        </w:tc>
        <w:tc>
          <w:tcPr>
            <w:tcW w:w="784" w:type="dxa"/>
            <w:tcBorders>
              <w:bottom w:val="single" w:color="000000" w:sz="12" w:space="0"/>
            </w:tcBorders>
            <w:vAlign w:val="center"/>
          </w:tcPr>
          <w:p w14:paraId="607CB1A0">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3.67</w:t>
            </w:r>
          </w:p>
        </w:tc>
        <w:tc>
          <w:tcPr>
            <w:tcW w:w="975" w:type="dxa"/>
            <w:tcBorders>
              <w:bottom w:val="single" w:color="000000" w:sz="12" w:space="0"/>
            </w:tcBorders>
            <w:vAlign w:val="center"/>
          </w:tcPr>
          <w:p w14:paraId="6437BF3A">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0.60</w:t>
            </w:r>
          </w:p>
        </w:tc>
        <w:tc>
          <w:tcPr>
            <w:tcW w:w="2007" w:type="dxa"/>
            <w:tcBorders>
              <w:bottom w:val="single" w:color="000000" w:sz="12" w:space="0"/>
            </w:tcBorders>
            <w:vAlign w:val="center"/>
          </w:tcPr>
          <w:p w14:paraId="69ABD989">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72.81</w:t>
            </w:r>
          </w:p>
        </w:tc>
      </w:tr>
    </w:tbl>
    <w:p w14:paraId="278A0AF3">
      <w:pPr>
        <w:pageBreakBefore w:val="0"/>
        <w:numPr>
          <w:ilvl w:val="0"/>
          <w:numId w:val="0"/>
        </w:numPr>
        <w:overflowPunct w:val="0"/>
        <w:bidi w:val="0"/>
        <w:snapToGrid w:val="0"/>
        <w:spacing w:before="0" w:after="0" w:line="360" w:lineRule="auto"/>
        <w:ind w:left="0" w:firstLineChars="200"/>
        <w:jc w:val="both"/>
        <w:textAlignment w:val="auto"/>
        <w:rPr>
          <w:rFonts w:hint="eastAsia" w:ascii="宋体" w:hAnsi="宋体" w:eastAsia="宋体" w:cs="宋体"/>
          <w:color w:val="auto"/>
          <w:kern w:val="0"/>
          <w:sz w:val="24"/>
          <w:szCs w:val="24"/>
          <w:lang w:val="en-US" w:eastAsia="zh-CN"/>
        </w:rPr>
      </w:pPr>
      <w:r>
        <w:rPr>
          <w:rFonts w:hint="eastAsia" w:ascii="宋体" w:hAnsi="宋体" w:eastAsia="宋体" w:cs="宋体"/>
          <w:b w:val="0"/>
          <w:color w:val="auto"/>
          <w:kern w:val="0"/>
          <w:sz w:val="24"/>
          <w:szCs w:val="24"/>
          <w:lang w:val="en-US" w:eastAsia="zh-CN"/>
        </w:rPr>
        <w:t xml:space="preserve">评价维度均值为3.63，标准差为0.51。独立思考后作出判断Q8均值为3.67，方法优缺点比较Q7均值为3.65；发现自身学习方法问题Q6均值为3.57，积极选择比例为66.12%，相对较低</w:t>
      </w:r>
      <w:del w:id="90023" w:author="Claude" w:date="2026-10-27T03:49:22Z">
        <w:r>
          <w:rPr>
            <w:rFonts w:hint="eastAsia" w:ascii="宋体" w:hAnsi="宋体" w:eastAsia="宋体" w:cs="宋体"/>
            <w:b w:val="0"/>
            <w:color w:val="auto"/>
            <w:kern w:val="0"/>
            <w:sz w:val="24"/>
            <w:szCs w:val="24"/>
            <w:lang w:val="en-US" w:eastAsia="zh-CN"/>
          </w:rPr>
          <w:delText xml:space="preserve">。这表明</w:delText>
        </w:r>
      </w:del>
      <w:r>
        <w:rPr>
          <w:rFonts w:hint="eastAsia" w:ascii="宋体" w:hAnsi="宋体" w:eastAsia="宋体" w:cs="宋体"/>
          <w:b w:val="0"/>
          <w:color w:val="auto"/>
          <w:kern w:val="0"/>
          <w:sz w:val="24"/>
          <w:szCs w:val="24"/>
          <w:lang w:val="en-US" w:eastAsia="zh-CN"/>
        </w:rPr>
        <w:t xml:space="preserve">，学生对外部观点和方法进行比较判断的自评，略高于对自身学习过程进行诊断的自评。后续教学应将评价标准落实到具体任务，通过样例比较、理由说明与自评记录，引导学生明确判断依据，并识别自身方法需要调整的地方。</w:t>
      </w:r>
    </w:p>
    <w:p w14:paraId="6F09B4D9">
      <w:pPr>
        <w:pageBreakBefore w:val="0"/>
        <w:overflowPunct w:val="0"/>
        <w:bidi w:val="0"/>
        <w:snapToGrid w:val="0"/>
        <w:spacing w:before="0" w:after="0" w:line="360" w:lineRule="auto"/>
        <w:ind w:firstLine="480" w:firstLineChars="200"/>
        <w:jc w:val="both"/>
        <w:textAlignment w:val="auto"/>
        <w:outlineLvl w:val="5"/>
        <w:rPr>
          <w:rFonts w:hint="eastAsia" w:ascii="宋体" w:hAnsi="宋体" w:eastAsia="宋体" w:cs="宋体"/>
          <w:b/>
          <w:bCs/>
          <w:sz w:val="24"/>
          <w:szCs w:val="32"/>
        </w:rPr>
      </w:pPr>
      <w:r>
        <w:rPr>
          <w:rFonts w:hint="eastAsia" w:ascii="宋体" w:hAnsi="宋体" w:eastAsia="宋体" w:cs="宋体"/>
          <w:b w:val="0"/>
          <w:bCs/>
          <w:sz w:val="24"/>
          <w:szCs w:val="32"/>
        </w:rPr>
        <w:t>③创造</w:t>
      </w:r>
    </w:p>
    <w:p w14:paraId="45F34FC7">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表3-7  创造维度各题项统计（n＝1346）</w:t>
      </w:r>
    </w:p>
    <w:tbl>
      <w:tblPr>
        <w:tblStyle w:val="12"/>
        <w:tblW w:w="8522" w:type="dxa"/>
        <w:jc w:val="center"/>
        <w:tblLayout w:type="fixed"/>
        <w:tblCellMar>
          <w:top w:w="0" w:type="dxa"/>
          <w:left w:w="0" w:type="dxa"/>
          <w:bottom w:w="0" w:type="dxa"/>
          <w:right w:w="0" w:type="dxa"/>
        </w:tblCellMar>
      </w:tblPr>
      <w:tblGrid>
        <w:gridCol w:w="784"/>
        <w:gridCol w:w="3971"/>
        <w:gridCol w:w="785"/>
        <w:gridCol w:w="975"/>
        <w:gridCol w:w="2007"/>
      </w:tblGrid>
      <w:tr w14:paraId="421A7535">
        <w:tblPrEx>
          <w:tblCellMar>
            <w:top w:w="0" w:type="dxa"/>
            <w:left w:w="0" w:type="dxa"/>
            <w:bottom w:w="0" w:type="dxa"/>
            <w:right w:w="0" w:type="dxa"/>
          </w:tblCellMar>
        </w:tblPrEx>
        <w:trPr>
          <w:cantSplit/>
          <w:tblHeader/>
          <w:jc w:val="center"/>
        </w:trPr>
        <w:tc>
          <w:tcPr>
            <w:tcW w:w="784" w:type="dxa"/>
            <w:tcBorders>
              <w:top w:val="single" w:color="000000" w:sz="12" w:space="0"/>
            </w:tcBorders>
            <w:vAlign w:val="center"/>
          </w:tcPr>
          <w:p w14:paraId="576B2920">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rPr>
              <w:t>题号</w:t>
            </w:r>
          </w:p>
        </w:tc>
        <w:tc>
          <w:tcPr>
            <w:tcW w:w="3971" w:type="dxa"/>
            <w:tcBorders>
              <w:top w:val="single" w:color="000000" w:sz="12" w:space="0"/>
            </w:tcBorders>
            <w:vAlign w:val="center"/>
          </w:tcPr>
          <w:p w14:paraId="632694C6">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rPr>
              <w:t>题项内容</w:t>
            </w:r>
          </w:p>
        </w:tc>
        <w:tc>
          <w:tcPr>
            <w:tcW w:w="785" w:type="dxa"/>
            <w:tcBorders>
              <w:top w:val="single" w:color="000000" w:sz="12" w:space="0"/>
            </w:tcBorders>
            <w:vAlign w:val="center"/>
          </w:tcPr>
          <w:p w14:paraId="416FB29C">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rPr>
              <w:t>均值</w:t>
            </w:r>
          </w:p>
        </w:tc>
        <w:tc>
          <w:tcPr>
            <w:tcW w:w="975" w:type="dxa"/>
            <w:tcBorders>
              <w:top w:val="single" w:color="000000" w:sz="12" w:space="0"/>
            </w:tcBorders>
            <w:vAlign w:val="center"/>
          </w:tcPr>
          <w:p w14:paraId="5DD42F96">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rPr>
              <w:t>标准差</w:t>
            </w:r>
          </w:p>
        </w:tc>
        <w:tc>
          <w:tcPr>
            <w:tcW w:w="2007" w:type="dxa"/>
            <w:tcBorders>
              <w:top w:val="single" w:color="000000" w:sz="12" w:space="0"/>
            </w:tcBorders>
            <w:vAlign w:val="center"/>
          </w:tcPr>
          <w:p w14:paraId="1B34E030">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lang w:val="en-US" w:eastAsia="zh-CN"/>
              </w:rPr>
              <w:t>比较/完全符合</w:t>
            </w:r>
            <w:r>
              <w:rPr>
                <w:rFonts w:hint="eastAsia" w:ascii="宋体" w:hAnsi="宋体" w:eastAsia="宋体" w:cs="宋体"/>
                <w:b/>
                <w:sz w:val="21"/>
              </w:rPr>
              <w:t>比例</w:t>
            </w:r>
          </w:p>
          <w:p w14:paraId="0F554530">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rPr>
              <w:t>（%）</w:t>
            </w:r>
          </w:p>
        </w:tc>
      </w:tr>
      <w:tr w14:paraId="6E9DC796">
        <w:tblPrEx>
          <w:tblCellMar>
            <w:top w:w="0" w:type="dxa"/>
            <w:left w:w="0" w:type="dxa"/>
            <w:bottom w:w="0" w:type="dxa"/>
            <w:right w:w="0" w:type="dxa"/>
          </w:tblCellMar>
        </w:tblPrEx>
        <w:trPr>
          <w:cantSplit/>
          <w:jc w:val="center"/>
        </w:trPr>
        <w:tc>
          <w:tcPr>
            <w:tcW w:w="784" w:type="dxa"/>
            <w:tcBorders>
              <w:top w:val="single" w:color="000000" w:sz="4" w:space="0"/>
            </w:tcBorders>
            <w:vAlign w:val="center"/>
          </w:tcPr>
          <w:p w14:paraId="76141F13">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Q9</w:t>
            </w:r>
          </w:p>
        </w:tc>
        <w:tc>
          <w:tcPr>
            <w:tcW w:w="3971" w:type="dxa"/>
            <w:tcBorders>
              <w:top w:val="single" w:color="000000" w:sz="4" w:space="0"/>
            </w:tcBorders>
            <w:vAlign w:val="center"/>
          </w:tcPr>
          <w:p w14:paraId="371424BF">
            <w:pPr>
              <w:snapToGrid w:val="0"/>
              <w:spacing w:before="0" w:after="0" w:line="240" w:lineRule="auto"/>
              <w:ind w:left="0" w:right="0" w:firstLine="0"/>
              <w:jc w:val="left"/>
              <w:rPr>
                <w:rFonts w:hint="eastAsia" w:ascii="宋体" w:hAnsi="宋体" w:eastAsia="宋体" w:cs="宋体"/>
                <w:sz w:val="19"/>
              </w:rPr>
            </w:pPr>
            <w:r>
              <w:rPr>
                <w:rFonts w:hint="eastAsia" w:ascii="宋体" w:hAnsi="宋体" w:eastAsia="宋体" w:cs="宋体"/>
                <w:b w:val="0"/>
                <w:sz w:val="21"/>
              </w:rPr>
              <w:t>遇到学习难题时，我愿意尝试不同的解决方法</w:t>
            </w:r>
          </w:p>
        </w:tc>
        <w:tc>
          <w:tcPr>
            <w:tcW w:w="785" w:type="dxa"/>
            <w:tcBorders>
              <w:top w:val="single" w:color="000000" w:sz="4" w:space="0"/>
            </w:tcBorders>
            <w:vAlign w:val="center"/>
          </w:tcPr>
          <w:p w14:paraId="001AE7C6">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3.53</w:t>
            </w:r>
          </w:p>
        </w:tc>
        <w:tc>
          <w:tcPr>
            <w:tcW w:w="975" w:type="dxa"/>
            <w:tcBorders>
              <w:top w:val="single" w:color="000000" w:sz="4" w:space="0"/>
            </w:tcBorders>
            <w:vAlign w:val="center"/>
          </w:tcPr>
          <w:p w14:paraId="20140C75">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0.72</w:t>
            </w:r>
          </w:p>
        </w:tc>
        <w:tc>
          <w:tcPr>
            <w:tcW w:w="2007" w:type="dxa"/>
            <w:tcBorders>
              <w:top w:val="single" w:color="000000" w:sz="4" w:space="0"/>
            </w:tcBorders>
            <w:vAlign w:val="center"/>
          </w:tcPr>
          <w:p w14:paraId="59A6F85F">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63.97</w:t>
            </w:r>
          </w:p>
        </w:tc>
      </w:tr>
      <w:tr w14:paraId="0DB08376">
        <w:tblPrEx>
          <w:tblCellMar>
            <w:top w:w="0" w:type="dxa"/>
            <w:left w:w="0" w:type="dxa"/>
            <w:bottom w:w="0" w:type="dxa"/>
            <w:right w:w="0" w:type="dxa"/>
          </w:tblCellMar>
        </w:tblPrEx>
        <w:trPr>
          <w:cantSplit/>
          <w:jc w:val="center"/>
        </w:trPr>
        <w:tc>
          <w:tcPr>
            <w:tcW w:w="784" w:type="dxa"/>
            <w:vAlign w:val="center"/>
          </w:tcPr>
          <w:p w14:paraId="7E2203CA">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Q10</w:t>
            </w:r>
          </w:p>
        </w:tc>
        <w:tc>
          <w:tcPr>
            <w:tcW w:w="3971" w:type="dxa"/>
            <w:vAlign w:val="center"/>
          </w:tcPr>
          <w:p w14:paraId="1F879280">
            <w:pPr>
              <w:snapToGrid w:val="0"/>
              <w:spacing w:before="0" w:after="0" w:line="240" w:lineRule="auto"/>
              <w:ind w:left="0" w:right="0" w:firstLine="0"/>
              <w:jc w:val="left"/>
              <w:rPr>
                <w:rFonts w:hint="eastAsia" w:ascii="宋体" w:hAnsi="宋体" w:eastAsia="宋体" w:cs="宋体"/>
                <w:sz w:val="19"/>
              </w:rPr>
            </w:pPr>
            <w:r>
              <w:rPr>
                <w:rFonts w:hint="eastAsia" w:ascii="宋体" w:hAnsi="宋体" w:eastAsia="宋体" w:cs="宋体"/>
                <w:b w:val="0"/>
                <w:sz w:val="21"/>
              </w:rPr>
              <w:t>我能把学过的知识运用到新的问题或情境中</w:t>
            </w:r>
          </w:p>
        </w:tc>
        <w:tc>
          <w:tcPr>
            <w:tcW w:w="785" w:type="dxa"/>
            <w:vAlign w:val="center"/>
          </w:tcPr>
          <w:p w14:paraId="2F91D725">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3.63</w:t>
            </w:r>
          </w:p>
        </w:tc>
        <w:tc>
          <w:tcPr>
            <w:tcW w:w="975" w:type="dxa"/>
            <w:vAlign w:val="center"/>
          </w:tcPr>
          <w:p w14:paraId="68C73FD1">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0.64</w:t>
            </w:r>
          </w:p>
        </w:tc>
        <w:tc>
          <w:tcPr>
            <w:tcW w:w="2007" w:type="dxa"/>
            <w:vAlign w:val="center"/>
          </w:tcPr>
          <w:p w14:paraId="11D346DB">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70.58</w:t>
            </w:r>
          </w:p>
        </w:tc>
      </w:tr>
      <w:tr w14:paraId="32960BE2">
        <w:tblPrEx>
          <w:tblCellMar>
            <w:top w:w="0" w:type="dxa"/>
            <w:left w:w="0" w:type="dxa"/>
            <w:bottom w:w="0" w:type="dxa"/>
            <w:right w:w="0" w:type="dxa"/>
          </w:tblCellMar>
        </w:tblPrEx>
        <w:trPr>
          <w:cantSplit/>
          <w:jc w:val="center"/>
        </w:trPr>
        <w:tc>
          <w:tcPr>
            <w:tcW w:w="784" w:type="dxa"/>
            <w:vAlign w:val="center"/>
          </w:tcPr>
          <w:p w14:paraId="3A5448D5">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Q11</w:t>
            </w:r>
          </w:p>
        </w:tc>
        <w:tc>
          <w:tcPr>
            <w:tcW w:w="3971" w:type="dxa"/>
            <w:vAlign w:val="center"/>
          </w:tcPr>
          <w:p w14:paraId="3566D70D">
            <w:pPr>
              <w:snapToGrid w:val="0"/>
              <w:spacing w:before="0" w:after="0" w:line="240" w:lineRule="auto"/>
              <w:ind w:left="0" w:right="0" w:firstLine="0"/>
              <w:jc w:val="left"/>
              <w:rPr>
                <w:rFonts w:hint="eastAsia" w:ascii="宋体" w:hAnsi="宋体" w:eastAsia="宋体" w:cs="宋体"/>
                <w:sz w:val="19"/>
              </w:rPr>
            </w:pPr>
            <w:r>
              <w:rPr>
                <w:rFonts w:hint="eastAsia" w:ascii="宋体" w:hAnsi="宋体" w:eastAsia="宋体" w:cs="宋体"/>
                <w:b w:val="0"/>
                <w:sz w:val="21"/>
              </w:rPr>
              <w:t>解决问题时，我能把不同方面的知识联系起来，形成新的思路</w:t>
            </w:r>
          </w:p>
        </w:tc>
        <w:tc>
          <w:tcPr>
            <w:tcW w:w="785" w:type="dxa"/>
            <w:vAlign w:val="center"/>
          </w:tcPr>
          <w:p w14:paraId="3E9736AE">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3.59</w:t>
            </w:r>
          </w:p>
        </w:tc>
        <w:tc>
          <w:tcPr>
            <w:tcW w:w="975" w:type="dxa"/>
            <w:vAlign w:val="center"/>
          </w:tcPr>
          <w:p w14:paraId="5507185D">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0.66</w:t>
            </w:r>
          </w:p>
        </w:tc>
        <w:tc>
          <w:tcPr>
            <w:tcW w:w="2007" w:type="dxa"/>
            <w:vAlign w:val="center"/>
          </w:tcPr>
          <w:p w14:paraId="3DEDA79C">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66.94</w:t>
            </w:r>
          </w:p>
        </w:tc>
      </w:tr>
      <w:tr w14:paraId="5D5A4E37">
        <w:tblPrEx>
          <w:tblCellMar>
            <w:top w:w="0" w:type="dxa"/>
            <w:left w:w="0" w:type="dxa"/>
            <w:bottom w:w="0" w:type="dxa"/>
            <w:right w:w="0" w:type="dxa"/>
          </w:tblCellMar>
        </w:tblPrEx>
        <w:trPr>
          <w:cantSplit/>
          <w:jc w:val="center"/>
        </w:trPr>
        <w:tc>
          <w:tcPr>
            <w:tcW w:w="784" w:type="dxa"/>
            <w:tcBorders>
              <w:bottom w:val="single" w:color="000000" w:sz="12" w:space="0"/>
            </w:tcBorders>
            <w:vAlign w:val="center"/>
          </w:tcPr>
          <w:p w14:paraId="77C69057">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Q12</w:t>
            </w:r>
          </w:p>
        </w:tc>
        <w:tc>
          <w:tcPr>
            <w:tcW w:w="3971" w:type="dxa"/>
            <w:tcBorders>
              <w:bottom w:val="single" w:color="000000" w:sz="12" w:space="0"/>
            </w:tcBorders>
            <w:vAlign w:val="center"/>
          </w:tcPr>
          <w:p w14:paraId="0DACD243">
            <w:pPr>
              <w:snapToGrid w:val="0"/>
              <w:spacing w:before="0" w:after="0" w:line="240" w:lineRule="auto"/>
              <w:ind w:left="0" w:right="0" w:firstLine="0"/>
              <w:jc w:val="left"/>
              <w:rPr>
                <w:rFonts w:hint="eastAsia" w:ascii="宋体" w:hAnsi="宋体" w:eastAsia="宋体" w:cs="宋体"/>
                <w:sz w:val="19"/>
              </w:rPr>
            </w:pPr>
            <w:r>
              <w:rPr>
                <w:rFonts w:hint="eastAsia" w:ascii="宋体" w:hAnsi="宋体" w:eastAsia="宋体" w:cs="宋体"/>
                <w:b w:val="0"/>
                <w:sz w:val="21"/>
              </w:rPr>
              <w:t>面对没有固定答案的问题时，我能提出不止一种解决办法</w:t>
            </w:r>
          </w:p>
        </w:tc>
        <w:tc>
          <w:tcPr>
            <w:tcW w:w="785" w:type="dxa"/>
            <w:tcBorders>
              <w:bottom w:val="single" w:color="000000" w:sz="12" w:space="0"/>
            </w:tcBorders>
            <w:vAlign w:val="center"/>
          </w:tcPr>
          <w:p w14:paraId="63A883F6">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3.51</w:t>
            </w:r>
          </w:p>
        </w:tc>
        <w:tc>
          <w:tcPr>
            <w:tcW w:w="975" w:type="dxa"/>
            <w:tcBorders>
              <w:bottom w:val="single" w:color="000000" w:sz="12" w:space="0"/>
            </w:tcBorders>
            <w:vAlign w:val="center"/>
          </w:tcPr>
          <w:p w14:paraId="5B8416A7">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0.71</w:t>
            </w:r>
          </w:p>
        </w:tc>
        <w:tc>
          <w:tcPr>
            <w:tcW w:w="2007" w:type="dxa"/>
            <w:tcBorders>
              <w:bottom w:val="single" w:color="000000" w:sz="12" w:space="0"/>
            </w:tcBorders>
            <w:vAlign w:val="center"/>
          </w:tcPr>
          <w:p w14:paraId="736AC0ED">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62.11</w:t>
            </w:r>
          </w:p>
        </w:tc>
      </w:tr>
    </w:tbl>
    <w:p w14:paraId="68DFAA9F">
      <w:pPr>
        <w:pageBreakBefore w:val="0"/>
        <w:numPr>
          <w:ilvl w:val="0"/>
          <w:numId w:val="0"/>
        </w:numPr>
        <w:overflowPunct w:val="0"/>
        <w:bidi w:val="0"/>
        <w:snapToGrid w:val="0"/>
        <w:spacing w:before="0" w:after="0" w:line="360" w:lineRule="auto"/>
        <w:ind w:left="0" w:firstLineChars="200"/>
        <w:jc w:val="both"/>
        <w:textAlignment w:val="auto"/>
        <w:rPr>
          <w:rFonts w:hint="eastAsia" w:ascii="宋体" w:hAnsi="宋体" w:eastAsia="宋体" w:cs="宋体"/>
          <w:color w:val="auto"/>
          <w:kern w:val="0"/>
          <w:sz w:val="24"/>
          <w:szCs w:val="24"/>
          <w:lang w:val="en-US" w:eastAsia="zh-CN"/>
        </w:rPr>
      </w:pPr>
      <w:r>
        <w:rPr>
          <w:rFonts w:hint="eastAsia" w:ascii="宋体" w:hAnsi="宋体" w:eastAsia="宋体" w:cs="宋体"/>
          <w:b w:val="0"/>
          <w:color w:val="auto"/>
          <w:kern w:val="0"/>
          <w:sz w:val="24"/>
          <w:szCs w:val="24"/>
          <w:lang w:val="en-US" w:eastAsia="zh-CN"/>
        </w:rPr>
        <w:t>创造维度均值为3.56，标准差为0.58，为七个维度中均值相对最低的一项。不同方法尝试Q9均值为3.53，知识整合形成新思路Q11均值为3.59，提示学生在主动改变解决路径和整合知识方面仍有提升空间。</w:t>
      </w:r>
    </w:p>
    <w:p w14:paraId="18345106">
      <w:pPr>
        <w:pageBreakBefore w:val="0"/>
        <w:numPr>
          <w:ilvl w:val="0"/>
          <w:numId w:val="0"/>
        </w:numPr>
        <w:overflowPunct w:val="0"/>
        <w:bidi w:val="0"/>
        <w:snapToGrid w:val="0"/>
        <w:spacing w:before="0" w:after="0" w:line="360" w:lineRule="auto"/>
        <w:ind w:left="0" w:firstLineChars="200"/>
        <w:jc w:val="both"/>
        <w:textAlignment w:val="auto"/>
        <w:rPr>
          <w:rFonts w:hint="eastAsia" w:ascii="宋体" w:hAnsi="宋体" w:eastAsia="宋体" w:cs="宋体"/>
          <w:color w:val="auto"/>
          <w:kern w:val="0"/>
          <w:sz w:val="24"/>
          <w:szCs w:val="24"/>
          <w:lang w:val="en-US" w:eastAsia="zh-CN"/>
        </w:rPr>
      </w:pPr>
      <w:r>
        <w:rPr>
          <w:rFonts w:hint="eastAsia" w:ascii="宋体" w:hAnsi="宋体" w:eastAsia="宋体" w:cs="宋体"/>
          <w:b w:val="0"/>
          <w:color w:val="auto"/>
          <w:kern w:val="0"/>
          <w:sz w:val="24"/>
          <w:szCs w:val="24"/>
          <w:lang w:val="en-US" w:eastAsia="zh-CN"/>
        </w:rPr>
        <w:t>多方案生成Q12均值为3.51，积极选择比例为62.11%，均为该维度最低，说明面对没有固定答案的问题时，提出多种解决办法仍是学生需要加强的方面。教师后续教学可围绕同一问题设置不同解决路径，组织方案比较、知识整合与作品修订，为学生提供持续尝试和改进的机会。</w:t>
      </w:r>
    </w:p>
    <w:p w14:paraId="4DE14B8F">
      <w:pPr>
        <w:pageBreakBefore w:val="0"/>
        <w:overflowPunct w:val="0"/>
        <w:bidi w:val="0"/>
        <w:snapToGrid w:val="0"/>
        <w:spacing w:before="0" w:after="0" w:line="360" w:lineRule="auto"/>
        <w:ind w:firstLine="480" w:firstLineChars="200"/>
        <w:jc w:val="both"/>
        <w:textAlignment w:val="auto"/>
        <w:outlineLvl w:val="5"/>
        <w:rPr>
          <w:rFonts w:hint="eastAsia" w:ascii="宋体" w:hAnsi="宋体" w:eastAsia="宋体" w:cs="宋体"/>
          <w:b/>
          <w:bCs/>
          <w:sz w:val="24"/>
          <w:szCs w:val="32"/>
        </w:rPr>
      </w:pPr>
      <w:r>
        <w:rPr>
          <w:rFonts w:hint="eastAsia" w:ascii="宋体" w:hAnsi="宋体" w:eastAsia="宋体" w:cs="宋体"/>
          <w:b w:val="0"/>
          <w:bCs/>
          <w:sz w:val="24"/>
          <w:szCs w:val="32"/>
        </w:rPr>
        <w:t>④责任担当</w:t>
      </w:r>
    </w:p>
    <w:p w14:paraId="7C2A4C48">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表3-8  责任担当维度各题项统计（n＝1346）</w:t>
      </w:r>
    </w:p>
    <w:tbl>
      <w:tblPr>
        <w:tblStyle w:val="12"/>
        <w:tblW w:w="8522" w:type="dxa"/>
        <w:jc w:val="center"/>
        <w:tblLayout w:type="fixed"/>
        <w:tblCellMar>
          <w:top w:w="0" w:type="dxa"/>
          <w:left w:w="0" w:type="dxa"/>
          <w:bottom w:w="0" w:type="dxa"/>
          <w:right w:w="0" w:type="dxa"/>
        </w:tblCellMar>
      </w:tblPr>
      <w:tblGrid>
        <w:gridCol w:w="783"/>
        <w:gridCol w:w="4025"/>
        <w:gridCol w:w="783"/>
        <w:gridCol w:w="974"/>
        <w:gridCol w:w="1957"/>
      </w:tblGrid>
      <w:tr w14:paraId="5F1C3EB6">
        <w:tblPrEx>
          <w:tblCellMar>
            <w:top w:w="0" w:type="dxa"/>
            <w:left w:w="0" w:type="dxa"/>
            <w:bottom w:w="0" w:type="dxa"/>
            <w:right w:w="0" w:type="dxa"/>
          </w:tblCellMar>
        </w:tblPrEx>
        <w:trPr>
          <w:cantSplit/>
          <w:tblHeader/>
          <w:jc w:val="center"/>
        </w:trPr>
        <w:tc>
          <w:tcPr>
            <w:tcW w:w="783" w:type="dxa"/>
            <w:tcBorders>
              <w:top w:val="single" w:color="000000" w:sz="12" w:space="0"/>
            </w:tcBorders>
            <w:vAlign w:val="center"/>
          </w:tcPr>
          <w:p w14:paraId="307654D4">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rPr>
              <w:t>题号</w:t>
            </w:r>
          </w:p>
        </w:tc>
        <w:tc>
          <w:tcPr>
            <w:tcW w:w="4025" w:type="dxa"/>
            <w:tcBorders>
              <w:top w:val="single" w:color="000000" w:sz="12" w:space="0"/>
            </w:tcBorders>
            <w:vAlign w:val="center"/>
          </w:tcPr>
          <w:p w14:paraId="03E51AB5">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rPr>
              <w:t>题项内容</w:t>
            </w:r>
          </w:p>
        </w:tc>
        <w:tc>
          <w:tcPr>
            <w:tcW w:w="783" w:type="dxa"/>
            <w:tcBorders>
              <w:top w:val="single" w:color="000000" w:sz="12" w:space="0"/>
            </w:tcBorders>
            <w:vAlign w:val="center"/>
          </w:tcPr>
          <w:p w14:paraId="56D82352">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rPr>
              <w:t>均值</w:t>
            </w:r>
          </w:p>
        </w:tc>
        <w:tc>
          <w:tcPr>
            <w:tcW w:w="974" w:type="dxa"/>
            <w:tcBorders>
              <w:top w:val="single" w:color="000000" w:sz="12" w:space="0"/>
            </w:tcBorders>
            <w:vAlign w:val="center"/>
          </w:tcPr>
          <w:p w14:paraId="1240FB32">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rPr>
              <w:t>标准差</w:t>
            </w:r>
          </w:p>
        </w:tc>
        <w:tc>
          <w:tcPr>
            <w:tcW w:w="1957" w:type="dxa"/>
            <w:tcBorders>
              <w:top w:val="single" w:color="000000" w:sz="12" w:space="0"/>
            </w:tcBorders>
            <w:vAlign w:val="center"/>
          </w:tcPr>
          <w:p w14:paraId="569436B4">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lang w:val="en-US" w:eastAsia="zh-CN"/>
              </w:rPr>
              <w:t>比较/完全符合</w:t>
            </w:r>
            <w:r>
              <w:rPr>
                <w:rFonts w:hint="eastAsia" w:ascii="宋体" w:hAnsi="宋体" w:eastAsia="宋体" w:cs="宋体"/>
                <w:b/>
                <w:sz w:val="21"/>
              </w:rPr>
              <w:t>比例</w:t>
            </w:r>
          </w:p>
          <w:p w14:paraId="557989BA">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rPr>
              <w:t>（%）</w:t>
            </w:r>
          </w:p>
        </w:tc>
      </w:tr>
      <w:tr w14:paraId="1DCC9C4F">
        <w:tblPrEx>
          <w:tblCellMar>
            <w:top w:w="0" w:type="dxa"/>
            <w:left w:w="0" w:type="dxa"/>
            <w:bottom w:w="0" w:type="dxa"/>
            <w:right w:w="0" w:type="dxa"/>
          </w:tblCellMar>
        </w:tblPrEx>
        <w:trPr>
          <w:cantSplit/>
          <w:jc w:val="center"/>
        </w:trPr>
        <w:tc>
          <w:tcPr>
            <w:tcW w:w="783" w:type="dxa"/>
            <w:tcBorders>
              <w:top w:val="single" w:color="000000" w:sz="4" w:space="0"/>
            </w:tcBorders>
            <w:vAlign w:val="center"/>
          </w:tcPr>
          <w:p w14:paraId="2CFEE618">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Q13</w:t>
            </w:r>
          </w:p>
        </w:tc>
        <w:tc>
          <w:tcPr>
            <w:tcW w:w="4025" w:type="dxa"/>
            <w:tcBorders>
              <w:top w:val="single" w:color="000000" w:sz="4" w:space="0"/>
            </w:tcBorders>
            <w:vAlign w:val="center"/>
          </w:tcPr>
          <w:p w14:paraId="0D3687C0">
            <w:pPr>
              <w:snapToGrid w:val="0"/>
              <w:spacing w:before="0" w:after="0" w:line="240" w:lineRule="auto"/>
              <w:ind w:left="0" w:right="0" w:firstLine="0"/>
              <w:jc w:val="left"/>
              <w:rPr>
                <w:rFonts w:hint="eastAsia" w:ascii="宋体" w:hAnsi="宋体" w:eastAsia="宋体" w:cs="宋体"/>
                <w:sz w:val="19"/>
              </w:rPr>
            </w:pPr>
            <w:r>
              <w:rPr>
                <w:rFonts w:hint="eastAsia" w:ascii="宋体" w:hAnsi="宋体" w:eastAsia="宋体" w:cs="宋体"/>
                <w:b w:val="0"/>
                <w:sz w:val="21"/>
              </w:rPr>
              <w:t>面对学习任务时，我能明确自己要完成的目标</w:t>
            </w:r>
          </w:p>
        </w:tc>
        <w:tc>
          <w:tcPr>
            <w:tcW w:w="783" w:type="dxa"/>
            <w:tcBorders>
              <w:top w:val="single" w:color="000000" w:sz="4" w:space="0"/>
            </w:tcBorders>
            <w:vAlign w:val="center"/>
          </w:tcPr>
          <w:p w14:paraId="01F2CA02">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3.67</w:t>
            </w:r>
          </w:p>
        </w:tc>
        <w:tc>
          <w:tcPr>
            <w:tcW w:w="974" w:type="dxa"/>
            <w:tcBorders>
              <w:top w:val="single" w:color="000000" w:sz="4" w:space="0"/>
            </w:tcBorders>
            <w:vAlign w:val="center"/>
          </w:tcPr>
          <w:p w14:paraId="2880B00A">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0.60</w:t>
            </w:r>
          </w:p>
        </w:tc>
        <w:tc>
          <w:tcPr>
            <w:tcW w:w="1957" w:type="dxa"/>
            <w:tcBorders>
              <w:top w:val="single" w:color="000000" w:sz="4" w:space="0"/>
            </w:tcBorders>
            <w:vAlign w:val="center"/>
          </w:tcPr>
          <w:p w14:paraId="46CB8BE4">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72.59</w:t>
            </w:r>
          </w:p>
        </w:tc>
      </w:tr>
      <w:tr w14:paraId="4C66F5F2">
        <w:tblPrEx>
          <w:tblCellMar>
            <w:top w:w="0" w:type="dxa"/>
            <w:left w:w="0" w:type="dxa"/>
            <w:bottom w:w="0" w:type="dxa"/>
            <w:right w:w="0" w:type="dxa"/>
          </w:tblCellMar>
        </w:tblPrEx>
        <w:trPr>
          <w:cantSplit/>
          <w:jc w:val="center"/>
        </w:trPr>
        <w:tc>
          <w:tcPr>
            <w:tcW w:w="783" w:type="dxa"/>
            <w:vAlign w:val="center"/>
          </w:tcPr>
          <w:p w14:paraId="04193E6E">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Q14</w:t>
            </w:r>
          </w:p>
        </w:tc>
        <w:tc>
          <w:tcPr>
            <w:tcW w:w="4025" w:type="dxa"/>
            <w:vAlign w:val="center"/>
          </w:tcPr>
          <w:p w14:paraId="78CD7EEE">
            <w:pPr>
              <w:snapToGrid w:val="0"/>
              <w:spacing w:before="0" w:after="0" w:line="240" w:lineRule="auto"/>
              <w:ind w:left="0" w:right="0" w:firstLine="0"/>
              <w:jc w:val="left"/>
              <w:rPr>
                <w:rFonts w:hint="eastAsia" w:ascii="宋体" w:hAnsi="宋体" w:eastAsia="宋体" w:cs="宋体"/>
                <w:sz w:val="19"/>
              </w:rPr>
            </w:pPr>
            <w:r>
              <w:rPr>
                <w:rFonts w:hint="eastAsia" w:ascii="宋体" w:hAnsi="宋体" w:eastAsia="宋体" w:cs="宋体"/>
                <w:b w:val="0"/>
                <w:sz w:val="21"/>
              </w:rPr>
              <w:t>小组合作时，即使没有别人提醒，我也会认真完成自己的任务</w:t>
            </w:r>
          </w:p>
        </w:tc>
        <w:tc>
          <w:tcPr>
            <w:tcW w:w="783" w:type="dxa"/>
            <w:vAlign w:val="center"/>
          </w:tcPr>
          <w:p w14:paraId="3F922808">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3.71</w:t>
            </w:r>
          </w:p>
        </w:tc>
        <w:tc>
          <w:tcPr>
            <w:tcW w:w="974" w:type="dxa"/>
            <w:vAlign w:val="center"/>
          </w:tcPr>
          <w:p w14:paraId="4A0E130A">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0.55</w:t>
            </w:r>
          </w:p>
        </w:tc>
        <w:tc>
          <w:tcPr>
            <w:tcW w:w="1957" w:type="dxa"/>
            <w:vAlign w:val="center"/>
          </w:tcPr>
          <w:p w14:paraId="0F1A4E11">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75.71</w:t>
            </w:r>
          </w:p>
        </w:tc>
      </w:tr>
      <w:tr w14:paraId="3E98CE9D">
        <w:tblPrEx>
          <w:tblCellMar>
            <w:top w:w="0" w:type="dxa"/>
            <w:left w:w="0" w:type="dxa"/>
            <w:bottom w:w="0" w:type="dxa"/>
            <w:right w:w="0" w:type="dxa"/>
          </w:tblCellMar>
        </w:tblPrEx>
        <w:trPr>
          <w:cantSplit/>
          <w:jc w:val="center"/>
        </w:trPr>
        <w:tc>
          <w:tcPr>
            <w:tcW w:w="783" w:type="dxa"/>
            <w:vAlign w:val="center"/>
          </w:tcPr>
          <w:p w14:paraId="61AF92E3">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Q15</w:t>
            </w:r>
          </w:p>
        </w:tc>
        <w:tc>
          <w:tcPr>
            <w:tcW w:w="4025" w:type="dxa"/>
            <w:vAlign w:val="center"/>
          </w:tcPr>
          <w:p w14:paraId="0E9771C9">
            <w:pPr>
              <w:snapToGrid w:val="0"/>
              <w:spacing w:before="0" w:after="0" w:line="240" w:lineRule="auto"/>
              <w:ind w:left="0" w:right="0" w:firstLine="0"/>
              <w:jc w:val="left"/>
              <w:rPr>
                <w:rFonts w:hint="eastAsia" w:ascii="宋体" w:hAnsi="宋体" w:eastAsia="宋体" w:cs="宋体"/>
                <w:sz w:val="19"/>
              </w:rPr>
            </w:pPr>
            <w:r>
              <w:rPr>
                <w:rFonts w:hint="eastAsia" w:ascii="宋体" w:hAnsi="宋体" w:eastAsia="宋体" w:cs="宋体"/>
                <w:b w:val="0"/>
                <w:sz w:val="21"/>
              </w:rPr>
              <w:t>学习中遇到困难时，我会继续想办法，而不是轻易放弃</w:t>
            </w:r>
          </w:p>
        </w:tc>
        <w:tc>
          <w:tcPr>
            <w:tcW w:w="783" w:type="dxa"/>
            <w:vAlign w:val="center"/>
          </w:tcPr>
          <w:p w14:paraId="6D961885">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3.64</w:t>
            </w:r>
          </w:p>
        </w:tc>
        <w:tc>
          <w:tcPr>
            <w:tcW w:w="974" w:type="dxa"/>
            <w:vAlign w:val="center"/>
          </w:tcPr>
          <w:p w14:paraId="73513E54">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0.61</w:t>
            </w:r>
          </w:p>
        </w:tc>
        <w:tc>
          <w:tcPr>
            <w:tcW w:w="1957" w:type="dxa"/>
            <w:vAlign w:val="center"/>
          </w:tcPr>
          <w:p w14:paraId="6A9B0198">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70.28</w:t>
            </w:r>
          </w:p>
        </w:tc>
      </w:tr>
      <w:tr w14:paraId="01722349">
        <w:tblPrEx>
          <w:tblCellMar>
            <w:top w:w="0" w:type="dxa"/>
            <w:left w:w="0" w:type="dxa"/>
            <w:bottom w:w="0" w:type="dxa"/>
            <w:right w:w="0" w:type="dxa"/>
          </w:tblCellMar>
        </w:tblPrEx>
        <w:trPr>
          <w:cantSplit/>
          <w:jc w:val="center"/>
        </w:trPr>
        <w:tc>
          <w:tcPr>
            <w:tcW w:w="783" w:type="dxa"/>
            <w:vAlign w:val="center"/>
          </w:tcPr>
          <w:p w14:paraId="7BCB9947">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Q16</w:t>
            </w:r>
          </w:p>
        </w:tc>
        <w:tc>
          <w:tcPr>
            <w:tcW w:w="4025" w:type="dxa"/>
            <w:vAlign w:val="center"/>
          </w:tcPr>
          <w:p w14:paraId="29C08F61">
            <w:pPr>
              <w:snapToGrid w:val="0"/>
              <w:spacing w:before="0" w:after="0" w:line="240" w:lineRule="auto"/>
              <w:ind w:left="0" w:right="0" w:firstLine="0"/>
              <w:jc w:val="left"/>
              <w:rPr>
                <w:rFonts w:hint="eastAsia" w:ascii="宋体" w:hAnsi="宋体" w:eastAsia="宋体" w:cs="宋体"/>
                <w:sz w:val="19"/>
              </w:rPr>
            </w:pPr>
            <w:r>
              <w:rPr>
                <w:rFonts w:hint="eastAsia" w:ascii="宋体" w:hAnsi="宋体" w:eastAsia="宋体" w:cs="宋体"/>
                <w:b w:val="0"/>
                <w:sz w:val="21"/>
              </w:rPr>
              <w:t>完成学习任务后，我会反思自己哪些地方做得好、哪些地方需要改进</w:t>
            </w:r>
          </w:p>
        </w:tc>
        <w:tc>
          <w:tcPr>
            <w:tcW w:w="783" w:type="dxa"/>
            <w:vAlign w:val="center"/>
          </w:tcPr>
          <w:p w14:paraId="6CF67CD1">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3.55</w:t>
            </w:r>
          </w:p>
        </w:tc>
        <w:tc>
          <w:tcPr>
            <w:tcW w:w="974" w:type="dxa"/>
            <w:vAlign w:val="center"/>
          </w:tcPr>
          <w:p w14:paraId="0FDEF793">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0.71</w:t>
            </w:r>
          </w:p>
        </w:tc>
        <w:tc>
          <w:tcPr>
            <w:tcW w:w="1957" w:type="dxa"/>
            <w:vAlign w:val="center"/>
          </w:tcPr>
          <w:p w14:paraId="1BB3461D">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65.45</w:t>
            </w:r>
          </w:p>
        </w:tc>
      </w:tr>
      <w:tr w14:paraId="61849F31">
        <w:tblPrEx>
          <w:tblCellMar>
            <w:top w:w="0" w:type="dxa"/>
            <w:left w:w="0" w:type="dxa"/>
            <w:bottom w:w="0" w:type="dxa"/>
            <w:right w:w="0" w:type="dxa"/>
          </w:tblCellMar>
        </w:tblPrEx>
        <w:trPr>
          <w:cantSplit/>
          <w:jc w:val="center"/>
        </w:trPr>
        <w:tc>
          <w:tcPr>
            <w:tcW w:w="783" w:type="dxa"/>
            <w:tcBorders>
              <w:bottom w:val="single" w:color="000000" w:sz="12" w:space="0"/>
            </w:tcBorders>
            <w:vAlign w:val="center"/>
          </w:tcPr>
          <w:p w14:paraId="72FB6F97">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Q17</w:t>
            </w:r>
          </w:p>
        </w:tc>
        <w:tc>
          <w:tcPr>
            <w:tcW w:w="4025" w:type="dxa"/>
            <w:tcBorders>
              <w:bottom w:val="single" w:color="000000" w:sz="12" w:space="0"/>
            </w:tcBorders>
            <w:vAlign w:val="center"/>
          </w:tcPr>
          <w:p w14:paraId="5178F039">
            <w:pPr>
              <w:snapToGrid w:val="0"/>
              <w:spacing w:before="0" w:after="0" w:line="240" w:lineRule="auto"/>
              <w:ind w:left="0" w:right="0" w:firstLine="0"/>
              <w:jc w:val="left"/>
              <w:rPr>
                <w:rFonts w:hint="eastAsia" w:ascii="宋体" w:hAnsi="宋体" w:eastAsia="宋体" w:cs="宋体"/>
                <w:sz w:val="19"/>
              </w:rPr>
            </w:pPr>
            <w:r>
              <w:rPr>
                <w:rFonts w:hint="eastAsia" w:ascii="宋体" w:hAnsi="宋体" w:eastAsia="宋体" w:cs="宋体"/>
                <w:b w:val="0"/>
                <w:sz w:val="21"/>
              </w:rPr>
              <w:t>小组合作时，我会认真承担自己应尽的责任</w:t>
            </w:r>
          </w:p>
        </w:tc>
        <w:tc>
          <w:tcPr>
            <w:tcW w:w="783" w:type="dxa"/>
            <w:tcBorders>
              <w:bottom w:val="single" w:color="000000" w:sz="12" w:space="0"/>
            </w:tcBorders>
            <w:vAlign w:val="center"/>
          </w:tcPr>
          <w:p w14:paraId="4B6099F8">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3.75</w:t>
            </w:r>
          </w:p>
        </w:tc>
        <w:tc>
          <w:tcPr>
            <w:tcW w:w="974" w:type="dxa"/>
            <w:tcBorders>
              <w:bottom w:val="single" w:color="000000" w:sz="12" w:space="0"/>
            </w:tcBorders>
            <w:vAlign w:val="center"/>
          </w:tcPr>
          <w:p w14:paraId="729F35B9">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0.52</w:t>
            </w:r>
          </w:p>
        </w:tc>
        <w:tc>
          <w:tcPr>
            <w:tcW w:w="1957" w:type="dxa"/>
            <w:tcBorders>
              <w:bottom w:val="single" w:color="000000" w:sz="12" w:space="0"/>
            </w:tcBorders>
            <w:vAlign w:val="center"/>
          </w:tcPr>
          <w:p w14:paraId="2505FD1F">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78.16</w:t>
            </w:r>
          </w:p>
        </w:tc>
      </w:tr>
    </w:tbl>
    <w:p w14:paraId="2A22D033">
      <w:pPr>
        <w:pageBreakBefore w:val="0"/>
        <w:numPr>
          <w:ilvl w:val="0"/>
          <w:numId w:val="0"/>
        </w:numPr>
        <w:overflowPunct w:val="0"/>
        <w:bidi w:val="0"/>
        <w:snapToGrid w:val="0"/>
        <w:spacing w:before="0" w:after="0" w:line="360" w:lineRule="auto"/>
        <w:ind w:left="0" w:firstLineChars="200"/>
        <w:jc w:val="both"/>
        <w:textAlignment w:val="auto"/>
        <w:rPr>
          <w:rFonts w:hint="eastAsia" w:ascii="宋体" w:hAnsi="宋体" w:eastAsia="宋体" w:cs="宋体"/>
          <w:color w:val="auto"/>
          <w:kern w:val="0"/>
          <w:sz w:val="24"/>
          <w:szCs w:val="24"/>
          <w:lang w:val="en-US" w:eastAsia="zh-CN"/>
        </w:rPr>
      </w:pPr>
      <w:r>
        <w:rPr>
          <w:rFonts w:hint="eastAsia" w:ascii="宋体" w:hAnsi="宋体" w:eastAsia="宋体" w:cs="宋体"/>
          <w:b w:val="0"/>
          <w:color w:val="auto"/>
          <w:kern w:val="0"/>
          <w:sz w:val="24"/>
          <w:szCs w:val="24"/>
          <w:lang w:val="en-US" w:eastAsia="zh-CN"/>
        </w:rPr>
        <w:t>责任担当维度均值为3.66，标准差为0.50。承担小组责任Q17均值为3.75，自主完成小组任务Q14均值为3.71，表明学生对合作任务中的责任履行具有较积极的自我评价。相比之下，任务完成后的反思Q16均值为3.55，积极选择比例为65.45%，低于该维度其他题项。责任培养应进一步从完成任务延伸至检查质量与主动改进，引导学生结合目标和评价标准说明完成情况，并提出后续调整方法。</w:t>
      </w:r>
    </w:p>
    <w:p w14:paraId="7C3F174A">
      <w:pPr>
        <w:pageBreakBefore w:val="0"/>
        <w:overflowPunct w:val="0"/>
        <w:bidi w:val="0"/>
        <w:snapToGrid w:val="0"/>
        <w:spacing w:before="0" w:after="0" w:line="360" w:lineRule="auto"/>
        <w:ind w:firstLine="480" w:firstLineChars="200"/>
        <w:jc w:val="both"/>
        <w:textAlignment w:val="auto"/>
        <w:outlineLvl w:val="5"/>
        <w:rPr>
          <w:rFonts w:hint="eastAsia" w:ascii="宋体" w:hAnsi="宋体" w:eastAsia="宋体" w:cs="宋体"/>
          <w:b/>
          <w:bCs/>
          <w:sz w:val="24"/>
          <w:szCs w:val="32"/>
        </w:rPr>
      </w:pPr>
      <w:r>
        <w:rPr>
          <w:rFonts w:hint="eastAsia" w:ascii="宋体" w:hAnsi="宋体" w:eastAsia="宋体" w:cs="宋体"/>
          <w:b w:val="0"/>
          <w:bCs/>
          <w:sz w:val="24"/>
          <w:szCs w:val="32"/>
        </w:rPr>
        <w:t>⑤情绪调节</w:t>
      </w:r>
    </w:p>
    <w:p w14:paraId="25DAD240">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表3-9  情绪调节维度各题项统计（n＝1346）</w:t>
      </w:r>
    </w:p>
    <w:tbl>
      <w:tblPr>
        <w:tblStyle w:val="12"/>
        <w:tblW w:w="8522" w:type="dxa"/>
        <w:jc w:val="center"/>
        <w:tblLayout w:type="fixed"/>
        <w:tblCellMar>
          <w:top w:w="0" w:type="dxa"/>
          <w:left w:w="0" w:type="dxa"/>
          <w:bottom w:w="0" w:type="dxa"/>
          <w:right w:w="0" w:type="dxa"/>
        </w:tblCellMar>
      </w:tblPr>
      <w:tblGrid>
        <w:gridCol w:w="784"/>
        <w:gridCol w:w="4014"/>
        <w:gridCol w:w="784"/>
        <w:gridCol w:w="975"/>
        <w:gridCol w:w="1965"/>
      </w:tblGrid>
      <w:tr w14:paraId="0DC18B82">
        <w:tblPrEx>
          <w:tblCellMar>
            <w:top w:w="0" w:type="dxa"/>
            <w:left w:w="0" w:type="dxa"/>
            <w:bottom w:w="0" w:type="dxa"/>
            <w:right w:w="0" w:type="dxa"/>
          </w:tblCellMar>
        </w:tblPrEx>
        <w:trPr>
          <w:cantSplit/>
          <w:tblHeader/>
          <w:jc w:val="center"/>
        </w:trPr>
        <w:tc>
          <w:tcPr>
            <w:tcW w:w="784" w:type="dxa"/>
            <w:tcBorders>
              <w:top w:val="single" w:color="000000" w:sz="12" w:space="0"/>
            </w:tcBorders>
            <w:vAlign w:val="center"/>
          </w:tcPr>
          <w:p w14:paraId="3712D5D6">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rPr>
              <w:t>题号</w:t>
            </w:r>
          </w:p>
        </w:tc>
        <w:tc>
          <w:tcPr>
            <w:tcW w:w="4014" w:type="dxa"/>
            <w:tcBorders>
              <w:top w:val="single" w:color="000000" w:sz="12" w:space="0"/>
            </w:tcBorders>
            <w:vAlign w:val="center"/>
          </w:tcPr>
          <w:p w14:paraId="1F957C38">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rPr>
              <w:t>题项内容</w:t>
            </w:r>
          </w:p>
        </w:tc>
        <w:tc>
          <w:tcPr>
            <w:tcW w:w="784" w:type="dxa"/>
            <w:tcBorders>
              <w:top w:val="single" w:color="000000" w:sz="12" w:space="0"/>
            </w:tcBorders>
            <w:vAlign w:val="center"/>
          </w:tcPr>
          <w:p w14:paraId="0CB6C6C0">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rPr>
              <w:t>均值</w:t>
            </w:r>
          </w:p>
        </w:tc>
        <w:tc>
          <w:tcPr>
            <w:tcW w:w="975" w:type="dxa"/>
            <w:tcBorders>
              <w:top w:val="single" w:color="000000" w:sz="12" w:space="0"/>
            </w:tcBorders>
            <w:vAlign w:val="center"/>
          </w:tcPr>
          <w:p w14:paraId="1468617D">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rPr>
              <w:t>标准差</w:t>
            </w:r>
          </w:p>
        </w:tc>
        <w:tc>
          <w:tcPr>
            <w:tcW w:w="1965" w:type="dxa"/>
            <w:tcBorders>
              <w:top w:val="single" w:color="000000" w:sz="12" w:space="0"/>
            </w:tcBorders>
            <w:vAlign w:val="center"/>
          </w:tcPr>
          <w:p w14:paraId="6FA01895">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lang w:val="en-US" w:eastAsia="zh-CN"/>
              </w:rPr>
              <w:t>比较/完全符合</w:t>
            </w:r>
            <w:r>
              <w:rPr>
                <w:rFonts w:hint="eastAsia" w:ascii="宋体" w:hAnsi="宋体" w:eastAsia="宋体" w:cs="宋体"/>
                <w:b/>
                <w:sz w:val="21"/>
              </w:rPr>
              <w:t>比例</w:t>
            </w:r>
          </w:p>
          <w:p w14:paraId="6FE9E4F0">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rPr>
              <w:t>（%）</w:t>
            </w:r>
          </w:p>
        </w:tc>
      </w:tr>
      <w:tr w14:paraId="7C81AF2B">
        <w:tblPrEx>
          <w:tblCellMar>
            <w:top w:w="0" w:type="dxa"/>
            <w:left w:w="0" w:type="dxa"/>
            <w:bottom w:w="0" w:type="dxa"/>
            <w:right w:w="0" w:type="dxa"/>
          </w:tblCellMar>
        </w:tblPrEx>
        <w:trPr>
          <w:cantSplit/>
          <w:jc w:val="center"/>
        </w:trPr>
        <w:tc>
          <w:tcPr>
            <w:tcW w:w="784" w:type="dxa"/>
            <w:tcBorders>
              <w:top w:val="single" w:color="000000" w:sz="4" w:space="0"/>
            </w:tcBorders>
            <w:vAlign w:val="center"/>
          </w:tcPr>
          <w:p w14:paraId="73B24825">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Q18</w:t>
            </w:r>
          </w:p>
        </w:tc>
        <w:tc>
          <w:tcPr>
            <w:tcW w:w="4014" w:type="dxa"/>
            <w:tcBorders>
              <w:top w:val="single" w:color="000000" w:sz="4" w:space="0"/>
            </w:tcBorders>
            <w:vAlign w:val="center"/>
          </w:tcPr>
          <w:p w14:paraId="57CC8C4F">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面对有难度的学习任务时，我能调整心态并继续尝试</w:t>
            </w:r>
          </w:p>
        </w:tc>
        <w:tc>
          <w:tcPr>
            <w:tcW w:w="784" w:type="dxa"/>
            <w:tcBorders>
              <w:top w:val="single" w:color="000000" w:sz="4" w:space="0"/>
            </w:tcBorders>
            <w:vAlign w:val="center"/>
          </w:tcPr>
          <w:p w14:paraId="34E3AE57">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3.61</w:t>
            </w:r>
          </w:p>
        </w:tc>
        <w:tc>
          <w:tcPr>
            <w:tcW w:w="975" w:type="dxa"/>
            <w:tcBorders>
              <w:top w:val="single" w:color="000000" w:sz="4" w:space="0"/>
            </w:tcBorders>
            <w:vAlign w:val="center"/>
          </w:tcPr>
          <w:p w14:paraId="7677FB47">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0.65</w:t>
            </w:r>
          </w:p>
        </w:tc>
        <w:tc>
          <w:tcPr>
            <w:tcW w:w="1965" w:type="dxa"/>
            <w:tcBorders>
              <w:top w:val="single" w:color="000000" w:sz="4" w:space="0"/>
            </w:tcBorders>
            <w:vAlign w:val="center"/>
          </w:tcPr>
          <w:p w14:paraId="7196286C">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68.57</w:t>
            </w:r>
          </w:p>
        </w:tc>
      </w:tr>
      <w:tr w14:paraId="14984F4A">
        <w:tblPrEx>
          <w:tblCellMar>
            <w:top w:w="0" w:type="dxa"/>
            <w:left w:w="0" w:type="dxa"/>
            <w:bottom w:w="0" w:type="dxa"/>
            <w:right w:w="0" w:type="dxa"/>
          </w:tblCellMar>
        </w:tblPrEx>
        <w:trPr>
          <w:cantSplit/>
          <w:jc w:val="center"/>
        </w:trPr>
        <w:tc>
          <w:tcPr>
            <w:tcW w:w="784" w:type="dxa"/>
            <w:vAlign w:val="center"/>
          </w:tcPr>
          <w:p w14:paraId="1AE9D8D1">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Q19</w:t>
            </w:r>
          </w:p>
        </w:tc>
        <w:tc>
          <w:tcPr>
            <w:tcW w:w="4014" w:type="dxa"/>
            <w:vAlign w:val="center"/>
          </w:tcPr>
          <w:p w14:paraId="5007882F">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当自己的想法没有被同学接受时，我仍能平静地继续交流</w:t>
            </w:r>
          </w:p>
        </w:tc>
        <w:tc>
          <w:tcPr>
            <w:tcW w:w="784" w:type="dxa"/>
            <w:vAlign w:val="center"/>
          </w:tcPr>
          <w:p w14:paraId="75A0EA98">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3.61</w:t>
            </w:r>
          </w:p>
        </w:tc>
        <w:tc>
          <w:tcPr>
            <w:tcW w:w="975" w:type="dxa"/>
            <w:vAlign w:val="center"/>
          </w:tcPr>
          <w:p w14:paraId="0030E6F2">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0.67</w:t>
            </w:r>
          </w:p>
        </w:tc>
        <w:tc>
          <w:tcPr>
            <w:tcW w:w="1965" w:type="dxa"/>
            <w:vAlign w:val="center"/>
          </w:tcPr>
          <w:p w14:paraId="61F34BCD">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68.95</w:t>
            </w:r>
          </w:p>
        </w:tc>
      </w:tr>
      <w:tr w14:paraId="44E0F55C">
        <w:tblPrEx>
          <w:tblCellMar>
            <w:top w:w="0" w:type="dxa"/>
            <w:left w:w="0" w:type="dxa"/>
            <w:bottom w:w="0" w:type="dxa"/>
            <w:right w:w="0" w:type="dxa"/>
          </w:tblCellMar>
        </w:tblPrEx>
        <w:trPr>
          <w:cantSplit/>
          <w:jc w:val="center"/>
        </w:trPr>
        <w:tc>
          <w:tcPr>
            <w:tcW w:w="784" w:type="dxa"/>
            <w:vAlign w:val="center"/>
          </w:tcPr>
          <w:p w14:paraId="14255D25">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Q20</w:t>
            </w:r>
          </w:p>
        </w:tc>
        <w:tc>
          <w:tcPr>
            <w:tcW w:w="4014" w:type="dxa"/>
            <w:vAlign w:val="center"/>
          </w:tcPr>
          <w:p w14:paraId="4720AD4D">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当我发现自己情绪不好时，我能想办法调整自己的状态</w:t>
            </w:r>
          </w:p>
        </w:tc>
        <w:tc>
          <w:tcPr>
            <w:tcW w:w="784" w:type="dxa"/>
            <w:vAlign w:val="center"/>
          </w:tcPr>
          <w:p w14:paraId="695419B0">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3.59</w:t>
            </w:r>
          </w:p>
        </w:tc>
        <w:tc>
          <w:tcPr>
            <w:tcW w:w="975" w:type="dxa"/>
            <w:vAlign w:val="center"/>
          </w:tcPr>
          <w:p w14:paraId="758422E3">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0.70</w:t>
            </w:r>
          </w:p>
        </w:tc>
        <w:tc>
          <w:tcPr>
            <w:tcW w:w="1965" w:type="dxa"/>
            <w:vAlign w:val="center"/>
          </w:tcPr>
          <w:p w14:paraId="7EA4B5D3">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69.02</w:t>
            </w:r>
          </w:p>
        </w:tc>
      </w:tr>
      <w:tr w14:paraId="27208859">
        <w:tblPrEx>
          <w:tblCellMar>
            <w:top w:w="0" w:type="dxa"/>
            <w:left w:w="0" w:type="dxa"/>
            <w:bottom w:w="0" w:type="dxa"/>
            <w:right w:w="0" w:type="dxa"/>
          </w:tblCellMar>
        </w:tblPrEx>
        <w:trPr>
          <w:cantSplit/>
          <w:jc w:val="center"/>
        </w:trPr>
        <w:tc>
          <w:tcPr>
            <w:tcW w:w="784" w:type="dxa"/>
            <w:vAlign w:val="center"/>
          </w:tcPr>
          <w:p w14:paraId="620DA90F">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Q21</w:t>
            </w:r>
          </w:p>
        </w:tc>
        <w:tc>
          <w:tcPr>
            <w:tcW w:w="4014" w:type="dxa"/>
            <w:vAlign w:val="center"/>
          </w:tcPr>
          <w:p w14:paraId="1C9DC4D7">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面对考试、回答问题或课堂展示等紧张情境时，我能尽量保持平静</w:t>
            </w:r>
          </w:p>
        </w:tc>
        <w:tc>
          <w:tcPr>
            <w:tcW w:w="784" w:type="dxa"/>
            <w:vAlign w:val="center"/>
          </w:tcPr>
          <w:p w14:paraId="46D8DC66">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3.53</w:t>
            </w:r>
          </w:p>
        </w:tc>
        <w:tc>
          <w:tcPr>
            <w:tcW w:w="975" w:type="dxa"/>
            <w:vAlign w:val="center"/>
          </w:tcPr>
          <w:p w14:paraId="5982869D">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0.72</w:t>
            </w:r>
          </w:p>
        </w:tc>
        <w:tc>
          <w:tcPr>
            <w:tcW w:w="1965" w:type="dxa"/>
            <w:vAlign w:val="center"/>
          </w:tcPr>
          <w:p w14:paraId="5BD4FF77">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64.26</w:t>
            </w:r>
          </w:p>
        </w:tc>
      </w:tr>
      <w:tr w14:paraId="4AE9DA8A">
        <w:tblPrEx>
          <w:tblCellMar>
            <w:top w:w="0" w:type="dxa"/>
            <w:left w:w="0" w:type="dxa"/>
            <w:bottom w:w="0" w:type="dxa"/>
            <w:right w:w="0" w:type="dxa"/>
          </w:tblCellMar>
        </w:tblPrEx>
        <w:trPr>
          <w:cantSplit/>
          <w:jc w:val="center"/>
        </w:trPr>
        <w:tc>
          <w:tcPr>
            <w:tcW w:w="784" w:type="dxa"/>
            <w:tcBorders>
              <w:bottom w:val="single" w:color="000000" w:sz="12" w:space="0"/>
            </w:tcBorders>
            <w:vAlign w:val="center"/>
          </w:tcPr>
          <w:p w14:paraId="1058C5D2">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Q22</w:t>
            </w:r>
          </w:p>
        </w:tc>
        <w:tc>
          <w:tcPr>
            <w:tcW w:w="4014" w:type="dxa"/>
            <w:tcBorders>
              <w:bottom w:val="single" w:color="000000" w:sz="12" w:space="0"/>
            </w:tcBorders>
            <w:vAlign w:val="center"/>
          </w:tcPr>
          <w:p w14:paraId="61B64A0D">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学习出现失误或结果不理想时，我能调整状态并继续改进</w:t>
            </w:r>
          </w:p>
        </w:tc>
        <w:tc>
          <w:tcPr>
            <w:tcW w:w="784" w:type="dxa"/>
            <w:tcBorders>
              <w:bottom w:val="single" w:color="000000" w:sz="12" w:space="0"/>
            </w:tcBorders>
            <w:vAlign w:val="center"/>
          </w:tcPr>
          <w:p w14:paraId="1B4124B4">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3.60</w:t>
            </w:r>
          </w:p>
        </w:tc>
        <w:tc>
          <w:tcPr>
            <w:tcW w:w="975" w:type="dxa"/>
            <w:tcBorders>
              <w:bottom w:val="single" w:color="000000" w:sz="12" w:space="0"/>
            </w:tcBorders>
            <w:vAlign w:val="center"/>
          </w:tcPr>
          <w:p w14:paraId="2F477E46">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0.66</w:t>
            </w:r>
          </w:p>
        </w:tc>
        <w:tc>
          <w:tcPr>
            <w:tcW w:w="1965" w:type="dxa"/>
            <w:tcBorders>
              <w:bottom w:val="single" w:color="000000" w:sz="12" w:space="0"/>
            </w:tcBorders>
            <w:vAlign w:val="center"/>
          </w:tcPr>
          <w:p w14:paraId="724128D3">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67.76</w:t>
            </w:r>
          </w:p>
        </w:tc>
      </w:tr>
    </w:tbl>
    <w:p w14:paraId="097E63CB">
      <w:pPr>
        <w:pageBreakBefore w:val="0"/>
        <w:numPr>
          <w:ilvl w:val="0"/>
          <w:numId w:val="0"/>
        </w:numPr>
        <w:overflowPunct w:val="0"/>
        <w:bidi w:val="0"/>
        <w:snapToGrid w:val="0"/>
        <w:spacing w:before="0" w:after="0" w:line="360" w:lineRule="auto"/>
        <w:ind w:left="0" w:firstLineChars="200"/>
        <w:jc w:val="both"/>
        <w:textAlignment w:val="auto"/>
        <w:rPr>
          <w:rFonts w:hint="eastAsia" w:ascii="宋体" w:hAnsi="宋体" w:eastAsia="宋体" w:cs="宋体"/>
          <w:color w:val="auto"/>
          <w:kern w:val="0"/>
          <w:sz w:val="24"/>
          <w:szCs w:val="24"/>
          <w:lang w:val="en-US" w:eastAsia="zh-CN"/>
        </w:rPr>
      </w:pPr>
      <w:r>
        <w:rPr>
          <w:rFonts w:hint="eastAsia" w:ascii="宋体" w:hAnsi="宋体" w:eastAsia="宋体" w:cs="宋体"/>
          <w:b w:val="0"/>
          <w:color w:val="auto"/>
          <w:kern w:val="0"/>
          <w:sz w:val="24"/>
          <w:szCs w:val="24"/>
          <w:lang w:val="en-US" w:eastAsia="zh-CN"/>
        </w:rPr>
        <w:t>情绪调节维度均值为3.59，标准差为0.56，在四个社会情感维度中均值相对最低，学生之间的差异也相对较大。面对考试、回答问题或课堂展示时保持平静Q21均值为3.53，积极选择比例为64.26%，为该维度最低。其余题项均值介于3.59—3.61，表明学生总体认可自己在困难、分歧和失误后调整状态的表现，但在紧张情境中的自我调节仍需支持。教学可通过展示前准备、分步表达、同伴支持和具体反馈，帮助学生在认知挑战中保持参与并持续改进。</w:t>
      </w:r>
    </w:p>
    <w:p w14:paraId="3455F3C3">
      <w:pPr>
        <w:pageBreakBefore w:val="0"/>
        <w:overflowPunct w:val="0"/>
        <w:bidi w:val="0"/>
        <w:snapToGrid w:val="0"/>
        <w:spacing w:before="0" w:after="0" w:line="360" w:lineRule="auto"/>
        <w:ind w:firstLine="480" w:firstLineChars="200"/>
        <w:jc w:val="both"/>
        <w:textAlignment w:val="auto"/>
        <w:outlineLvl w:val="5"/>
        <w:rPr>
          <w:rFonts w:hint="eastAsia" w:ascii="宋体" w:hAnsi="宋体" w:eastAsia="宋体" w:cs="宋体"/>
          <w:b/>
          <w:bCs/>
          <w:sz w:val="24"/>
          <w:szCs w:val="32"/>
        </w:rPr>
      </w:pPr>
      <w:r>
        <w:rPr>
          <w:rFonts w:hint="eastAsia" w:ascii="宋体" w:hAnsi="宋体" w:eastAsia="宋体" w:cs="宋体"/>
          <w:b w:val="0"/>
          <w:bCs/>
          <w:sz w:val="24"/>
          <w:szCs w:val="32"/>
        </w:rPr>
        <w:t>⑥合作共情</w:t>
      </w:r>
    </w:p>
    <w:p w14:paraId="78DE1DC4">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表3-10  合作共情维度各题项统计（n＝1346）</w:t>
      </w:r>
    </w:p>
    <w:tbl>
      <w:tblPr>
        <w:tblStyle w:val="12"/>
        <w:tblW w:w="8522" w:type="dxa"/>
        <w:jc w:val="center"/>
        <w:tblLayout w:type="fixed"/>
        <w:tblCellMar>
          <w:top w:w="0" w:type="dxa"/>
          <w:left w:w="0" w:type="dxa"/>
          <w:bottom w:w="0" w:type="dxa"/>
          <w:right w:w="0" w:type="dxa"/>
        </w:tblCellMar>
      </w:tblPr>
      <w:tblGrid>
        <w:gridCol w:w="782"/>
        <w:gridCol w:w="4026"/>
        <w:gridCol w:w="783"/>
        <w:gridCol w:w="972"/>
        <w:gridCol w:w="1959"/>
      </w:tblGrid>
      <w:tr w14:paraId="71EC53CB">
        <w:tblPrEx>
          <w:tblCellMar>
            <w:top w:w="0" w:type="dxa"/>
            <w:left w:w="0" w:type="dxa"/>
            <w:bottom w:w="0" w:type="dxa"/>
            <w:right w:w="0" w:type="dxa"/>
          </w:tblCellMar>
        </w:tblPrEx>
        <w:trPr>
          <w:cantSplit/>
          <w:tblHeader/>
          <w:jc w:val="center"/>
        </w:trPr>
        <w:tc>
          <w:tcPr>
            <w:tcW w:w="782" w:type="dxa"/>
            <w:tcBorders>
              <w:top w:val="single" w:color="000000" w:sz="12" w:space="0"/>
            </w:tcBorders>
            <w:vAlign w:val="center"/>
          </w:tcPr>
          <w:p w14:paraId="794F8219">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rPr>
              <w:t>题号</w:t>
            </w:r>
          </w:p>
        </w:tc>
        <w:tc>
          <w:tcPr>
            <w:tcW w:w="4026" w:type="dxa"/>
            <w:tcBorders>
              <w:top w:val="single" w:color="000000" w:sz="12" w:space="0"/>
            </w:tcBorders>
            <w:vAlign w:val="center"/>
          </w:tcPr>
          <w:p w14:paraId="261F575B">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rPr>
              <w:t>题项内容</w:t>
            </w:r>
          </w:p>
        </w:tc>
        <w:tc>
          <w:tcPr>
            <w:tcW w:w="783" w:type="dxa"/>
            <w:tcBorders>
              <w:top w:val="single" w:color="000000" w:sz="12" w:space="0"/>
            </w:tcBorders>
            <w:vAlign w:val="center"/>
          </w:tcPr>
          <w:p w14:paraId="01B00B02">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rPr>
              <w:t>均值</w:t>
            </w:r>
          </w:p>
        </w:tc>
        <w:tc>
          <w:tcPr>
            <w:tcW w:w="972" w:type="dxa"/>
            <w:tcBorders>
              <w:top w:val="single" w:color="000000" w:sz="12" w:space="0"/>
            </w:tcBorders>
            <w:vAlign w:val="center"/>
          </w:tcPr>
          <w:p w14:paraId="2F21B845">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rPr>
              <w:t>标准差</w:t>
            </w:r>
          </w:p>
        </w:tc>
        <w:tc>
          <w:tcPr>
            <w:tcW w:w="1959" w:type="dxa"/>
            <w:tcBorders>
              <w:top w:val="single" w:color="000000" w:sz="12" w:space="0"/>
            </w:tcBorders>
            <w:vAlign w:val="center"/>
          </w:tcPr>
          <w:p w14:paraId="053101F5">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lang w:val="en-US" w:eastAsia="zh-CN"/>
              </w:rPr>
              <w:t>比较/完全符合</w:t>
            </w:r>
            <w:r>
              <w:rPr>
                <w:rFonts w:hint="eastAsia" w:ascii="宋体" w:hAnsi="宋体" w:eastAsia="宋体" w:cs="宋体"/>
                <w:b/>
                <w:sz w:val="21"/>
              </w:rPr>
              <w:t>比例</w:t>
            </w:r>
          </w:p>
          <w:p w14:paraId="3955ED1F">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rPr>
              <w:t>（%）</w:t>
            </w:r>
          </w:p>
        </w:tc>
      </w:tr>
      <w:tr w14:paraId="6349599A">
        <w:tblPrEx>
          <w:tblCellMar>
            <w:top w:w="0" w:type="dxa"/>
            <w:left w:w="0" w:type="dxa"/>
            <w:bottom w:w="0" w:type="dxa"/>
            <w:right w:w="0" w:type="dxa"/>
          </w:tblCellMar>
        </w:tblPrEx>
        <w:trPr>
          <w:cantSplit/>
          <w:jc w:val="center"/>
        </w:trPr>
        <w:tc>
          <w:tcPr>
            <w:tcW w:w="782" w:type="dxa"/>
            <w:tcBorders>
              <w:top w:val="single" w:color="000000" w:sz="4" w:space="0"/>
            </w:tcBorders>
            <w:vAlign w:val="center"/>
          </w:tcPr>
          <w:p w14:paraId="3A17A9C4">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Q23</w:t>
            </w:r>
          </w:p>
        </w:tc>
        <w:tc>
          <w:tcPr>
            <w:tcW w:w="4026" w:type="dxa"/>
            <w:tcBorders>
              <w:top w:val="single" w:color="000000" w:sz="4" w:space="0"/>
            </w:tcBorders>
            <w:vAlign w:val="center"/>
          </w:tcPr>
          <w:p w14:paraId="1204D118">
            <w:pPr>
              <w:snapToGrid w:val="0"/>
              <w:spacing w:before="0" w:after="0" w:line="240" w:lineRule="auto"/>
              <w:ind w:left="0" w:right="0" w:firstLine="0"/>
              <w:jc w:val="left"/>
              <w:rPr>
                <w:rFonts w:hint="eastAsia" w:ascii="宋体" w:hAnsi="宋体" w:eastAsia="宋体" w:cs="宋体"/>
                <w:sz w:val="19"/>
              </w:rPr>
            </w:pPr>
            <w:r>
              <w:rPr>
                <w:rFonts w:hint="eastAsia" w:ascii="宋体" w:hAnsi="宋体" w:eastAsia="宋体" w:cs="宋体"/>
                <w:b w:val="0"/>
                <w:sz w:val="21"/>
              </w:rPr>
              <w:t>小组讨论时，我会认真听完同学的观点</w:t>
            </w:r>
          </w:p>
        </w:tc>
        <w:tc>
          <w:tcPr>
            <w:tcW w:w="783" w:type="dxa"/>
            <w:tcBorders>
              <w:top w:val="single" w:color="000000" w:sz="4" w:space="0"/>
            </w:tcBorders>
            <w:vAlign w:val="center"/>
          </w:tcPr>
          <w:p w14:paraId="23853193">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3.75</w:t>
            </w:r>
          </w:p>
        </w:tc>
        <w:tc>
          <w:tcPr>
            <w:tcW w:w="972" w:type="dxa"/>
            <w:tcBorders>
              <w:top w:val="single" w:color="000000" w:sz="4" w:space="0"/>
            </w:tcBorders>
            <w:vAlign w:val="center"/>
          </w:tcPr>
          <w:p w14:paraId="78D243E2">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0.52</w:t>
            </w:r>
          </w:p>
        </w:tc>
        <w:tc>
          <w:tcPr>
            <w:tcW w:w="1959" w:type="dxa"/>
            <w:tcBorders>
              <w:top w:val="single" w:color="000000" w:sz="4" w:space="0"/>
            </w:tcBorders>
            <w:vAlign w:val="center"/>
          </w:tcPr>
          <w:p w14:paraId="031D02AC">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78.38</w:t>
            </w:r>
          </w:p>
        </w:tc>
      </w:tr>
      <w:tr w14:paraId="43C74446">
        <w:tblPrEx>
          <w:tblCellMar>
            <w:top w:w="0" w:type="dxa"/>
            <w:left w:w="0" w:type="dxa"/>
            <w:bottom w:w="0" w:type="dxa"/>
            <w:right w:w="0" w:type="dxa"/>
          </w:tblCellMar>
        </w:tblPrEx>
        <w:trPr>
          <w:cantSplit/>
          <w:jc w:val="center"/>
        </w:trPr>
        <w:tc>
          <w:tcPr>
            <w:tcW w:w="782" w:type="dxa"/>
            <w:vAlign w:val="center"/>
          </w:tcPr>
          <w:p w14:paraId="51DE72FE">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Q24</w:t>
            </w:r>
          </w:p>
        </w:tc>
        <w:tc>
          <w:tcPr>
            <w:tcW w:w="4026" w:type="dxa"/>
            <w:vAlign w:val="center"/>
          </w:tcPr>
          <w:p w14:paraId="3B377350">
            <w:pPr>
              <w:snapToGrid w:val="0"/>
              <w:spacing w:before="0" w:after="0" w:line="240" w:lineRule="auto"/>
              <w:ind w:left="0" w:right="0" w:firstLine="0"/>
              <w:jc w:val="left"/>
              <w:rPr>
                <w:rFonts w:hint="eastAsia" w:ascii="宋体" w:hAnsi="宋体" w:eastAsia="宋体" w:cs="宋体"/>
                <w:sz w:val="19"/>
              </w:rPr>
            </w:pPr>
            <w:r>
              <w:rPr>
                <w:rFonts w:hint="eastAsia" w:ascii="宋体" w:hAnsi="宋体" w:eastAsia="宋体" w:cs="宋体"/>
                <w:b w:val="0"/>
                <w:sz w:val="21"/>
              </w:rPr>
              <w:t>当同学的观点和我不同时，我会尝试理解他为什么这样想</w:t>
            </w:r>
          </w:p>
        </w:tc>
        <w:tc>
          <w:tcPr>
            <w:tcW w:w="783" w:type="dxa"/>
            <w:vAlign w:val="center"/>
          </w:tcPr>
          <w:p w14:paraId="6551BD1A">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3.68</w:t>
            </w:r>
          </w:p>
        </w:tc>
        <w:tc>
          <w:tcPr>
            <w:tcW w:w="972" w:type="dxa"/>
            <w:vAlign w:val="center"/>
          </w:tcPr>
          <w:p w14:paraId="393DAB01">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0.60</w:t>
            </w:r>
          </w:p>
        </w:tc>
        <w:tc>
          <w:tcPr>
            <w:tcW w:w="1959" w:type="dxa"/>
            <w:vAlign w:val="center"/>
          </w:tcPr>
          <w:p w14:paraId="71206EC1">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73.55</w:t>
            </w:r>
          </w:p>
        </w:tc>
      </w:tr>
      <w:tr w14:paraId="65818FBD">
        <w:tblPrEx>
          <w:tblCellMar>
            <w:top w:w="0" w:type="dxa"/>
            <w:left w:w="0" w:type="dxa"/>
            <w:bottom w:w="0" w:type="dxa"/>
            <w:right w:w="0" w:type="dxa"/>
          </w:tblCellMar>
        </w:tblPrEx>
        <w:trPr>
          <w:cantSplit/>
          <w:jc w:val="center"/>
        </w:trPr>
        <w:tc>
          <w:tcPr>
            <w:tcW w:w="782" w:type="dxa"/>
            <w:vAlign w:val="center"/>
          </w:tcPr>
          <w:p w14:paraId="2690D578">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Q25</w:t>
            </w:r>
          </w:p>
        </w:tc>
        <w:tc>
          <w:tcPr>
            <w:tcW w:w="4026" w:type="dxa"/>
            <w:vAlign w:val="center"/>
          </w:tcPr>
          <w:p w14:paraId="4E9261F7">
            <w:pPr>
              <w:snapToGrid w:val="0"/>
              <w:spacing w:before="0" w:after="0" w:line="240" w:lineRule="auto"/>
              <w:ind w:left="0" w:right="0" w:firstLine="0"/>
              <w:jc w:val="left"/>
              <w:rPr>
                <w:rFonts w:hint="eastAsia" w:ascii="宋体" w:hAnsi="宋体" w:eastAsia="宋体" w:cs="宋体"/>
                <w:sz w:val="19"/>
              </w:rPr>
            </w:pPr>
            <w:r>
              <w:rPr>
                <w:rFonts w:hint="eastAsia" w:ascii="宋体" w:hAnsi="宋体" w:eastAsia="宋体" w:cs="宋体"/>
                <w:b w:val="0"/>
                <w:sz w:val="21"/>
              </w:rPr>
              <w:t>小组出现不同意见时，我会通过交流和同学一起寻找解决办法</w:t>
            </w:r>
          </w:p>
        </w:tc>
        <w:tc>
          <w:tcPr>
            <w:tcW w:w="783" w:type="dxa"/>
            <w:vAlign w:val="center"/>
          </w:tcPr>
          <w:p w14:paraId="70233952">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3.69</w:t>
            </w:r>
          </w:p>
        </w:tc>
        <w:tc>
          <w:tcPr>
            <w:tcW w:w="972" w:type="dxa"/>
            <w:vAlign w:val="center"/>
          </w:tcPr>
          <w:p w14:paraId="232A049F">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0.58</w:t>
            </w:r>
          </w:p>
        </w:tc>
        <w:tc>
          <w:tcPr>
            <w:tcW w:w="1959" w:type="dxa"/>
            <w:vAlign w:val="center"/>
          </w:tcPr>
          <w:p w14:paraId="1AB756D6">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74.15</w:t>
            </w:r>
          </w:p>
        </w:tc>
      </w:tr>
      <w:tr w14:paraId="15571766">
        <w:tblPrEx>
          <w:tblCellMar>
            <w:top w:w="0" w:type="dxa"/>
            <w:left w:w="0" w:type="dxa"/>
            <w:bottom w:w="0" w:type="dxa"/>
            <w:right w:w="0" w:type="dxa"/>
          </w:tblCellMar>
        </w:tblPrEx>
        <w:trPr>
          <w:cantSplit/>
          <w:jc w:val="center"/>
        </w:trPr>
        <w:tc>
          <w:tcPr>
            <w:tcW w:w="782" w:type="dxa"/>
            <w:vAlign w:val="center"/>
          </w:tcPr>
          <w:p w14:paraId="7195A4ED">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Q26</w:t>
            </w:r>
          </w:p>
        </w:tc>
        <w:tc>
          <w:tcPr>
            <w:tcW w:w="4026" w:type="dxa"/>
            <w:vAlign w:val="center"/>
          </w:tcPr>
          <w:p w14:paraId="1689A30E">
            <w:pPr>
              <w:snapToGrid w:val="0"/>
              <w:spacing w:before="0" w:after="0" w:line="240" w:lineRule="auto"/>
              <w:ind w:left="0" w:right="0" w:firstLine="0"/>
              <w:jc w:val="left"/>
              <w:rPr>
                <w:rFonts w:hint="eastAsia" w:ascii="宋体" w:hAnsi="宋体" w:eastAsia="宋体" w:cs="宋体"/>
                <w:sz w:val="19"/>
              </w:rPr>
            </w:pPr>
            <w:r>
              <w:rPr>
                <w:rFonts w:hint="eastAsia" w:ascii="宋体" w:hAnsi="宋体" w:eastAsia="宋体" w:cs="宋体"/>
                <w:b w:val="0"/>
                <w:sz w:val="21"/>
              </w:rPr>
              <w:t>为了更好地完成共同任务，我愿意根据实际情况调整自己的想法或做法</w:t>
            </w:r>
          </w:p>
        </w:tc>
        <w:tc>
          <w:tcPr>
            <w:tcW w:w="783" w:type="dxa"/>
            <w:vAlign w:val="center"/>
          </w:tcPr>
          <w:p w14:paraId="3FA451D0">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3.72</w:t>
            </w:r>
          </w:p>
        </w:tc>
        <w:tc>
          <w:tcPr>
            <w:tcW w:w="972" w:type="dxa"/>
            <w:vAlign w:val="center"/>
          </w:tcPr>
          <w:p w14:paraId="79A64110">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0.53</w:t>
            </w:r>
          </w:p>
        </w:tc>
        <w:tc>
          <w:tcPr>
            <w:tcW w:w="1959" w:type="dxa"/>
            <w:vAlign w:val="center"/>
          </w:tcPr>
          <w:p w14:paraId="0A5FF9A7">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75.41</w:t>
            </w:r>
          </w:p>
        </w:tc>
      </w:tr>
      <w:tr w14:paraId="67BAFCF9">
        <w:tblPrEx>
          <w:tblCellMar>
            <w:top w:w="0" w:type="dxa"/>
            <w:left w:w="0" w:type="dxa"/>
            <w:bottom w:w="0" w:type="dxa"/>
            <w:right w:w="0" w:type="dxa"/>
          </w:tblCellMar>
        </w:tblPrEx>
        <w:trPr>
          <w:cantSplit/>
          <w:jc w:val="center"/>
        </w:trPr>
        <w:tc>
          <w:tcPr>
            <w:tcW w:w="782" w:type="dxa"/>
            <w:tcBorders>
              <w:bottom w:val="single" w:color="000000" w:sz="12" w:space="0"/>
            </w:tcBorders>
            <w:vAlign w:val="center"/>
          </w:tcPr>
          <w:p w14:paraId="59DD251E">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Q27</w:t>
            </w:r>
          </w:p>
        </w:tc>
        <w:tc>
          <w:tcPr>
            <w:tcW w:w="4026" w:type="dxa"/>
            <w:tcBorders>
              <w:bottom w:val="single" w:color="000000" w:sz="12" w:space="0"/>
            </w:tcBorders>
            <w:vAlign w:val="center"/>
          </w:tcPr>
          <w:p w14:paraId="37835157">
            <w:pPr>
              <w:snapToGrid w:val="0"/>
              <w:spacing w:before="0" w:after="0" w:line="240" w:lineRule="auto"/>
              <w:ind w:left="0" w:right="0" w:firstLine="0"/>
              <w:jc w:val="left"/>
              <w:rPr>
                <w:rFonts w:hint="eastAsia" w:ascii="宋体" w:hAnsi="宋体" w:eastAsia="宋体" w:cs="宋体"/>
                <w:sz w:val="19"/>
              </w:rPr>
            </w:pPr>
            <w:r>
              <w:rPr>
                <w:rFonts w:hint="eastAsia" w:ascii="宋体" w:hAnsi="宋体" w:eastAsia="宋体" w:cs="宋体"/>
                <w:b w:val="0"/>
                <w:sz w:val="21"/>
              </w:rPr>
              <w:t>同学遇到学习困难时，我愿意给予力所能及的帮助</w:t>
            </w:r>
          </w:p>
        </w:tc>
        <w:tc>
          <w:tcPr>
            <w:tcW w:w="783" w:type="dxa"/>
            <w:tcBorders>
              <w:bottom w:val="single" w:color="000000" w:sz="12" w:space="0"/>
            </w:tcBorders>
            <w:vAlign w:val="center"/>
          </w:tcPr>
          <w:p w14:paraId="576C9815">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3.70</w:t>
            </w:r>
          </w:p>
        </w:tc>
        <w:tc>
          <w:tcPr>
            <w:tcW w:w="972" w:type="dxa"/>
            <w:tcBorders>
              <w:bottom w:val="single" w:color="000000" w:sz="12" w:space="0"/>
            </w:tcBorders>
            <w:vAlign w:val="center"/>
          </w:tcPr>
          <w:p w14:paraId="341D7A7F">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0.56</w:t>
            </w:r>
          </w:p>
        </w:tc>
        <w:tc>
          <w:tcPr>
            <w:tcW w:w="1959" w:type="dxa"/>
            <w:tcBorders>
              <w:bottom w:val="single" w:color="000000" w:sz="12" w:space="0"/>
            </w:tcBorders>
            <w:vAlign w:val="center"/>
          </w:tcPr>
          <w:p w14:paraId="4B417EAF">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74.96</w:t>
            </w:r>
          </w:p>
        </w:tc>
      </w:tr>
    </w:tbl>
    <w:p w14:paraId="34E4DFEE">
      <w:pPr>
        <w:pageBreakBefore w:val="0"/>
        <w:numPr>
          <w:ilvl w:val="0"/>
          <w:numId w:val="0"/>
        </w:numPr>
        <w:overflowPunct w:val="0"/>
        <w:bidi w:val="0"/>
        <w:snapToGrid w:val="0"/>
        <w:spacing w:before="0" w:after="0" w:line="360" w:lineRule="auto"/>
        <w:ind w:left="0" w:firstLineChars="200"/>
        <w:jc w:val="both"/>
        <w:textAlignment w:val="auto"/>
        <w:rPr>
          <w:rFonts w:hint="eastAsia" w:ascii="宋体" w:hAnsi="宋体" w:eastAsia="宋体" w:cs="宋体"/>
          <w:color w:val="auto"/>
          <w:kern w:val="0"/>
          <w:sz w:val="24"/>
          <w:szCs w:val="24"/>
          <w:lang w:val="en-US" w:eastAsia="zh-CN"/>
        </w:rPr>
      </w:pPr>
      <w:r>
        <w:rPr>
          <w:rFonts w:hint="eastAsia" w:ascii="宋体" w:hAnsi="宋体" w:eastAsia="宋体" w:cs="宋体"/>
          <w:b w:val="0"/>
          <w:color w:val="auto"/>
          <w:kern w:val="0"/>
          <w:sz w:val="24"/>
          <w:szCs w:val="24"/>
          <w:lang w:val="en-US" w:eastAsia="zh-CN"/>
        </w:rPr>
        <w:t>合作共情维度均值为3.71，标准差为0.48，为七个维度最高。认真倾听同伴Q23均值为3.75，积极选择比例为78.38%；理解不同观点Q24均值为3.68，协商解决分歧Q25均值为3.69。学生较积极的倾听、互助与协商自评，为开展合作探究提供了基础。后续实践应进一步关注合作的实际质量，考察学生能否准确理解同伴理由、回应不同意见，并在讨论中共同修订结论，使合作参与转化为共同建构。</w:t>
      </w:r>
    </w:p>
    <w:p w14:paraId="03DB5444">
      <w:pPr>
        <w:pageBreakBefore w:val="0"/>
        <w:overflowPunct w:val="0"/>
        <w:bidi w:val="0"/>
        <w:snapToGrid w:val="0"/>
        <w:spacing w:before="0" w:after="0" w:line="360" w:lineRule="auto"/>
        <w:ind w:firstLine="480" w:firstLineChars="200"/>
        <w:jc w:val="both"/>
        <w:textAlignment w:val="auto"/>
        <w:outlineLvl w:val="5"/>
        <w:rPr>
          <w:rFonts w:hint="eastAsia" w:ascii="宋体" w:hAnsi="宋体" w:eastAsia="宋体" w:cs="宋体"/>
          <w:b/>
          <w:bCs/>
          <w:sz w:val="24"/>
          <w:szCs w:val="32"/>
        </w:rPr>
      </w:pPr>
      <w:r>
        <w:rPr>
          <w:rFonts w:hint="eastAsia" w:ascii="宋体" w:hAnsi="宋体" w:eastAsia="宋体" w:cs="宋体"/>
          <w:b w:val="0"/>
          <w:bCs/>
          <w:sz w:val="24"/>
          <w:szCs w:val="32"/>
        </w:rPr>
        <w:t>⑦包容创新</w:t>
      </w:r>
    </w:p>
    <w:p w14:paraId="611B1293">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表3-11  包容创新维度各题项统计（n＝1346）</w:t>
      </w:r>
    </w:p>
    <w:tbl>
      <w:tblPr>
        <w:tblStyle w:val="12"/>
        <w:tblW w:w="8522" w:type="dxa"/>
        <w:jc w:val="center"/>
        <w:tblLayout w:type="fixed"/>
        <w:tblCellMar>
          <w:top w:w="0" w:type="dxa"/>
          <w:left w:w="0" w:type="dxa"/>
          <w:bottom w:w="0" w:type="dxa"/>
          <w:right w:w="0" w:type="dxa"/>
        </w:tblCellMar>
      </w:tblPr>
      <w:tblGrid>
        <w:gridCol w:w="784"/>
        <w:gridCol w:w="3953"/>
        <w:gridCol w:w="785"/>
        <w:gridCol w:w="976"/>
        <w:gridCol w:w="2024"/>
      </w:tblGrid>
      <w:tr w14:paraId="5E8897FF">
        <w:tblPrEx>
          <w:tblCellMar>
            <w:top w:w="0" w:type="dxa"/>
            <w:left w:w="0" w:type="dxa"/>
            <w:bottom w:w="0" w:type="dxa"/>
            <w:right w:w="0" w:type="dxa"/>
          </w:tblCellMar>
        </w:tblPrEx>
        <w:trPr>
          <w:cantSplit/>
          <w:tblHeader/>
          <w:jc w:val="center"/>
        </w:trPr>
        <w:tc>
          <w:tcPr>
            <w:tcW w:w="784" w:type="dxa"/>
            <w:tcBorders>
              <w:top w:val="single" w:color="000000" w:sz="12" w:space="0"/>
            </w:tcBorders>
            <w:vAlign w:val="center"/>
          </w:tcPr>
          <w:p w14:paraId="437A23A0">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rPr>
              <w:t>题号</w:t>
            </w:r>
          </w:p>
        </w:tc>
        <w:tc>
          <w:tcPr>
            <w:tcW w:w="3953" w:type="dxa"/>
            <w:tcBorders>
              <w:top w:val="single" w:color="000000" w:sz="12" w:space="0"/>
            </w:tcBorders>
            <w:vAlign w:val="center"/>
          </w:tcPr>
          <w:p w14:paraId="41DEAB0A">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rPr>
              <w:t>题项内容</w:t>
            </w:r>
          </w:p>
        </w:tc>
        <w:tc>
          <w:tcPr>
            <w:tcW w:w="785" w:type="dxa"/>
            <w:tcBorders>
              <w:top w:val="single" w:color="000000" w:sz="12" w:space="0"/>
            </w:tcBorders>
            <w:vAlign w:val="center"/>
          </w:tcPr>
          <w:p w14:paraId="2CF969B1">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rPr>
              <w:t>均值</w:t>
            </w:r>
          </w:p>
        </w:tc>
        <w:tc>
          <w:tcPr>
            <w:tcW w:w="976" w:type="dxa"/>
            <w:tcBorders>
              <w:top w:val="single" w:color="000000" w:sz="12" w:space="0"/>
            </w:tcBorders>
            <w:vAlign w:val="center"/>
          </w:tcPr>
          <w:p w14:paraId="5F66DE3A">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rPr>
              <w:t>标准差</w:t>
            </w:r>
          </w:p>
        </w:tc>
        <w:tc>
          <w:tcPr>
            <w:tcW w:w="2024" w:type="dxa"/>
            <w:tcBorders>
              <w:top w:val="single" w:color="000000" w:sz="12" w:space="0"/>
            </w:tcBorders>
            <w:vAlign w:val="center"/>
          </w:tcPr>
          <w:p w14:paraId="66AA1676">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lang w:val="en-US" w:eastAsia="zh-CN"/>
              </w:rPr>
              <w:t>比较/完全符合</w:t>
            </w:r>
            <w:r>
              <w:rPr>
                <w:rFonts w:hint="eastAsia" w:ascii="宋体" w:hAnsi="宋体" w:eastAsia="宋体" w:cs="宋体"/>
                <w:b/>
                <w:sz w:val="21"/>
              </w:rPr>
              <w:t>比例</w:t>
            </w:r>
          </w:p>
          <w:p w14:paraId="7DF7D7E5">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rPr>
              <w:t>（%）</w:t>
            </w:r>
          </w:p>
        </w:tc>
      </w:tr>
      <w:tr w14:paraId="15CE4CA3">
        <w:tblPrEx>
          <w:tblCellMar>
            <w:top w:w="0" w:type="dxa"/>
            <w:left w:w="0" w:type="dxa"/>
            <w:bottom w:w="0" w:type="dxa"/>
            <w:right w:w="0" w:type="dxa"/>
          </w:tblCellMar>
        </w:tblPrEx>
        <w:trPr>
          <w:cantSplit/>
          <w:jc w:val="center"/>
        </w:trPr>
        <w:tc>
          <w:tcPr>
            <w:tcW w:w="784" w:type="dxa"/>
            <w:tcBorders>
              <w:top w:val="single" w:color="000000" w:sz="4" w:space="0"/>
            </w:tcBorders>
            <w:vAlign w:val="center"/>
          </w:tcPr>
          <w:p w14:paraId="55104F1C">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Q28</w:t>
            </w:r>
          </w:p>
        </w:tc>
        <w:tc>
          <w:tcPr>
            <w:tcW w:w="3953" w:type="dxa"/>
            <w:tcBorders>
              <w:top w:val="single" w:color="000000" w:sz="4" w:space="0"/>
            </w:tcBorders>
            <w:vAlign w:val="center"/>
          </w:tcPr>
          <w:p w14:paraId="295A095A">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面对新的学习任务时，我愿意尝试自己不熟悉的方法</w:t>
            </w:r>
          </w:p>
        </w:tc>
        <w:tc>
          <w:tcPr>
            <w:tcW w:w="785" w:type="dxa"/>
            <w:tcBorders>
              <w:top w:val="single" w:color="000000" w:sz="4" w:space="0"/>
            </w:tcBorders>
            <w:vAlign w:val="center"/>
          </w:tcPr>
          <w:p w14:paraId="582A3166">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3.58</w:t>
            </w:r>
          </w:p>
        </w:tc>
        <w:tc>
          <w:tcPr>
            <w:tcW w:w="976" w:type="dxa"/>
            <w:tcBorders>
              <w:top w:val="single" w:color="000000" w:sz="4" w:space="0"/>
            </w:tcBorders>
            <w:vAlign w:val="center"/>
          </w:tcPr>
          <w:p w14:paraId="37BF8B54">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0.67</w:t>
            </w:r>
          </w:p>
        </w:tc>
        <w:tc>
          <w:tcPr>
            <w:tcW w:w="2024" w:type="dxa"/>
            <w:tcBorders>
              <w:top w:val="single" w:color="000000" w:sz="4" w:space="0"/>
            </w:tcBorders>
            <w:vAlign w:val="center"/>
          </w:tcPr>
          <w:p w14:paraId="56198AF9">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66.64</w:t>
            </w:r>
          </w:p>
        </w:tc>
      </w:tr>
      <w:tr w14:paraId="5439A2EF">
        <w:tblPrEx>
          <w:tblCellMar>
            <w:top w:w="0" w:type="dxa"/>
            <w:left w:w="0" w:type="dxa"/>
            <w:bottom w:w="0" w:type="dxa"/>
            <w:right w:w="0" w:type="dxa"/>
          </w:tblCellMar>
        </w:tblPrEx>
        <w:trPr>
          <w:cantSplit/>
          <w:jc w:val="center"/>
        </w:trPr>
        <w:tc>
          <w:tcPr>
            <w:tcW w:w="784" w:type="dxa"/>
            <w:vAlign w:val="center"/>
          </w:tcPr>
          <w:p w14:paraId="0342B30F">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Q29</w:t>
            </w:r>
          </w:p>
        </w:tc>
        <w:tc>
          <w:tcPr>
            <w:tcW w:w="3953" w:type="dxa"/>
            <w:vAlign w:val="center"/>
          </w:tcPr>
          <w:p w14:paraId="38ACAD0A">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当同学提出与众不同的想法时，我愿意认真听并思考</w:t>
            </w:r>
          </w:p>
        </w:tc>
        <w:tc>
          <w:tcPr>
            <w:tcW w:w="785" w:type="dxa"/>
            <w:vAlign w:val="center"/>
          </w:tcPr>
          <w:p w14:paraId="2EF5F30E">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3.74</w:t>
            </w:r>
          </w:p>
        </w:tc>
        <w:tc>
          <w:tcPr>
            <w:tcW w:w="976" w:type="dxa"/>
            <w:vAlign w:val="center"/>
          </w:tcPr>
          <w:p w14:paraId="5D7A5C85">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0.53</w:t>
            </w:r>
          </w:p>
        </w:tc>
        <w:tc>
          <w:tcPr>
            <w:tcW w:w="2024" w:type="dxa"/>
            <w:vAlign w:val="center"/>
          </w:tcPr>
          <w:p w14:paraId="55375E1D">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77.34</w:t>
            </w:r>
          </w:p>
        </w:tc>
      </w:tr>
      <w:tr w14:paraId="4C1311F1">
        <w:tblPrEx>
          <w:tblCellMar>
            <w:top w:w="0" w:type="dxa"/>
            <w:left w:w="0" w:type="dxa"/>
            <w:bottom w:w="0" w:type="dxa"/>
            <w:right w:w="0" w:type="dxa"/>
          </w:tblCellMar>
        </w:tblPrEx>
        <w:trPr>
          <w:cantSplit/>
          <w:jc w:val="center"/>
        </w:trPr>
        <w:tc>
          <w:tcPr>
            <w:tcW w:w="784" w:type="dxa"/>
            <w:vAlign w:val="center"/>
          </w:tcPr>
          <w:p w14:paraId="087A4C9B">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Q30</w:t>
            </w:r>
          </w:p>
        </w:tc>
        <w:tc>
          <w:tcPr>
            <w:tcW w:w="3953" w:type="dxa"/>
            <w:vAlign w:val="center"/>
          </w:tcPr>
          <w:p w14:paraId="2512032F">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学习时，我愿意进一步探究“为什么”，而不只是记住答案</w:t>
            </w:r>
          </w:p>
        </w:tc>
        <w:tc>
          <w:tcPr>
            <w:tcW w:w="785" w:type="dxa"/>
            <w:vAlign w:val="center"/>
          </w:tcPr>
          <w:p w14:paraId="38D40065">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3.67</w:t>
            </w:r>
          </w:p>
        </w:tc>
        <w:tc>
          <w:tcPr>
            <w:tcW w:w="976" w:type="dxa"/>
            <w:vAlign w:val="center"/>
          </w:tcPr>
          <w:p w14:paraId="0848DF64">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0.59</w:t>
            </w:r>
          </w:p>
        </w:tc>
        <w:tc>
          <w:tcPr>
            <w:tcW w:w="2024" w:type="dxa"/>
            <w:vAlign w:val="center"/>
          </w:tcPr>
          <w:p w14:paraId="5626B648">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72.73</w:t>
            </w:r>
          </w:p>
        </w:tc>
      </w:tr>
      <w:tr w14:paraId="03DECB37">
        <w:tblPrEx>
          <w:tblCellMar>
            <w:top w:w="0" w:type="dxa"/>
            <w:left w:w="0" w:type="dxa"/>
            <w:bottom w:w="0" w:type="dxa"/>
            <w:right w:w="0" w:type="dxa"/>
          </w:tblCellMar>
        </w:tblPrEx>
        <w:trPr>
          <w:cantSplit/>
          <w:jc w:val="center"/>
        </w:trPr>
        <w:tc>
          <w:tcPr>
            <w:tcW w:w="784" w:type="dxa"/>
            <w:vAlign w:val="center"/>
          </w:tcPr>
          <w:p w14:paraId="7A9A60B9">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Q31</w:t>
            </w:r>
          </w:p>
        </w:tc>
        <w:tc>
          <w:tcPr>
            <w:tcW w:w="3953" w:type="dxa"/>
            <w:vAlign w:val="center"/>
          </w:tcPr>
          <w:p w14:paraId="042BBD5A">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解决问题时，我会参考不同的观点，形成自己的新想法</w:t>
            </w:r>
          </w:p>
        </w:tc>
        <w:tc>
          <w:tcPr>
            <w:tcW w:w="785" w:type="dxa"/>
            <w:vAlign w:val="center"/>
          </w:tcPr>
          <w:p w14:paraId="192A3C18">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3.65</w:t>
            </w:r>
          </w:p>
        </w:tc>
        <w:tc>
          <w:tcPr>
            <w:tcW w:w="976" w:type="dxa"/>
            <w:vAlign w:val="center"/>
          </w:tcPr>
          <w:p w14:paraId="5F3A94CF">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0.60</w:t>
            </w:r>
          </w:p>
        </w:tc>
        <w:tc>
          <w:tcPr>
            <w:tcW w:w="2024" w:type="dxa"/>
            <w:vAlign w:val="center"/>
          </w:tcPr>
          <w:p w14:paraId="15EAC4CD">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69.99</w:t>
            </w:r>
          </w:p>
        </w:tc>
      </w:tr>
      <w:tr w14:paraId="6812FDF1">
        <w:tblPrEx>
          <w:tblCellMar>
            <w:top w:w="0" w:type="dxa"/>
            <w:left w:w="0" w:type="dxa"/>
            <w:bottom w:w="0" w:type="dxa"/>
            <w:right w:w="0" w:type="dxa"/>
          </w:tblCellMar>
        </w:tblPrEx>
        <w:trPr>
          <w:cantSplit/>
          <w:jc w:val="center"/>
        </w:trPr>
        <w:tc>
          <w:tcPr>
            <w:tcW w:w="784" w:type="dxa"/>
            <w:tcBorders>
              <w:bottom w:val="single" w:color="000000" w:sz="12" w:space="0"/>
            </w:tcBorders>
            <w:vAlign w:val="center"/>
          </w:tcPr>
          <w:p w14:paraId="507DC435">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Q32</w:t>
            </w:r>
          </w:p>
        </w:tc>
        <w:tc>
          <w:tcPr>
            <w:tcW w:w="3953" w:type="dxa"/>
            <w:tcBorders>
              <w:bottom w:val="single" w:color="000000" w:sz="12" w:space="0"/>
            </w:tcBorders>
            <w:vAlign w:val="center"/>
          </w:tcPr>
          <w:p w14:paraId="3A2032D4">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面对没有固定答案的问题时，我愿意继续探索和尝试</w:t>
            </w:r>
          </w:p>
        </w:tc>
        <w:tc>
          <w:tcPr>
            <w:tcW w:w="785" w:type="dxa"/>
            <w:tcBorders>
              <w:bottom w:val="single" w:color="000000" w:sz="12" w:space="0"/>
            </w:tcBorders>
            <w:vAlign w:val="center"/>
          </w:tcPr>
          <w:p w14:paraId="70D50E5D">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3.64</w:t>
            </w:r>
          </w:p>
        </w:tc>
        <w:tc>
          <w:tcPr>
            <w:tcW w:w="976" w:type="dxa"/>
            <w:tcBorders>
              <w:bottom w:val="single" w:color="000000" w:sz="12" w:space="0"/>
            </w:tcBorders>
            <w:vAlign w:val="center"/>
          </w:tcPr>
          <w:p w14:paraId="5A0C1C8E">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0.61</w:t>
            </w:r>
          </w:p>
        </w:tc>
        <w:tc>
          <w:tcPr>
            <w:tcW w:w="2024" w:type="dxa"/>
            <w:tcBorders>
              <w:bottom w:val="single" w:color="000000" w:sz="12" w:space="0"/>
            </w:tcBorders>
            <w:vAlign w:val="center"/>
          </w:tcPr>
          <w:p w14:paraId="0FB7BE3A">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69.69</w:t>
            </w:r>
          </w:p>
        </w:tc>
      </w:tr>
    </w:tbl>
    <w:p w14:paraId="3B8E72A3">
      <w:pPr>
        <w:pageBreakBefore w:val="0"/>
        <w:numPr>
          <w:ilvl w:val="0"/>
          <w:numId w:val="0"/>
        </w:numPr>
        <w:overflowPunct w:val="0"/>
        <w:bidi w:val="0"/>
        <w:snapToGrid w:val="0"/>
        <w:spacing w:before="0" w:after="0" w:line="360" w:lineRule="auto"/>
        <w:ind w:left="0" w:firstLineChars="200"/>
        <w:jc w:val="both"/>
        <w:textAlignment w:val="auto"/>
        <w:rPr>
          <w:rFonts w:hint="eastAsia" w:ascii="宋体" w:hAnsi="宋体" w:eastAsia="宋体" w:cs="宋体"/>
          <w:color w:val="auto"/>
          <w:kern w:val="0"/>
          <w:sz w:val="24"/>
          <w:szCs w:val="24"/>
          <w:lang w:val="en-US" w:eastAsia="zh-CN"/>
        </w:rPr>
      </w:pPr>
      <w:r>
        <w:rPr>
          <w:rFonts w:hint="eastAsia" w:ascii="宋体" w:hAnsi="宋体" w:eastAsia="宋体" w:cs="宋体"/>
          <w:b w:val="0"/>
          <w:color w:val="auto"/>
          <w:kern w:val="0"/>
          <w:sz w:val="24"/>
          <w:szCs w:val="24"/>
          <w:lang w:val="en-US" w:eastAsia="zh-CN"/>
        </w:rPr>
        <w:t xml:space="preserve">包容创新维度均值为3.66，标准差为0.51。接纳并思考不同想法Q29均值为3.74，积极选择比例为77.34%；尝试陌生方法Q28均值为3.58，积极选择比例为66.64%，相对较低</w:t>
      </w:r>
      <w:del w:id="90024" w:author="Claude" w:date="2026-10-27T03:49:22Z">
        <w:r>
          <w:rPr>
            <w:rFonts w:hint="eastAsia" w:ascii="宋体" w:hAnsi="宋体" w:eastAsia="宋体" w:cs="宋体"/>
            <w:b w:val="0"/>
            <w:color w:val="auto"/>
            <w:kern w:val="0"/>
            <w:sz w:val="24"/>
            <w:szCs w:val="24"/>
            <w:lang w:val="en-US" w:eastAsia="zh-CN"/>
          </w:rPr>
          <w:delText xml:space="preserve">。这表明</w:delText>
        </w:r>
      </w:del>
      <w:r>
        <w:rPr>
          <w:rFonts w:hint="eastAsia" w:ascii="宋体" w:hAnsi="宋体" w:eastAsia="宋体" w:cs="宋体"/>
          <w:b w:val="0"/>
          <w:color w:val="auto"/>
          <w:kern w:val="0"/>
          <w:sz w:val="24"/>
          <w:szCs w:val="24"/>
          <w:lang w:val="en-US" w:eastAsia="zh-CN"/>
        </w:rPr>
        <w:t xml:space="preserve">，学生对不同观点保持开放的自评，较主动尝试不熟悉方法更为积极。课堂与科创教育可通过方案试用、过程记录和再次修订，引导学生将对新想法的接纳转化为具体探索行动。</w:t>
      </w:r>
    </w:p>
    <w:p w14:paraId="2767A7A8">
      <w:pPr>
        <w:keepNext/>
        <w:pageBreakBefore w:val="0"/>
        <w:overflowPunct w:val="0"/>
        <w:bidi w:val="0"/>
        <w:snapToGrid w:val="0"/>
        <w:spacing w:before="0" w:after="0" w:line="360" w:lineRule="auto"/>
        <w:ind w:firstLine="480" w:firstLineChars="200"/>
        <w:jc w:val="both"/>
        <w:textAlignment w:val="auto"/>
        <w:outlineLvl w:val="4"/>
        <w:rPr>
          <w:rFonts w:hint="eastAsia" w:ascii="宋体" w:hAnsi="宋体" w:eastAsia="宋体" w:cs="宋体"/>
          <w:b/>
          <w:color w:val="auto"/>
          <w:kern w:val="0"/>
          <w:sz w:val="24"/>
          <w:lang w:val="en-US" w:eastAsia="zh-CN"/>
        </w:rPr>
      </w:pPr>
      <w:r>
        <w:rPr>
          <w:rFonts w:hint="eastAsia" w:ascii="宋体" w:hAnsi="宋体" w:eastAsia="宋体" w:cs="宋体"/>
          <w:b w:val="0"/>
          <w:color w:val="auto"/>
          <w:kern w:val="0"/>
          <w:sz w:val="24"/>
          <w:lang w:val="en-US" w:eastAsia="zh-CN"/>
        </w:rPr>
        <w:t>3）开放性问题质性分析</w:t>
      </w:r>
    </w:p>
    <w:p w14:paraId="165C0862">
      <w:pPr>
        <w:pageBreakBefore w:val="0"/>
        <w:numPr>
          <w:ilvl w:val="0"/>
          <w:numId w:val="0"/>
        </w:numPr>
        <w:overflowPunct w:val="0"/>
        <w:bidi w:val="0"/>
        <w:spacing w:line="360" w:lineRule="auto"/>
        <w:ind w:left="0" w:firstLineChars="200"/>
        <w:jc w:val="center"/>
        <w:textAlignment w:val="auto"/>
        <w:rPr>
          <w:rFonts w:hint="eastAsia" w:ascii="宋体" w:hAnsi="宋体" w:eastAsia="宋体" w:cs="宋体"/>
          <w:color w:val="auto"/>
          <w:lang w:eastAsia="zh-CN"/>
        </w:rPr>
      </w:pPr>
      <w:r>
        <w:rPr>
          <w:rFonts w:hint="eastAsia" w:ascii="宋体" w:hAnsi="宋体" w:eastAsia="宋体" w:cs="宋体"/>
        </w:rPr>
        <w:drawing>
          <wp:inline distT="0" distB="0" distL="0" distR="0">
            <wp:extent cx="4354195" cy="1942465"/>
            <wp:effectExtent l="0" t="0" r="8255" b="635"/>
            <wp:docPr id="4" name="图片 6" descr="ace76d9c-6381-48fe-acf7-a991f6355e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descr="ace76d9c-6381-48fe-acf7-a991f6355ee9"/>
                    <pic:cNvPicPr>
                      <a:picLocks noChangeAspect="1" noChangeArrowheads="1"/>
                    </pic:cNvPicPr>
                  </pic:nvPicPr>
                  <pic:blipFill>
                    <a:blip r:embed="rId8"/>
                    <a:stretch>
                      <a:fillRect/>
                    </a:stretch>
                  </pic:blipFill>
                  <pic:spPr>
                    <a:xfrm>
                      <a:off x="0" y="0"/>
                      <a:ext cx="4354195" cy="1942465"/>
                    </a:xfrm>
                    <a:prstGeom prst="rect">
                      <a:avLst/>
                    </a:prstGeom>
                    <a:noFill/>
                  </pic:spPr>
                </pic:pic>
              </a:graphicData>
            </a:graphic>
          </wp:inline>
        </w:drawing>
      </w:r>
    </w:p>
    <w:p w14:paraId="1F03009D">
      <w:pPr>
        <w:pageBreakBefore w:val="0"/>
        <w:numPr>
          <w:ilvl w:val="0"/>
          <w:numId w:val="0"/>
        </w:numPr>
        <w:overflowPunct w:val="0"/>
        <w:bidi w:val="0"/>
        <w:snapToGrid w:val="0"/>
        <w:spacing w:before="0" w:after="0" w:line="360" w:lineRule="auto"/>
        <w:ind w:left="0" w:leftChars="0" w:firstLine="480" w:firstLineChars="200"/>
        <w:jc w:val="both"/>
        <w:textAlignment w:val="auto"/>
        <w:outlineLvl w:val="5"/>
        <w:rPr>
          <w:rFonts w:hint="eastAsia" w:ascii="宋体" w:hAnsi="宋体" w:eastAsia="宋体" w:cs="宋体"/>
          <w:kern w:val="0"/>
          <w:sz w:val="24"/>
          <w:lang w:val="en-US" w:eastAsia="zh-CN"/>
        </w:rPr>
      </w:pPr>
      <w:r>
        <w:rPr>
          <w:rFonts w:hint="eastAsia" w:ascii="宋体" w:hAnsi="宋体" w:eastAsia="宋体" w:cs="宋体"/>
          <w:b w:val="0"/>
          <w:kern w:val="0"/>
          <w:sz w:val="24"/>
          <w:lang w:val="en-US" w:eastAsia="zh-CN"/>
        </w:rPr>
        <w:t>①学科知识理解与解题突破。</w:t>
      </w:r>
    </w:p>
    <w:p w14:paraId="37FB4D21">
      <w:pPr>
        <w:pageBreakBefore w:val="0"/>
        <w:numPr>
          <w:ilvl w:val="0"/>
          <w:numId w:val="0"/>
        </w:numPr>
        <w:overflowPunct w:val="0"/>
        <w:bidi w:val="0"/>
        <w:snapToGrid w:val="0"/>
        <w:spacing w:before="0" w:after="0" w:line="360" w:lineRule="auto"/>
        <w:ind w:left="0" w:firstLineChars="200"/>
        <w:jc w:val="both"/>
        <w:textAlignment w:val="auto"/>
        <w:rPr>
          <w:rFonts w:hint="eastAsia" w:ascii="宋体" w:hAnsi="宋体" w:eastAsia="宋体" w:cs="宋体"/>
          <w:color w:val="auto"/>
          <w:kern w:val="0"/>
          <w:sz w:val="24"/>
          <w:szCs w:val="24"/>
          <w:lang w:val="en-US" w:eastAsia="zh-CN"/>
        </w:rPr>
      </w:pPr>
      <w:r>
        <w:rPr>
          <w:rFonts w:hint="eastAsia" w:ascii="宋体" w:hAnsi="宋体" w:eastAsia="宋体" w:cs="宋体"/>
          <w:b w:val="0"/>
          <w:color w:val="auto"/>
          <w:kern w:val="0"/>
          <w:sz w:val="24"/>
          <w:szCs w:val="24"/>
          <w:lang w:val="en-US" w:eastAsia="zh-CN"/>
        </w:rPr>
        <w:t>数学难题、压轴题、几何辅助线、多解分类、函数综合等被提及较多；物理化学中的综合计算、图像理解和知识点混杂也较突出；英语单词、语法、背诵和写作，语文文言文、阅读理解、作文及主观题，同样构成常见困难。典型表现包括没有思路、长时间卡住、变式不会、知识点综合后难以梳理、计算过程繁琐等。</w:t>
      </w:r>
    </w:p>
    <w:p w14:paraId="2346ECD7">
      <w:pPr>
        <w:pageBreakBefore w:val="0"/>
        <w:overflowPunct w:val="0"/>
        <w:bidi w:val="0"/>
        <w:snapToGrid w:val="0"/>
        <w:spacing w:before="0" w:after="0" w:line="360" w:lineRule="auto"/>
        <w:ind w:firstLine="480" w:firstLineChars="200"/>
        <w:jc w:val="both"/>
        <w:textAlignment w:val="auto"/>
        <w:outlineLvl w:val="5"/>
        <w:rPr>
          <w:rFonts w:hint="eastAsia" w:ascii="宋体" w:hAnsi="宋体" w:eastAsia="宋体" w:cs="宋体"/>
          <w:kern w:val="0"/>
          <w:sz w:val="24"/>
          <w:lang w:val="en-US" w:eastAsia="zh-CN"/>
        </w:rPr>
      </w:pPr>
      <w:r>
        <w:rPr>
          <w:rFonts w:hint="eastAsia" w:ascii="宋体" w:hAnsi="宋体" w:eastAsia="宋体" w:cs="宋体"/>
          <w:b w:val="0"/>
          <w:kern w:val="0"/>
          <w:sz w:val="24"/>
          <w:lang w:val="en-US" w:eastAsia="zh-CN"/>
        </w:rPr>
        <w:t>②知识迁移与思维整合。</w:t>
      </w:r>
    </w:p>
    <w:p w14:paraId="3AC7CE8B">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auto"/>
          <w:kern w:val="0"/>
          <w:sz w:val="24"/>
          <w:szCs w:val="24"/>
          <w:lang w:val="en-US" w:eastAsia="zh-CN"/>
        </w:rPr>
      </w:pPr>
      <w:r>
        <w:rPr>
          <w:rFonts w:hint="eastAsia" w:ascii="宋体" w:hAnsi="宋体" w:eastAsia="宋体" w:cs="宋体"/>
          <w:b w:val="0"/>
          <w:color w:val="auto"/>
          <w:kern w:val="0"/>
          <w:sz w:val="24"/>
          <w:szCs w:val="24"/>
          <w:lang w:val="en-US" w:eastAsia="zh-CN"/>
        </w:rPr>
        <w:t xml:space="preserve">不少回答指向“听懂了但不会做”“会一道题但同类题又不会”“难以举一反三”“新旧知识联系混乱”“抽象概念理解慢”“无法形成知识网络”。这说明困难</w:t>
      </w:r>
      <w:del w:id="90025" w:author="Claude" w:date="2026-10-27T03:49:22Z">
        <w:r>
          <w:rPr>
            <w:rFonts w:hint="eastAsia" w:ascii="宋体" w:hAnsi="宋体" w:eastAsia="宋体" w:cs="宋体"/>
            <w:b w:val="0"/>
            <w:color w:val="auto"/>
            <w:kern w:val="0"/>
            <w:sz w:val="24"/>
            <w:szCs w:val="24"/>
            <w:lang w:val="en-US" w:eastAsia="zh-CN"/>
          </w:rPr>
          <w:delText xml:space="preserve">不只是知识本身，更</w:delText>
        </w:r>
      </w:del>
      <w:ins w:id="90026" w:author="Claude" w:date="2026-10-27T03:49:22Z">
        <w:r>
          <w:rPr>
            <w:rFonts w:hint="eastAsia" w:ascii="宋体" w:hAnsi="宋体" w:eastAsia="宋体" w:cs="宋体"/>
            <w:b w:val="0"/>
            <w:color w:val="auto"/>
            <w:kern w:val="0"/>
            <w:sz w:val="24"/>
            <w:szCs w:val="24"/>
            <w:lang w:val="en-US" w:eastAsia="zh-CN"/>
          </w:rPr>
          <w:t xml:space="preserve">除知识本身外，还</w:t>
        </w:r>
      </w:ins>
      <w:r>
        <w:rPr>
          <w:rFonts w:hint="eastAsia" w:ascii="宋体" w:hAnsi="宋体" w:eastAsia="宋体" w:cs="宋体"/>
          <w:b w:val="0"/>
          <w:color w:val="auto"/>
          <w:kern w:val="0"/>
          <w:sz w:val="24"/>
          <w:szCs w:val="24"/>
          <w:lang w:val="en-US" w:eastAsia="zh-CN"/>
        </w:rPr>
        <w:t xml:space="preserve">在于从理解到应用、从单题到一类题、从零散记忆到整体建构的转化过程。</w:t>
      </w:r>
    </w:p>
    <w:p w14:paraId="2A6CB51E">
      <w:pPr>
        <w:pageBreakBefore w:val="0"/>
        <w:overflowPunct w:val="0"/>
        <w:bidi w:val="0"/>
        <w:snapToGrid w:val="0"/>
        <w:spacing w:before="0" w:after="0" w:line="360" w:lineRule="auto"/>
        <w:ind w:firstLine="480" w:firstLineChars="200"/>
        <w:jc w:val="both"/>
        <w:textAlignment w:val="auto"/>
        <w:outlineLvl w:val="5"/>
        <w:rPr>
          <w:rFonts w:hint="eastAsia" w:ascii="宋体" w:hAnsi="宋体" w:eastAsia="宋体" w:cs="宋体"/>
          <w:kern w:val="0"/>
          <w:sz w:val="24"/>
          <w:lang w:val="en-US" w:eastAsia="zh-CN"/>
        </w:rPr>
      </w:pPr>
      <w:r>
        <w:rPr>
          <w:rFonts w:hint="eastAsia" w:ascii="宋体" w:hAnsi="宋体" w:eastAsia="宋体" w:cs="宋体"/>
          <w:b w:val="0"/>
          <w:kern w:val="0"/>
          <w:sz w:val="24"/>
          <w:lang w:val="en-US" w:eastAsia="zh-CN"/>
        </w:rPr>
        <w:t>③自我管理与学习习惯。</w:t>
      </w:r>
    </w:p>
    <w:p w14:paraId="6F8C7EAD">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auto"/>
          <w:kern w:val="0"/>
          <w:sz w:val="24"/>
          <w:szCs w:val="24"/>
          <w:lang w:val="en-US" w:eastAsia="zh-CN"/>
        </w:rPr>
      </w:pPr>
      <w:r>
        <w:rPr>
          <w:rFonts w:hint="eastAsia" w:ascii="宋体" w:hAnsi="宋体" w:eastAsia="宋体" w:cs="宋体"/>
          <w:b w:val="0"/>
          <w:color w:val="auto"/>
          <w:kern w:val="0"/>
          <w:sz w:val="24"/>
          <w:szCs w:val="24"/>
          <w:lang w:val="en-US" w:eastAsia="zh-CN"/>
        </w:rPr>
        <w:t>专注力不足、容易分心、电子产品干扰、拖延、时间分配困难、作业过多、背诵坚持难、计划执行差、睡眠不足等被反复提及。部分学生提到，在缺少监督时难以主动学习，任务一多就手忙脚乱，长时间专注和定期复习都很困难。</w:t>
      </w:r>
    </w:p>
    <w:p w14:paraId="29720B16">
      <w:pPr>
        <w:pageBreakBefore w:val="0"/>
        <w:overflowPunct w:val="0"/>
        <w:bidi w:val="0"/>
        <w:snapToGrid w:val="0"/>
        <w:spacing w:before="0" w:after="0" w:line="360" w:lineRule="auto"/>
        <w:ind w:firstLine="480" w:firstLineChars="200"/>
        <w:jc w:val="both"/>
        <w:textAlignment w:val="auto"/>
        <w:outlineLvl w:val="5"/>
        <w:rPr>
          <w:rFonts w:hint="eastAsia" w:ascii="宋体" w:hAnsi="宋体" w:eastAsia="宋体" w:cs="宋体"/>
          <w:kern w:val="0"/>
          <w:sz w:val="24"/>
          <w:lang w:val="en-US" w:eastAsia="zh-CN"/>
        </w:rPr>
      </w:pPr>
      <w:r>
        <w:rPr>
          <w:rFonts w:hint="eastAsia" w:ascii="宋体" w:hAnsi="宋体" w:eastAsia="宋体" w:cs="宋体"/>
          <w:b w:val="0"/>
          <w:kern w:val="0"/>
          <w:sz w:val="24"/>
          <w:lang w:val="en-US" w:eastAsia="zh-CN"/>
        </w:rPr>
        <w:t>④考试心态与情绪调节。</w:t>
      </w:r>
    </w:p>
    <w:p w14:paraId="23E5CD01">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auto"/>
          <w:kern w:val="0"/>
          <w:sz w:val="24"/>
          <w:szCs w:val="24"/>
          <w:lang w:val="en-US" w:eastAsia="zh-CN"/>
        </w:rPr>
      </w:pPr>
      <w:r>
        <w:rPr>
          <w:rFonts w:hint="eastAsia" w:ascii="宋体" w:hAnsi="宋体" w:eastAsia="宋体" w:cs="宋体"/>
          <w:b w:val="0"/>
          <w:color w:val="auto"/>
          <w:kern w:val="0"/>
          <w:sz w:val="24"/>
          <w:szCs w:val="24"/>
          <w:lang w:val="en-US" w:eastAsia="zh-CN"/>
        </w:rPr>
        <w:t>考试紧张、成绩不理想、排名下降、努力后回报不明显、自信受挫、焦虑内耗、害怕被提问和公开表达等，是另一类集中困难。典型场景包括考试失利后难以调整心态，长期努力却看不到进步，或在难题面前产生无力感和自我怀疑。</w:t>
      </w:r>
    </w:p>
    <w:p w14:paraId="084AF41A">
      <w:pPr>
        <w:pageBreakBefore w:val="0"/>
        <w:overflowPunct w:val="0"/>
        <w:bidi w:val="0"/>
        <w:snapToGrid w:val="0"/>
        <w:spacing w:before="0" w:after="0" w:line="360" w:lineRule="auto"/>
        <w:ind w:firstLine="480" w:firstLineChars="200"/>
        <w:jc w:val="both"/>
        <w:textAlignment w:val="auto"/>
        <w:outlineLvl w:val="5"/>
        <w:rPr>
          <w:rFonts w:hint="eastAsia" w:ascii="宋体" w:hAnsi="宋体" w:eastAsia="宋体" w:cs="宋体"/>
          <w:kern w:val="0"/>
          <w:sz w:val="24"/>
          <w:lang w:val="en-US" w:eastAsia="zh-CN"/>
        </w:rPr>
      </w:pPr>
      <w:r>
        <w:rPr>
          <w:rFonts w:hint="eastAsia" w:ascii="宋体" w:hAnsi="宋体" w:eastAsia="宋体" w:cs="宋体"/>
          <w:b w:val="0"/>
          <w:kern w:val="0"/>
          <w:sz w:val="24"/>
          <w:lang w:val="en-US" w:eastAsia="zh-CN"/>
        </w:rPr>
        <w:t>⑤外部环境与互动支持。</w:t>
      </w:r>
    </w:p>
    <w:p w14:paraId="5130AAF6">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auto"/>
          <w:kern w:val="0"/>
          <w:sz w:val="24"/>
          <w:szCs w:val="24"/>
          <w:lang w:val="en-US" w:eastAsia="zh-CN"/>
        </w:rPr>
      </w:pPr>
      <w:r>
        <w:rPr>
          <w:rFonts w:hint="eastAsia" w:ascii="宋体" w:hAnsi="宋体" w:eastAsia="宋体" w:cs="宋体"/>
          <w:b w:val="0"/>
          <w:color w:val="auto"/>
          <w:kern w:val="0"/>
          <w:sz w:val="24"/>
          <w:szCs w:val="24"/>
          <w:lang w:val="en-US" w:eastAsia="zh-CN"/>
        </w:rPr>
        <w:t>老师讲得快或跳步、无人及时答疑、同伴合作不畅、小组意见难以统一、家庭与住宿环境干扰、座位不适、作业量过大等，也被部分学生视为学习困难来源。这些问题虽不直接指向学科内容，但会显著影响学习状态和效率。</w:t>
      </w:r>
    </w:p>
    <w:p w14:paraId="1E9F9037">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auto"/>
          <w:kern w:val="0"/>
          <w:sz w:val="24"/>
          <w:szCs w:val="24"/>
          <w:lang w:val="en-US" w:eastAsia="zh-CN"/>
        </w:rPr>
      </w:pPr>
      <w:r>
        <w:rPr>
          <w:rFonts w:hint="eastAsia" w:ascii="宋体" w:hAnsi="宋体" w:eastAsia="宋体" w:cs="宋体"/>
          <w:b w:val="0"/>
          <w:color w:val="auto"/>
          <w:kern w:val="0"/>
          <w:sz w:val="24"/>
          <w:szCs w:val="24"/>
          <w:lang w:val="en-US" w:eastAsia="zh-CN"/>
        </w:rPr>
        <w:t xml:space="preserve">从典型例子看，最常出现的困难场景包括：面对数学压轴题长时间没有思路；背英语单词和语文古文容易遗忘；上课听懂但做题不会；考试失利后难以调整；作业多导致自主复习时间不足；小组讨论中难以表达或统一意见。整体而言，学生</w:t>
      </w:r>
      <w:del w:id="90027" w:author="Claude" w:date="2026-10-27T03:49:22Z">
        <w:r>
          <w:rPr>
            <w:rFonts w:hint="eastAsia" w:ascii="宋体" w:hAnsi="宋体" w:eastAsia="宋体" w:cs="宋体"/>
            <w:b w:val="0"/>
            <w:color w:val="auto"/>
            <w:kern w:val="0"/>
            <w:sz w:val="24"/>
            <w:szCs w:val="24"/>
            <w:lang w:val="en-US" w:eastAsia="zh-CN"/>
          </w:rPr>
          <w:delText xml:space="preserve">需要的不只是更多练习，而是</w:delText>
        </w:r>
      </w:del>
      <w:ins w:id="90028" w:author="Claude" w:date="2026-10-27T03:49:22Z">
        <w:r>
          <w:rPr>
            <w:rFonts w:hint="eastAsia" w:ascii="宋体" w:hAnsi="宋体" w:eastAsia="宋体" w:cs="宋体"/>
            <w:b w:val="0"/>
            <w:color w:val="auto"/>
            <w:kern w:val="0"/>
            <w:sz w:val="24"/>
            <w:szCs w:val="24"/>
            <w:lang w:val="en-US" w:eastAsia="zh-CN"/>
          </w:rPr>
          <w:t xml:space="preserve">除了练习，还需要</w:t>
        </w:r>
      </w:ins>
      <w:r>
        <w:rPr>
          <w:rFonts w:hint="eastAsia" w:ascii="宋体" w:hAnsi="宋体" w:eastAsia="宋体" w:cs="宋体"/>
          <w:b w:val="0"/>
          <w:color w:val="auto"/>
          <w:kern w:val="0"/>
          <w:sz w:val="24"/>
          <w:szCs w:val="24"/>
          <w:lang w:val="en-US" w:eastAsia="zh-CN"/>
        </w:rPr>
        <w:t xml:space="preserve">可操作的方法、持续的反馈、合理的时间安排以及情绪与信心支持。同时，无效作答比例较高，也提示后续调研可增加引导语或示例，以提高数据质量。</w:t>
      </w:r>
    </w:p>
    <w:p w14:paraId="50F3C3B2">
      <w:pPr>
        <w:keepNext/>
        <w:pageBreakBefore w:val="0"/>
        <w:numPr>
          <w:ilvl w:val="0"/>
          <w:numId w:val="0"/>
        </w:numPr>
        <w:overflowPunct w:val="0"/>
        <w:bidi w:val="0"/>
        <w:snapToGrid w:val="0"/>
        <w:spacing w:before="0" w:after="0" w:line="360" w:lineRule="auto"/>
        <w:ind w:left="0" w:leftChars="0" w:firstLine="480" w:firstLineChars="200"/>
        <w:jc w:val="both"/>
        <w:textAlignment w:val="auto"/>
        <w:outlineLvl w:val="4"/>
        <w:rPr>
          <w:rFonts w:hint="eastAsia" w:ascii="宋体" w:hAnsi="宋体" w:eastAsia="宋体" w:cs="宋体"/>
          <w:b/>
          <w:color w:val="C00000"/>
          <w:kern w:val="0"/>
          <w:sz w:val="24"/>
          <w:lang w:val="en-US" w:eastAsia="zh-CN"/>
        </w:rPr>
      </w:pPr>
      <w:r>
        <w:rPr>
          <w:rFonts w:hint="eastAsia" w:ascii="宋体" w:hAnsi="宋体" w:eastAsia="宋体" w:cs="宋体"/>
          <w:b w:val="0"/>
          <w:color w:val="C00000"/>
          <w:kern w:val="0"/>
          <w:sz w:val="24"/>
          <w:lang w:val="en-US" w:eastAsia="zh-CN"/>
        </w:rPr>
        <w:t>4）小结</w:t>
      </w:r>
    </w:p>
    <w:p w14:paraId="117228D3">
      <w:pPr>
        <w:keepNext/>
        <w:pageBreakBefore w:val="0"/>
        <w:numPr>
          <w:ilvl w:val="0"/>
          <w:numId w:val="0"/>
        </w:numPr>
        <w:overflowPunct w:val="0"/>
        <w:bidi w:val="0"/>
        <w:snapToGrid w:val="0"/>
        <w:spacing w:before="0" w:after="0" w:line="360" w:lineRule="auto"/>
        <w:ind w:left="0"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综合量化测评与开放性回答，学生高阶能力自评总体均值为3.64，合作共情、责任担当和包容创新相对较高，为开展合作探究提供了一定基础。创造与情绪调节相对薄弱，复杂问题拆解、多方案生成和任务反思仍需加强。开放性回答中的“听懂但不会做”、知识迁移困难、时间管理不足及考试紧张等，与量化结果相互呼应，表明学生的学习困难涉及知识整合、方法运用与自我调节。后续教学应明确学习目标与评价标准，加强问题分析、方案比较和反思修订，并提供及时反馈与情绪支持，帮助学生将已有知识转化为解决复杂问题的能力。</w:t>
      </w:r>
    </w:p>
    <w:p w14:paraId="4F98A2A8">
      <w:pPr>
        <w:pStyle w:val="4"/>
        <w:keepNext/>
        <w:pageBreakBefore w:val="0"/>
        <w:numPr>
          <w:ilvl w:val="0"/>
          <w:numId w:val="0"/>
        </w:numPr>
        <w:overflowPunct w:val="0"/>
        <w:bidi w:val="0"/>
        <w:snapToGrid w:val="0"/>
        <w:spacing w:before="240" w:after="120" w:line="360" w:lineRule="auto"/>
        <w:ind w:left="0" w:firstLine="0"/>
        <w:jc w:val="left"/>
        <w:textAlignment w:val="auto"/>
        <w:rPr>
          <w:rFonts w:hint="eastAsia" w:ascii="宋体" w:hAnsi="宋体" w:eastAsia="宋体" w:cs="宋体"/>
          <w:b/>
          <w:bCs/>
          <w:color w:val="C00000"/>
          <w:kern w:val="0"/>
          <w:sz w:val="28"/>
          <w:szCs w:val="28"/>
        </w:rPr>
      </w:pPr>
      <w:bookmarkStart w:id="58" w:name="_Toc27501"/>
      <w:r>
        <w:rPr>
          <w:rFonts w:hint="eastAsia" w:ascii="宋体" w:hAnsi="宋体" w:eastAsia="宋体" w:cs="宋体"/>
          <w:b/>
          <w:bCs/>
          <w:color w:val="C00000"/>
          <w:kern w:val="0"/>
          <w:sz w:val="28"/>
          <w:lang w:val="en-US" w:eastAsia="zh-CN"/>
        </w:rPr>
        <w:t>2.</w:t>
      </w:r>
      <w:r>
        <w:rPr>
          <w:rFonts w:hint="eastAsia" w:ascii="宋体" w:hAnsi="宋体" w:eastAsia="宋体" w:cs="宋体"/>
          <w:b/>
          <w:bCs/>
          <w:color w:val="C00000"/>
          <w:kern w:val="0"/>
          <w:sz w:val="28"/>
        </w:rPr>
        <w:t>教师高阶能力培育现状的前测调查</w:t>
      </w:r>
      <w:bookmarkEnd w:id="58"/>
    </w:p>
    <w:p w14:paraId="3229FFEC">
      <w:pPr>
        <w:keepNext/>
        <w:pageBreakBefore w:val="0"/>
        <w:overflowPunct w:val="0"/>
        <w:bidi w:val="0"/>
        <w:snapToGrid w:val="0"/>
        <w:spacing w:before="0" w:after="0" w:line="360" w:lineRule="auto"/>
        <w:ind w:firstLine="480" w:firstLineChars="0"/>
        <w:jc w:val="both"/>
        <w:textAlignment w:val="auto"/>
        <w:outlineLvl w:val="3"/>
        <w:rPr>
          <w:rFonts w:hint="eastAsia" w:ascii="宋体" w:hAnsi="宋体" w:eastAsia="宋体" w:cs="宋体"/>
          <w:b/>
          <w:bCs/>
          <w:kern w:val="0"/>
          <w:sz w:val="24"/>
        </w:rPr>
      </w:pPr>
      <w:bookmarkStart w:id="59" w:name="_Toc1775"/>
      <w:r>
        <w:rPr>
          <w:rFonts w:hint="eastAsia" w:ascii="宋体" w:hAnsi="宋体" w:eastAsia="宋体" w:cs="宋体"/>
          <w:b w:val="0"/>
          <w:bCs/>
          <w:kern w:val="0"/>
          <w:sz w:val="24"/>
          <w:lang w:eastAsia="zh-CN"/>
        </w:rPr>
        <w:t>（</w:t>
      </w:r>
      <w:r>
        <w:rPr>
          <w:rFonts w:hint="eastAsia" w:ascii="宋体" w:hAnsi="宋体" w:eastAsia="宋体" w:cs="宋体"/>
          <w:b w:val="0"/>
          <w:bCs/>
          <w:kern w:val="0"/>
          <w:sz w:val="24"/>
        </w:rPr>
        <w:t>1</w:t>
      </w:r>
      <w:r>
        <w:rPr>
          <w:rFonts w:hint="eastAsia" w:ascii="宋体" w:hAnsi="宋体" w:eastAsia="宋体" w:cs="宋体"/>
          <w:b w:val="0"/>
          <w:bCs/>
          <w:kern w:val="0"/>
          <w:sz w:val="24"/>
          <w:lang w:eastAsia="zh-CN"/>
        </w:rPr>
        <w:t>）</w:t>
      </w:r>
      <w:r>
        <w:rPr>
          <w:rFonts w:hint="eastAsia" w:ascii="宋体" w:hAnsi="宋体" w:eastAsia="宋体" w:cs="宋体"/>
          <w:b w:val="0"/>
          <w:bCs/>
          <w:kern w:val="0"/>
          <w:sz w:val="24"/>
        </w:rPr>
        <w:t>教师调查内容的确定</w:t>
      </w:r>
      <w:bookmarkEnd w:id="59"/>
    </w:p>
    <w:p w14:paraId="515F271B">
      <w:pPr>
        <w:keepNext/>
        <w:pageBreakBefore w:val="0"/>
        <w:overflowPunct w:val="0"/>
        <w:bidi w:val="0"/>
        <w:snapToGrid w:val="0"/>
        <w:spacing w:before="0" w:after="0" w:line="360" w:lineRule="auto"/>
        <w:ind w:firstLine="480" w:firstLineChars="0"/>
        <w:jc w:val="both"/>
        <w:textAlignment w:val="auto"/>
        <w:outlineLvl w:val="4"/>
        <w:rPr>
          <w:rFonts w:hint="eastAsia" w:ascii="宋体" w:hAnsi="宋体" w:eastAsia="宋体" w:cs="宋体"/>
          <w:b/>
          <w:bCs/>
          <w:kern w:val="0"/>
          <w:sz w:val="24"/>
        </w:rPr>
      </w:pPr>
      <w:r>
        <w:rPr>
          <w:rFonts w:hint="eastAsia" w:ascii="宋体" w:hAnsi="宋体" w:eastAsia="宋体" w:cs="宋体"/>
          <w:b w:val="0"/>
          <w:bCs/>
          <w:kern w:val="0"/>
          <w:sz w:val="24"/>
        </w:rPr>
        <w:t>1）认知与价值认同</w:t>
      </w:r>
    </w:p>
    <w:p w14:paraId="5D92735F">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kern w:val="0"/>
          <w:sz w:val="24"/>
        </w:rPr>
        <w:t>教师对高阶能力的理解，是将培育要求转化为教学行动的重要基础。认知目标分类为区分不同层次的学习要求提供了依据，社会情感能力研究则提示，复杂任务还需要责任、调节与合作等资源的参与，相关理论已在第一部分文献综述中阐述。本研究据此分析教师问卷中的认知与价值认同内容，了解教师是否理解高阶能力的内涵，以及是否认同其教育价值。</w:t>
      </w:r>
    </w:p>
    <w:p w14:paraId="705787E0">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kern w:val="0"/>
          <w:sz w:val="24"/>
        </w:rPr>
        <w:t>该组设置7题，考察教师能否区分记忆、背诵、简单理解与分析、评价、创造等学习要求，是否认识到高阶能力还涉及合作探究、反思质疑等综合表现。同时，调查教师是否认同其学科价值、长远价值与跨学科适用性，以及在考试压力下兼顾能力培养、调整既有教学方式的意愿。该组反映教师的认知自评与价值判断，不直接代表相关教学行为已经落实。</w:t>
      </w:r>
    </w:p>
    <w:p w14:paraId="6832E110">
      <w:pPr>
        <w:keepNext/>
        <w:pageBreakBefore w:val="0"/>
        <w:overflowPunct w:val="0"/>
        <w:bidi w:val="0"/>
        <w:snapToGrid w:val="0"/>
        <w:spacing w:before="0" w:after="0" w:line="360" w:lineRule="auto"/>
        <w:ind w:firstLine="480" w:firstLineChars="200"/>
        <w:jc w:val="both"/>
        <w:textAlignment w:val="auto"/>
        <w:outlineLvl w:val="4"/>
        <w:rPr>
          <w:rFonts w:hint="eastAsia" w:ascii="宋体" w:hAnsi="宋体" w:eastAsia="宋体" w:cs="宋体"/>
          <w:b/>
          <w:kern w:val="0"/>
          <w:sz w:val="24"/>
        </w:rPr>
      </w:pPr>
      <w:r>
        <w:rPr>
          <w:rFonts w:hint="eastAsia" w:ascii="宋体" w:hAnsi="宋体" w:eastAsia="宋体" w:cs="宋体"/>
          <w:b w:val="0"/>
          <w:kern w:val="0"/>
          <w:sz w:val="24"/>
        </w:rPr>
        <w:t>2）课堂实践</w:t>
      </w:r>
    </w:p>
    <w:p w14:paraId="756A2721">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kern w:val="0"/>
          <w:sz w:val="24"/>
        </w:rPr>
        <w:t>高阶能力培育需要落实到学生实际经历的学习活动之中。建构性对齐原则强调教学目标、学习活动与评价之间的一致，问题导向学习、项目式学习及课堂对话研究则关注复杂问题、真实任务、自主学习、合作与解释论证等学习条件。这些研究为分析教师是否提供高阶学习机会提供了理论参照。</w:t>
      </w:r>
    </w:p>
    <w:p w14:paraId="39045230">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kern w:val="0"/>
          <w:sz w:val="24"/>
        </w:rPr>
        <w:t>结合实际题项，课堂实践部分设置6题，考察指向分析、评价与创造的任务设计，项目式或问题探究式学习的组织，生活与社会情境的联系，开放性提问及多角度作答，数字工具与资源支持，以及自主思考和小组研讨的时间安排。</w:t>
      </w:r>
    </w:p>
    <w:p w14:paraId="1B51A1D1">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kern w:val="0"/>
          <w:sz w:val="24"/>
        </w:rPr>
        <w:t>这些内容与学习模型中的能力目标、学习任务及支持条件相衔接。任务与提问考察学生需要进行怎样的思考，情境与探究组织考察知识运用的空间，资源与时间安排考察学习能否得到保障。该组反映教师对日常做法的自评，不能以采用项目式学习、数字工具或小组讨论直接认定高阶学习已经发生。</w:t>
      </w:r>
    </w:p>
    <w:p w14:paraId="39B5B7DD">
      <w:pPr>
        <w:keepNext/>
        <w:pageBreakBefore w:val="0"/>
        <w:overflowPunct w:val="0"/>
        <w:bidi w:val="0"/>
        <w:snapToGrid w:val="0"/>
        <w:spacing w:before="0" w:after="0" w:line="360" w:lineRule="auto"/>
        <w:ind w:firstLine="480" w:firstLineChars="200"/>
        <w:jc w:val="both"/>
        <w:textAlignment w:val="auto"/>
        <w:outlineLvl w:val="4"/>
        <w:rPr>
          <w:rFonts w:hint="eastAsia" w:ascii="宋体" w:hAnsi="宋体" w:eastAsia="宋体" w:cs="宋体"/>
          <w:b/>
          <w:kern w:val="0"/>
          <w:sz w:val="24"/>
        </w:rPr>
      </w:pPr>
      <w:r>
        <w:rPr>
          <w:rFonts w:hint="eastAsia" w:ascii="宋体" w:hAnsi="宋体" w:eastAsia="宋体" w:cs="宋体"/>
          <w:b w:val="0"/>
          <w:kern w:val="0"/>
          <w:sz w:val="24"/>
        </w:rPr>
        <w:t>3）教学自我效能</w:t>
      </w:r>
    </w:p>
    <w:p w14:paraId="16007870">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kern w:val="0"/>
          <w:sz w:val="24"/>
        </w:rPr>
        <w:t>自我效能指个体对自身在特定任务情境中能否成功组织和执行行动的信念。对国际文凭学校教师的调查显示，教师长期承担注重批判性思维和探究的复杂课程并积累经验后，其教学信念与课堂实践会相互塑造</w:t>
      </w:r>
      <w:r>
        <w:rPr>
          <w:rStyle w:val="16"/>
          <w:rFonts w:hint="eastAsia" w:ascii="宋体" w:hAnsi="宋体" w:eastAsia="宋体" w:cs="宋体"/>
          <w:b w:val="0"/>
          <w:kern w:val="0"/>
          <w:sz w:val="24"/>
          <w:vertAlign w:val="superscript"/>
        </w:rPr>
        <w:footnoteReference w:id="114"/>
      </w:r>
      <w:r>
        <w:rPr>
          <w:rFonts w:hint="eastAsia" w:ascii="宋体" w:hAnsi="宋体" w:eastAsia="宋体" w:cs="宋体"/>
          <w:b w:val="0"/>
          <w:kern w:val="0"/>
          <w:sz w:val="24"/>
        </w:rPr>
        <w:t>。本研究以此解释教师对高阶能力培育的实施把握，重点考察其能否设计适合学生的任务、通过提问与点拨推动思考，以及识别学生的高阶表现。</w:t>
      </w:r>
    </w:p>
    <w:p w14:paraId="6FD19237">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kern w:val="0"/>
          <w:sz w:val="24"/>
        </w:rPr>
        <w:t>该组设置3题，分别对应任务设计、过程引导和表现识别。其中，表现识别与可见的学习强调教师认识自身教学影响的要求直接相关。教师能否辨认学生的思考进展与理解困难，关系到后续支持的选择。该组用于了解实施信心与专业支持需求，不将自我判断等同于经过课堂观察验证的教学能力。</w:t>
      </w:r>
    </w:p>
    <w:p w14:paraId="581A84EB">
      <w:pPr>
        <w:keepNext/>
        <w:pageBreakBefore w:val="0"/>
        <w:overflowPunct w:val="0"/>
        <w:bidi w:val="0"/>
        <w:snapToGrid w:val="0"/>
        <w:spacing w:before="0" w:after="0" w:line="360" w:lineRule="auto"/>
        <w:ind w:firstLine="480" w:firstLineChars="200"/>
        <w:jc w:val="both"/>
        <w:textAlignment w:val="auto"/>
        <w:outlineLvl w:val="4"/>
        <w:rPr>
          <w:rFonts w:hint="eastAsia" w:ascii="宋体" w:hAnsi="宋体" w:eastAsia="宋体" w:cs="宋体"/>
          <w:b/>
          <w:kern w:val="0"/>
          <w:sz w:val="24"/>
        </w:rPr>
      </w:pPr>
      <w:r>
        <w:rPr>
          <w:rFonts w:hint="eastAsia" w:ascii="宋体" w:hAnsi="宋体" w:eastAsia="宋体" w:cs="宋体"/>
          <w:b w:val="0"/>
          <w:kern w:val="0"/>
          <w:sz w:val="24"/>
        </w:rPr>
        <w:t>4）现实阻碍</w:t>
      </w:r>
    </w:p>
    <w:p w14:paraId="5BB58076">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kern w:val="0"/>
          <w:sz w:val="24"/>
        </w:rPr>
        <w:t>教学实践还受到学校与班级条件的影响。现实阻碍部分依据本课题的实施问题设置6题，考察课时与教材任务压力、考试评价导向、课例资源不足、学生基础差异、实操性教研指导不足和课堂组织管理困难。</w:t>
      </w:r>
    </w:p>
    <w:p w14:paraId="20B07124">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kern w:val="0"/>
          <w:sz w:val="24"/>
        </w:rPr>
        <w:t>该组用于解释教师实践的条件约束，并为学校确定支持措施提供依据。学生差异提示任务设计需要考虑进入条件与学习支架；资源和指导不足提示校本研修应加强课例研究与共同备课；时间和组织困难则要求教学模式兼顾探究深度与常规课堂的可行性。上述内容为本研究面向实际问题自编的调查内容。</w:t>
      </w:r>
    </w:p>
    <w:p w14:paraId="2C5DDAF3">
      <w:pPr>
        <w:keepNext/>
        <w:pageBreakBefore w:val="0"/>
        <w:overflowPunct w:val="0"/>
        <w:bidi w:val="0"/>
        <w:snapToGrid w:val="0"/>
        <w:spacing w:before="0" w:after="0" w:line="360" w:lineRule="auto"/>
        <w:ind w:firstLine="480" w:firstLineChars="200"/>
        <w:jc w:val="both"/>
        <w:textAlignment w:val="auto"/>
        <w:outlineLvl w:val="4"/>
        <w:rPr>
          <w:rFonts w:hint="eastAsia" w:ascii="宋体" w:hAnsi="宋体" w:eastAsia="宋体" w:cs="宋体"/>
          <w:b/>
          <w:kern w:val="0"/>
          <w:sz w:val="24"/>
        </w:rPr>
      </w:pPr>
      <w:r>
        <w:rPr>
          <w:rFonts w:hint="eastAsia" w:ascii="宋体" w:hAnsi="宋体" w:eastAsia="宋体" w:cs="宋体"/>
          <w:b w:val="0"/>
          <w:kern w:val="0"/>
          <w:sz w:val="24"/>
        </w:rPr>
        <w:t>5）教师调查框架的形成</w:t>
      </w:r>
    </w:p>
    <w:p w14:paraId="26BDDA3B">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kern w:val="0"/>
          <w:sz w:val="24"/>
        </w:rPr>
        <w:t xml:space="preserve">教师问卷形成四组调查内容、22道评分题，题数分别为7题、6题、3题和6题。前三组得分越高，表示相应自评越积极；现实阻碍得分越高，表示困难感越强。</w:t>
      </w:r>
      <w:del w:id="90029" w:author="Claude" w:date="2026-10-27T03:49:22Z">
        <w:r>
          <w:rPr>
            <w:rFonts w:hint="eastAsia" w:ascii="宋体" w:hAnsi="宋体" w:eastAsia="宋体" w:cs="宋体"/>
            <w:b w:val="0"/>
            <w:kern w:val="0"/>
            <w:sz w:val="24"/>
          </w:rPr>
          <w:delText xml:space="preserve">因此，四组</w:delText>
        </w:r>
      </w:del>
      <w:ins w:id="90030" w:author="Claude" w:date="2026-10-27T03:49:22Z">
        <w:r>
          <w:rPr>
            <w:rFonts w:hint="eastAsia" w:ascii="宋体" w:hAnsi="宋体" w:eastAsia="宋体" w:cs="宋体"/>
            <w:b w:val="0"/>
            <w:kern w:val="0"/>
            <w:sz w:val="24"/>
          </w:rPr>
          <w:t xml:space="preserve">四组因此</w:t>
        </w:r>
      </w:ins>
      <w:r>
        <w:rPr>
          <w:rFonts w:hint="eastAsia" w:ascii="宋体" w:hAnsi="宋体" w:eastAsia="宋体" w:cs="宋体"/>
          <w:b w:val="0"/>
          <w:kern w:val="0"/>
          <w:sz w:val="24"/>
        </w:rPr>
        <w:t xml:space="preserve">分别计算题均分，不合成为教师总分，也不预先认定为已经验证的四因素结构。问卷另设实施可行性、实际价值、支持需求和开放建议，补充了解教师对学校推进高阶能力培育的判断。</w:t>
      </w:r>
    </w:p>
    <w:p w14:paraId="596AA442">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kern w:val="0"/>
          <w:sz w:val="24"/>
        </w:rPr>
        <w:t>学生调查呈现能力发展需要，教师调查呈现教学支持的基础与条件。两类结果共同用于确定学习模型的能力目标、任务要求与支持重点，并为学习决策路径、学习层次设计及后续教学模式构建提供依据。</w:t>
      </w:r>
    </w:p>
    <w:p w14:paraId="4A42B430">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kern w:val="0"/>
          <w:sz w:val="24"/>
        </w:rPr>
        <w:t>综合上述研究，高阶能力测评既需要关注学生对信息和问题的认知加工，也需要关注其在复杂任务中的投入、调节与合作。认知目标分类为分析、评价和创造的区分提供了依据，社会情感能力框架则为考察责任承担、情绪管理、合作与开放倾向提供了参照。本研究结合中学生学科学习与探究活动的特点，将学生高阶能力测评内容确定为高阶思维与高阶社会情感两个方面，前者包括分析、评价、创造，后者包括责任担当、情绪调节、合作共情、包容创新。在此基础上编制32道自评题项，以了解学生的能力基础与发展需要，七个理论维度的结构合理性通过后续检验加以考察。</w:t>
      </w:r>
    </w:p>
    <w:p w14:paraId="5038A9A2">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kern w:val="0"/>
          <w:sz w:val="24"/>
        </w:rPr>
        <w:t>教师调查则围绕上述能力要求如何进入教学展开。研究结合任务设计、探究组织和学习表现识别等实际要求，设置认知与价值认同、课堂实践、教学自我效能和现实阻碍四组调查内容，共22道评分题，分别考察教师的认识基础、教学做法、实施把握与条件约束。学生与教师调查相互参照，为学习模型中的能力目标、任务要求和支持安排提供依据，并进一步服务于教学模式的构建。</w:t>
      </w:r>
    </w:p>
    <w:p w14:paraId="565C49B9">
      <w:pPr>
        <w:keepNext/>
        <w:pageBreakBefore w:val="0"/>
        <w:overflowPunct w:val="0"/>
        <w:bidi w:val="0"/>
        <w:snapToGrid w:val="0"/>
        <w:spacing w:before="0" w:after="0" w:line="360" w:lineRule="auto"/>
        <w:ind w:firstLine="480" w:firstLineChars="200"/>
        <w:jc w:val="both"/>
        <w:textAlignment w:val="auto"/>
        <w:outlineLvl w:val="3"/>
        <w:rPr>
          <w:rFonts w:hint="eastAsia" w:ascii="宋体" w:hAnsi="宋体" w:eastAsia="宋体" w:cs="宋体"/>
          <w:b/>
          <w:kern w:val="0"/>
          <w:sz w:val="24"/>
        </w:rPr>
      </w:pPr>
      <w:bookmarkStart w:id="60" w:name="_Toc16298"/>
      <w:r>
        <w:rPr>
          <w:rFonts w:hint="eastAsia" w:ascii="宋体" w:hAnsi="宋体" w:eastAsia="宋体" w:cs="宋体"/>
          <w:b w:val="0"/>
          <w:kern w:val="0"/>
          <w:sz w:val="24"/>
          <w:lang w:eastAsia="zh-CN"/>
        </w:rPr>
        <w:t>（</w:t>
      </w:r>
      <w:r>
        <w:rPr>
          <w:rFonts w:hint="eastAsia" w:ascii="宋体" w:hAnsi="宋体" w:eastAsia="宋体" w:cs="宋体"/>
          <w:b w:val="0"/>
          <w:kern w:val="0"/>
          <w:sz w:val="24"/>
        </w:rPr>
        <w:t>2</w:t>
      </w:r>
      <w:r>
        <w:rPr>
          <w:rFonts w:hint="eastAsia" w:ascii="宋体" w:hAnsi="宋体" w:eastAsia="宋体" w:cs="宋体"/>
          <w:b w:val="0"/>
          <w:kern w:val="0"/>
          <w:sz w:val="24"/>
          <w:lang w:eastAsia="zh-CN"/>
        </w:rPr>
        <w:t>）</w:t>
      </w:r>
      <w:r>
        <w:rPr>
          <w:rFonts w:hint="eastAsia" w:ascii="宋体" w:hAnsi="宋体" w:eastAsia="宋体" w:cs="宋体"/>
          <w:b w:val="0"/>
          <w:kern w:val="0"/>
          <w:sz w:val="24"/>
        </w:rPr>
        <w:t>教师样本与数据收集</w:t>
      </w:r>
      <w:bookmarkEnd w:id="60"/>
    </w:p>
    <w:p w14:paraId="218EF6F7">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kern w:val="0"/>
          <w:sz w:val="24"/>
        </w:rPr>
        <w:t>为了解教师已有的高阶能力培育基础及教学实施中的困难，课题组编制教师前测问卷</w:t>
      </w:r>
      <w:r>
        <w:rPr>
          <w:rFonts w:hint="eastAsia" w:ascii="宋体" w:hAnsi="宋体" w:eastAsia="宋体" w:cs="宋体"/>
          <w:b w:val="0"/>
          <w:color w:val="C00000"/>
          <w:kern w:val="0"/>
          <w:sz w:val="24"/>
        </w:rPr>
        <w:t>（见附录）</w:t>
      </w:r>
      <w:r>
        <w:rPr>
          <w:rFonts w:hint="eastAsia" w:ascii="宋体" w:hAnsi="宋体" w:eastAsia="宋体" w:cs="宋体"/>
          <w:b w:val="0"/>
          <w:kern w:val="0"/>
          <w:sz w:val="24"/>
        </w:rPr>
        <w:t>，围绕认知与价值认同、课堂实践、教学自我效能和现实阻碍四方面设置22道评分题，并通过背景信息与开放性问题补充了解教师的实践经验和支持需求。</w:t>
      </w:r>
    </w:p>
    <w:p w14:paraId="4B9A9903">
      <w:pPr>
        <w:pageBreakBefore w:val="0"/>
        <w:overflowPunct w:val="0"/>
        <w:bidi w:val="0"/>
        <w:snapToGrid w:val="0"/>
        <w:spacing w:before="0" w:after="0" w:line="360" w:lineRule="auto"/>
        <w:ind w:firstLineChars="200"/>
        <w:jc w:val="both"/>
        <w:textAlignment w:val="auto"/>
        <w:rPr>
          <w:rFonts w:hint="eastAsia" w:ascii="宋体" w:hAnsi="宋体" w:eastAsia="宋体" w:cs="宋体"/>
          <w:b/>
          <w:kern w:val="0"/>
          <w:sz w:val="24"/>
        </w:rPr>
      </w:pPr>
      <w:r>
        <w:rPr>
          <w:rFonts w:hint="eastAsia" w:ascii="宋体" w:hAnsi="宋体" w:eastAsia="宋体" w:cs="宋体"/>
          <w:b w:val="0"/>
          <w:color w:val="000000"/>
          <w:sz w:val="24"/>
          <w:szCs w:val="22"/>
          <w:shd w:val="clear" w:fill="FFFFFF"/>
        </w:rPr>
        <w:t>为确定学校高阶能力培育的实施起点，课题组通过问卷星编制问卷向学校全体教师发放问卷，共收回问卷163份。其中，初中教师114人、高中教师49人，分别占69.9%和30.1%。教师调查结果与学生前测结果相互参照，共同用于判断学校高阶能力培育的现实基础，</w:t>
      </w:r>
      <w:r>
        <w:rPr>
          <w:rFonts w:hint="eastAsia" w:ascii="宋体" w:hAnsi="宋体" w:eastAsia="宋体" w:cs="宋体"/>
          <w:b w:val="0"/>
          <w:color w:val="000000"/>
          <w:sz w:val="24"/>
          <w:szCs w:val="22"/>
          <w:shd w:val="clear" w:fill="FFFFFF"/>
          <w:lang w:val="en-US" w:eastAsia="zh-CN"/>
        </w:rPr>
        <w:t>以</w:t>
      </w:r>
      <w:r>
        <w:rPr>
          <w:rFonts w:hint="eastAsia" w:ascii="宋体" w:hAnsi="宋体" w:eastAsia="宋体" w:cs="宋体"/>
          <w:b w:val="0"/>
          <w:color w:val="000000"/>
          <w:sz w:val="24"/>
          <w:szCs w:val="22"/>
          <w:shd w:val="clear" w:fill="FFFFFF"/>
        </w:rPr>
        <w:t>确定学习模型设计与后续教学模式构建的</w:t>
      </w:r>
      <w:r>
        <w:rPr>
          <w:rFonts w:hint="eastAsia" w:ascii="宋体" w:hAnsi="宋体" w:eastAsia="宋体" w:cs="宋体"/>
          <w:b w:val="0"/>
          <w:color w:val="000000"/>
          <w:sz w:val="24"/>
          <w:szCs w:val="22"/>
          <w:shd w:val="clear" w:fill="FFFFFF"/>
          <w:lang w:val="en-US" w:eastAsia="zh-CN"/>
        </w:rPr>
        <w:t>要素</w:t>
      </w:r>
      <w:r>
        <w:rPr>
          <w:rFonts w:hint="eastAsia" w:ascii="宋体" w:hAnsi="宋体" w:eastAsia="宋体" w:cs="宋体"/>
          <w:b w:val="0"/>
          <w:color w:val="000000"/>
          <w:sz w:val="24"/>
          <w:szCs w:val="22"/>
          <w:shd w:val="clear" w:fill="FFFFFF"/>
        </w:rPr>
        <w:t>。</w:t>
      </w:r>
      <w:r>
        <w:rPr>
          <w:rFonts w:hint="eastAsia" w:ascii="宋体" w:hAnsi="宋体" w:eastAsia="宋体" w:cs="宋体"/>
          <w:b w:val="0"/>
          <w:kern w:val="0"/>
          <w:sz w:val="24"/>
          <w:lang w:eastAsia="zh-CN"/>
        </w:rPr>
        <w:t>（</w:t>
      </w:r>
      <w:r>
        <w:rPr>
          <w:rFonts w:hint="eastAsia" w:ascii="宋体" w:hAnsi="宋体" w:eastAsia="宋体" w:cs="宋体"/>
          <w:b w:val="0"/>
          <w:kern w:val="0"/>
          <w:sz w:val="24"/>
        </w:rPr>
        <w:t>3</w:t>
      </w:r>
      <w:r>
        <w:rPr>
          <w:rFonts w:hint="eastAsia" w:ascii="宋体" w:hAnsi="宋体" w:eastAsia="宋体" w:cs="宋体"/>
          <w:b w:val="0"/>
          <w:kern w:val="0"/>
          <w:sz w:val="24"/>
          <w:lang w:eastAsia="zh-CN"/>
        </w:rPr>
        <w:t>）</w:t>
      </w:r>
      <w:r>
        <w:rPr>
          <w:rFonts w:hint="eastAsia" w:ascii="宋体" w:hAnsi="宋体" w:eastAsia="宋体" w:cs="宋体"/>
          <w:b w:val="0"/>
          <w:kern w:val="0"/>
          <w:sz w:val="24"/>
        </w:rPr>
        <w:t>教师问卷的测量质量检验</w:t>
      </w:r>
    </w:p>
    <w:p w14:paraId="0CAF5C04">
      <w:pPr>
        <w:keepNext/>
        <w:pageBreakBefore w:val="0"/>
        <w:overflowPunct w:val="0"/>
        <w:bidi w:val="0"/>
        <w:snapToGrid w:val="0"/>
        <w:spacing w:before="0" w:after="0" w:line="360" w:lineRule="auto"/>
        <w:ind w:firstLine="480" w:firstLineChars="200"/>
        <w:jc w:val="both"/>
        <w:textAlignment w:val="auto"/>
        <w:outlineLvl w:val="4"/>
        <w:rPr>
          <w:rFonts w:hint="eastAsia" w:ascii="宋体" w:hAnsi="宋体" w:eastAsia="宋体" w:cs="宋体"/>
          <w:b/>
          <w:kern w:val="0"/>
          <w:sz w:val="24"/>
        </w:rPr>
      </w:pPr>
      <w:r>
        <w:rPr>
          <w:rFonts w:hint="eastAsia" w:ascii="宋体" w:hAnsi="宋体" w:eastAsia="宋体" w:cs="宋体"/>
          <w:b w:val="0"/>
          <w:kern w:val="0"/>
          <w:sz w:val="24"/>
          <w:lang w:val="en-US" w:eastAsia="zh-CN"/>
        </w:rPr>
        <w:t>1）</w:t>
      </w:r>
      <w:r>
        <w:rPr>
          <w:rFonts w:hint="eastAsia" w:ascii="宋体" w:hAnsi="宋体" w:eastAsia="宋体" w:cs="宋体"/>
          <w:b w:val="0"/>
          <w:kern w:val="0"/>
          <w:sz w:val="24"/>
        </w:rPr>
        <w:t>信度检验</w:t>
      </w:r>
    </w:p>
    <w:p w14:paraId="5E2ED3A5">
      <w:pPr>
        <w:keepNext/>
        <w:pageBreakBefore w:val="0"/>
        <w:overflowPunct w:val="0"/>
        <w:bidi w:val="0"/>
        <w:spacing w:before="60" w:after="80" w:line="240" w:lineRule="auto"/>
        <w:ind w:firstLineChars="200"/>
        <w:jc w:val="center"/>
        <w:textAlignment w:val="auto"/>
        <w:rPr>
          <w:rFonts w:hint="eastAsia" w:ascii="宋体" w:hAnsi="宋体" w:eastAsia="宋体" w:cs="宋体"/>
        </w:rPr>
      </w:pPr>
      <w:r>
        <w:rPr>
          <w:rFonts w:hint="eastAsia" w:ascii="宋体" w:hAnsi="宋体" w:eastAsia="宋体" w:cs="宋体"/>
          <w:b w:val="0"/>
          <w:sz w:val="21"/>
        </w:rPr>
        <w:t>表3-12  教师问卷各维度信度检验</w:t>
      </w:r>
    </w:p>
    <w:tbl>
      <w:tblPr>
        <w:tblStyle w:val="12"/>
        <w:tblW w:w="9936" w:type="dxa"/>
        <w:jc w:val="center"/>
        <w:tblLayout w:type="fixed"/>
        <w:tblCellMar>
          <w:top w:w="65" w:type="dxa"/>
          <w:left w:w="65" w:type="dxa"/>
          <w:bottom w:w="65" w:type="dxa"/>
          <w:right w:w="65" w:type="dxa"/>
        </w:tblCellMar>
      </w:tblPr>
      <w:tblGrid>
        <w:gridCol w:w="3023"/>
        <w:gridCol w:w="1009"/>
        <w:gridCol w:w="1871"/>
        <w:gridCol w:w="4033"/>
      </w:tblGrid>
      <w:tr w14:paraId="2CD8F12D">
        <w:tblPrEx>
          <w:tblCellMar>
            <w:top w:w="65" w:type="dxa"/>
            <w:left w:w="65" w:type="dxa"/>
            <w:bottom w:w="65" w:type="dxa"/>
            <w:right w:w="65" w:type="dxa"/>
          </w:tblCellMar>
        </w:tblPrEx>
        <w:trPr>
          <w:cantSplit/>
          <w:tblHeader/>
          <w:jc w:val="center"/>
        </w:trPr>
        <w:tc>
          <w:tcPr>
            <w:tcW w:w="3023" w:type="dxa"/>
            <w:tcBorders>
              <w:top w:val="single" w:color="000000" w:sz="10" w:space="0"/>
              <w:bottom w:val="single" w:color="000000" w:sz="6" w:space="0"/>
            </w:tcBorders>
            <w:vAlign w:val="center"/>
          </w:tcPr>
          <w:p w14:paraId="4207573E">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sz w:val="21"/>
                <w:szCs w:val="28"/>
              </w:rPr>
              <w:t>维度</w:t>
            </w:r>
          </w:p>
        </w:tc>
        <w:tc>
          <w:tcPr>
            <w:tcW w:w="1009" w:type="dxa"/>
            <w:tcBorders>
              <w:top w:val="single" w:color="000000" w:sz="10" w:space="0"/>
              <w:bottom w:val="single" w:color="000000" w:sz="6" w:space="0"/>
            </w:tcBorders>
            <w:vAlign w:val="center"/>
          </w:tcPr>
          <w:p w14:paraId="36B016AA">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sz w:val="21"/>
                <w:szCs w:val="28"/>
              </w:rPr>
              <w:t>题项数</w:t>
            </w:r>
          </w:p>
        </w:tc>
        <w:tc>
          <w:tcPr>
            <w:tcW w:w="1871" w:type="dxa"/>
            <w:tcBorders>
              <w:top w:val="single" w:color="000000" w:sz="10" w:space="0"/>
              <w:bottom w:val="single" w:color="000000" w:sz="6" w:space="0"/>
            </w:tcBorders>
            <w:vAlign w:val="center"/>
          </w:tcPr>
          <w:p w14:paraId="7ED58444">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sz w:val="21"/>
                <w:szCs w:val="28"/>
              </w:rPr>
              <w:t>Cronbach’s α</w:t>
            </w:r>
          </w:p>
        </w:tc>
        <w:tc>
          <w:tcPr>
            <w:tcW w:w="4033" w:type="dxa"/>
            <w:tcBorders>
              <w:top w:val="single" w:color="000000" w:sz="10" w:space="0"/>
              <w:bottom w:val="single" w:color="000000" w:sz="6" w:space="0"/>
            </w:tcBorders>
            <w:vAlign w:val="center"/>
          </w:tcPr>
          <w:p w14:paraId="36D48DE9">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sz w:val="21"/>
                <w:szCs w:val="28"/>
              </w:rPr>
              <w:t>校正题项总分相关范围</w:t>
            </w:r>
            <w:r>
              <w:rPr>
                <w:rFonts w:hint="eastAsia" w:ascii="宋体" w:hAnsi="宋体" w:eastAsia="宋体" w:cs="宋体"/>
                <w:sz w:val="21"/>
              </w:rPr>
              <w:t>（CITC）</w:t>
            </w:r>
          </w:p>
        </w:tc>
      </w:tr>
      <w:tr w14:paraId="02E04A32">
        <w:tblPrEx>
          <w:tblCellMar>
            <w:top w:w="65" w:type="dxa"/>
            <w:left w:w="65" w:type="dxa"/>
            <w:bottom w:w="65" w:type="dxa"/>
            <w:right w:w="65" w:type="dxa"/>
          </w:tblCellMar>
        </w:tblPrEx>
        <w:trPr>
          <w:cantSplit/>
          <w:jc w:val="center"/>
        </w:trPr>
        <w:tc>
          <w:tcPr>
            <w:tcW w:w="3023" w:type="dxa"/>
            <w:tcBorders>
              <w:top w:val="single" w:color="000000" w:sz="10" w:space="0"/>
              <w:bottom w:val="single" w:color="000000" w:sz="10" w:space="0"/>
            </w:tcBorders>
            <w:vAlign w:val="center"/>
          </w:tcPr>
          <w:p w14:paraId="0B381604">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认知与价值认同</w:t>
            </w:r>
          </w:p>
        </w:tc>
        <w:tc>
          <w:tcPr>
            <w:tcW w:w="1009" w:type="dxa"/>
            <w:tcBorders>
              <w:top w:val="single" w:color="000000" w:sz="10" w:space="0"/>
              <w:bottom w:val="single" w:color="000000" w:sz="10" w:space="0"/>
            </w:tcBorders>
            <w:vAlign w:val="center"/>
          </w:tcPr>
          <w:p w14:paraId="6D377BDD">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7</w:t>
            </w:r>
          </w:p>
        </w:tc>
        <w:tc>
          <w:tcPr>
            <w:tcW w:w="1871" w:type="dxa"/>
            <w:tcBorders>
              <w:top w:val="single" w:color="000000" w:sz="10" w:space="0"/>
              <w:bottom w:val="single" w:color="000000" w:sz="10" w:space="0"/>
            </w:tcBorders>
            <w:vAlign w:val="center"/>
          </w:tcPr>
          <w:p w14:paraId="458E8B4F">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0.972</w:t>
            </w:r>
          </w:p>
        </w:tc>
        <w:tc>
          <w:tcPr>
            <w:tcW w:w="4033" w:type="dxa"/>
            <w:tcBorders>
              <w:top w:val="single" w:color="000000" w:sz="10" w:space="0"/>
              <w:bottom w:val="single" w:color="000000" w:sz="10" w:space="0"/>
            </w:tcBorders>
            <w:vAlign w:val="center"/>
          </w:tcPr>
          <w:p w14:paraId="75C34EC1">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0.858—0.932</w:t>
            </w:r>
          </w:p>
        </w:tc>
      </w:tr>
      <w:tr w14:paraId="5C156F66">
        <w:tblPrEx>
          <w:tblCellMar>
            <w:top w:w="65" w:type="dxa"/>
            <w:left w:w="65" w:type="dxa"/>
            <w:bottom w:w="65" w:type="dxa"/>
            <w:right w:w="65" w:type="dxa"/>
          </w:tblCellMar>
        </w:tblPrEx>
        <w:trPr>
          <w:cantSplit/>
          <w:jc w:val="center"/>
        </w:trPr>
        <w:tc>
          <w:tcPr>
            <w:tcW w:w="3023" w:type="dxa"/>
            <w:tcBorders>
              <w:top w:val="single" w:color="000000" w:sz="10" w:space="0"/>
              <w:bottom w:val="single" w:color="000000" w:sz="10" w:space="0"/>
            </w:tcBorders>
            <w:vAlign w:val="center"/>
          </w:tcPr>
          <w:p w14:paraId="62243F66">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课堂实践</w:t>
            </w:r>
          </w:p>
        </w:tc>
        <w:tc>
          <w:tcPr>
            <w:tcW w:w="1009" w:type="dxa"/>
            <w:tcBorders>
              <w:top w:val="single" w:color="000000" w:sz="10" w:space="0"/>
              <w:bottom w:val="single" w:color="000000" w:sz="10" w:space="0"/>
            </w:tcBorders>
            <w:vAlign w:val="center"/>
          </w:tcPr>
          <w:p w14:paraId="523CBF52">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6</w:t>
            </w:r>
          </w:p>
        </w:tc>
        <w:tc>
          <w:tcPr>
            <w:tcW w:w="1871" w:type="dxa"/>
            <w:tcBorders>
              <w:top w:val="single" w:color="000000" w:sz="10" w:space="0"/>
              <w:bottom w:val="single" w:color="000000" w:sz="10" w:space="0"/>
            </w:tcBorders>
            <w:vAlign w:val="center"/>
          </w:tcPr>
          <w:p w14:paraId="3EFDA684">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0.954</w:t>
            </w:r>
          </w:p>
        </w:tc>
        <w:tc>
          <w:tcPr>
            <w:tcW w:w="4033" w:type="dxa"/>
            <w:tcBorders>
              <w:top w:val="single" w:color="000000" w:sz="10" w:space="0"/>
              <w:bottom w:val="single" w:color="000000" w:sz="10" w:space="0"/>
            </w:tcBorders>
            <w:vAlign w:val="center"/>
          </w:tcPr>
          <w:p w14:paraId="11EE8EA1">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0.806—0.885</w:t>
            </w:r>
          </w:p>
        </w:tc>
      </w:tr>
      <w:tr w14:paraId="30E7DDBE">
        <w:tblPrEx>
          <w:tblCellMar>
            <w:top w:w="65" w:type="dxa"/>
            <w:left w:w="65" w:type="dxa"/>
            <w:bottom w:w="65" w:type="dxa"/>
            <w:right w:w="65" w:type="dxa"/>
          </w:tblCellMar>
        </w:tblPrEx>
        <w:trPr>
          <w:cantSplit/>
          <w:jc w:val="center"/>
        </w:trPr>
        <w:tc>
          <w:tcPr>
            <w:tcW w:w="3023" w:type="dxa"/>
            <w:tcBorders>
              <w:top w:val="single" w:color="000000" w:sz="10" w:space="0"/>
              <w:bottom w:val="single" w:color="000000" w:sz="10" w:space="0"/>
            </w:tcBorders>
            <w:vAlign w:val="center"/>
          </w:tcPr>
          <w:p w14:paraId="05B596E0">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教学自我效能</w:t>
            </w:r>
          </w:p>
        </w:tc>
        <w:tc>
          <w:tcPr>
            <w:tcW w:w="1009" w:type="dxa"/>
            <w:tcBorders>
              <w:top w:val="single" w:color="000000" w:sz="10" w:space="0"/>
              <w:bottom w:val="single" w:color="000000" w:sz="10" w:space="0"/>
            </w:tcBorders>
            <w:vAlign w:val="center"/>
          </w:tcPr>
          <w:p w14:paraId="09C42BC5">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3</w:t>
            </w:r>
          </w:p>
        </w:tc>
        <w:tc>
          <w:tcPr>
            <w:tcW w:w="1871" w:type="dxa"/>
            <w:tcBorders>
              <w:top w:val="single" w:color="000000" w:sz="10" w:space="0"/>
              <w:bottom w:val="single" w:color="000000" w:sz="10" w:space="0"/>
            </w:tcBorders>
            <w:vAlign w:val="center"/>
          </w:tcPr>
          <w:p w14:paraId="11F7E270">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0.929</w:t>
            </w:r>
          </w:p>
        </w:tc>
        <w:tc>
          <w:tcPr>
            <w:tcW w:w="4033" w:type="dxa"/>
            <w:tcBorders>
              <w:top w:val="single" w:color="000000" w:sz="10" w:space="0"/>
              <w:bottom w:val="single" w:color="000000" w:sz="10" w:space="0"/>
            </w:tcBorders>
            <w:vAlign w:val="center"/>
          </w:tcPr>
          <w:p w14:paraId="01672E84">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0.836—0.886</w:t>
            </w:r>
          </w:p>
        </w:tc>
      </w:tr>
      <w:tr w14:paraId="78AC1237">
        <w:tblPrEx>
          <w:tblCellMar>
            <w:top w:w="65" w:type="dxa"/>
            <w:left w:w="65" w:type="dxa"/>
            <w:bottom w:w="65" w:type="dxa"/>
            <w:right w:w="65" w:type="dxa"/>
          </w:tblCellMar>
        </w:tblPrEx>
        <w:trPr>
          <w:cantSplit/>
          <w:jc w:val="center"/>
        </w:trPr>
        <w:tc>
          <w:tcPr>
            <w:tcW w:w="3023" w:type="dxa"/>
            <w:tcBorders>
              <w:top w:val="single" w:color="000000" w:sz="10" w:space="0"/>
              <w:bottom w:val="single" w:color="000000" w:sz="10" w:space="0"/>
            </w:tcBorders>
            <w:vAlign w:val="center"/>
          </w:tcPr>
          <w:p w14:paraId="3E90B1D2">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现实阻碍</w:t>
            </w:r>
          </w:p>
        </w:tc>
        <w:tc>
          <w:tcPr>
            <w:tcW w:w="1009" w:type="dxa"/>
            <w:tcBorders>
              <w:top w:val="single" w:color="000000" w:sz="10" w:space="0"/>
              <w:bottom w:val="single" w:color="000000" w:sz="10" w:space="0"/>
            </w:tcBorders>
            <w:vAlign w:val="center"/>
          </w:tcPr>
          <w:p w14:paraId="70F3D5B8">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6</w:t>
            </w:r>
          </w:p>
        </w:tc>
        <w:tc>
          <w:tcPr>
            <w:tcW w:w="1871" w:type="dxa"/>
            <w:tcBorders>
              <w:top w:val="single" w:color="000000" w:sz="10" w:space="0"/>
              <w:bottom w:val="single" w:color="000000" w:sz="10" w:space="0"/>
            </w:tcBorders>
            <w:vAlign w:val="center"/>
          </w:tcPr>
          <w:p w14:paraId="5FE3A31E">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0.930</w:t>
            </w:r>
          </w:p>
        </w:tc>
        <w:tc>
          <w:tcPr>
            <w:tcW w:w="4033" w:type="dxa"/>
            <w:tcBorders>
              <w:top w:val="single" w:color="000000" w:sz="10" w:space="0"/>
              <w:bottom w:val="single" w:color="000000" w:sz="10" w:space="0"/>
            </w:tcBorders>
            <w:vAlign w:val="center"/>
          </w:tcPr>
          <w:p w14:paraId="3EE211B5">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0.746—0.858</w:t>
            </w:r>
          </w:p>
        </w:tc>
      </w:tr>
    </w:tbl>
    <w:p w14:paraId="3942FCE4">
      <w:pPr>
        <w:pageBreakBefore w:val="0"/>
        <w:overflowPunct w:val="0"/>
        <w:bidi w:val="0"/>
        <w:snapToGrid w:val="0"/>
        <w:spacing w:line="360" w:lineRule="auto"/>
        <w:ind w:firstLineChars="200"/>
        <w:textAlignment w:val="auto"/>
        <w:rPr>
          <w:rFonts w:hint="eastAsia" w:ascii="宋体" w:hAnsi="宋体" w:eastAsia="宋体" w:cs="宋体"/>
          <w:kern w:val="0"/>
          <w:sz w:val="24"/>
        </w:rPr>
      </w:pPr>
    </w:p>
    <w:p w14:paraId="66DFD231">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kern w:val="0"/>
          <w:sz w:val="24"/>
        </w:rPr>
        <w:t>四个维度的Cronbach’s α系数分别为0.972、0.954、0.929和0.930，显示同维度题项具有较高的内部一致性。各题项与所属维度其余题项总分的相关介于0.746—0.932之间，说明题项与相应测评内容联系较紧密，可为后续分维度描述提供信度依据。认知与价值认同维度的一致性较高。</w:t>
      </w:r>
    </w:p>
    <w:p w14:paraId="26E44B34">
      <w:pPr>
        <w:keepNext/>
        <w:pageBreakBefore w:val="0"/>
        <w:overflowPunct w:val="0"/>
        <w:bidi w:val="0"/>
        <w:snapToGrid w:val="0"/>
        <w:spacing w:before="0" w:after="0" w:line="360" w:lineRule="auto"/>
        <w:ind w:firstLine="480" w:firstLineChars="200"/>
        <w:jc w:val="both"/>
        <w:textAlignment w:val="auto"/>
        <w:outlineLvl w:val="4"/>
        <w:rPr>
          <w:rFonts w:hint="eastAsia" w:ascii="宋体" w:hAnsi="宋体" w:eastAsia="宋体" w:cs="宋体"/>
          <w:b/>
          <w:kern w:val="0"/>
          <w:sz w:val="24"/>
          <w:lang w:val="en-US" w:eastAsia="zh-CN"/>
        </w:rPr>
      </w:pPr>
      <w:r>
        <w:rPr>
          <w:rFonts w:hint="eastAsia" w:ascii="宋体" w:hAnsi="宋体" w:eastAsia="宋体" w:cs="宋体"/>
          <w:b w:val="0"/>
          <w:kern w:val="0"/>
          <w:sz w:val="24"/>
          <w:lang w:val="en-US" w:eastAsia="zh-CN"/>
        </w:rPr>
        <w:t>2）KMO与Bartlett检验</w:t>
      </w:r>
    </w:p>
    <w:p w14:paraId="072AA43E">
      <w:pPr>
        <w:keepNext/>
        <w:pageBreakBefore w:val="0"/>
        <w:overflowPunct w:val="0"/>
        <w:bidi w:val="0"/>
        <w:spacing w:before="60" w:after="80" w:line="240" w:lineRule="auto"/>
        <w:ind w:firstLineChars="200"/>
        <w:jc w:val="center"/>
        <w:textAlignment w:val="auto"/>
        <w:rPr>
          <w:rFonts w:hint="eastAsia" w:ascii="宋体" w:hAnsi="宋体" w:eastAsia="宋体" w:cs="宋体"/>
        </w:rPr>
      </w:pPr>
      <w:r>
        <w:rPr>
          <w:rFonts w:hint="eastAsia" w:ascii="宋体" w:hAnsi="宋体" w:eastAsia="宋体" w:cs="宋体"/>
          <w:b w:val="0"/>
          <w:sz w:val="21"/>
        </w:rPr>
        <w:t>表3-13  教师问卷KMO与Bartlett球形度检验</w:t>
      </w:r>
    </w:p>
    <w:tbl>
      <w:tblPr>
        <w:tblStyle w:val="12"/>
        <w:tblW w:w="9936" w:type="dxa"/>
        <w:jc w:val="center"/>
        <w:tblLayout w:type="fixed"/>
        <w:tblCellMar>
          <w:top w:w="65" w:type="dxa"/>
          <w:left w:w="65" w:type="dxa"/>
          <w:bottom w:w="65" w:type="dxa"/>
          <w:right w:w="65" w:type="dxa"/>
        </w:tblCellMar>
      </w:tblPr>
      <w:tblGrid>
        <w:gridCol w:w="5759"/>
        <w:gridCol w:w="4177"/>
      </w:tblGrid>
      <w:tr w14:paraId="35DD8392">
        <w:tblPrEx>
          <w:tblCellMar>
            <w:top w:w="65" w:type="dxa"/>
            <w:left w:w="65" w:type="dxa"/>
            <w:bottom w:w="65" w:type="dxa"/>
            <w:right w:w="65" w:type="dxa"/>
          </w:tblCellMar>
        </w:tblPrEx>
        <w:trPr>
          <w:cantSplit/>
          <w:tblHeader/>
          <w:jc w:val="center"/>
        </w:trPr>
        <w:tc>
          <w:tcPr>
            <w:tcW w:w="5759" w:type="dxa"/>
            <w:tcBorders>
              <w:top w:val="single" w:color="000000" w:sz="10" w:space="0"/>
              <w:bottom w:val="single" w:color="000000" w:sz="6" w:space="0"/>
            </w:tcBorders>
            <w:vAlign w:val="center"/>
          </w:tcPr>
          <w:p w14:paraId="21FD1716">
            <w:pPr>
              <w:overflowPunct w:val="0"/>
              <w:bidi w:val="0"/>
              <w:spacing w:before="0" w:after="0" w:line="240" w:lineRule="auto"/>
              <w:ind w:firstLineChars="200"/>
              <w:jc w:val="center"/>
              <w:textAlignment w:val="auto"/>
              <w:rPr>
                <w:rFonts w:hint="eastAsia" w:ascii="宋体" w:hAnsi="宋体" w:eastAsia="宋体" w:cs="宋体"/>
              </w:rPr>
            </w:pPr>
            <w:r>
              <w:rPr>
                <w:rFonts w:hint="eastAsia" w:ascii="宋体" w:hAnsi="宋体" w:eastAsia="宋体" w:cs="宋体"/>
                <w:b/>
                <w:sz w:val="21"/>
              </w:rPr>
              <w:t>检验项目</w:t>
            </w:r>
          </w:p>
        </w:tc>
        <w:tc>
          <w:tcPr>
            <w:tcW w:w="4177" w:type="dxa"/>
            <w:tcBorders>
              <w:top w:val="single" w:color="000000" w:sz="10" w:space="0"/>
              <w:bottom w:val="single" w:color="000000" w:sz="6" w:space="0"/>
            </w:tcBorders>
            <w:vAlign w:val="center"/>
          </w:tcPr>
          <w:p w14:paraId="0B4E57D9">
            <w:pPr>
              <w:overflowPunct w:val="0"/>
              <w:bidi w:val="0"/>
              <w:spacing w:before="0" w:after="0" w:line="240" w:lineRule="auto"/>
              <w:ind w:firstLineChars="200"/>
              <w:jc w:val="center"/>
              <w:textAlignment w:val="auto"/>
              <w:rPr>
                <w:rFonts w:hint="eastAsia" w:ascii="宋体" w:hAnsi="宋体" w:eastAsia="宋体" w:cs="宋体"/>
              </w:rPr>
            </w:pPr>
            <w:r>
              <w:rPr>
                <w:rFonts w:hint="eastAsia" w:ascii="宋体" w:hAnsi="宋体" w:eastAsia="宋体" w:cs="宋体"/>
                <w:b/>
                <w:sz w:val="21"/>
              </w:rPr>
              <w:t>结果</w:t>
            </w:r>
          </w:p>
        </w:tc>
      </w:tr>
      <w:tr w14:paraId="1FB24550">
        <w:tblPrEx>
          <w:tblCellMar>
            <w:top w:w="65" w:type="dxa"/>
            <w:left w:w="65" w:type="dxa"/>
            <w:bottom w:w="65" w:type="dxa"/>
            <w:right w:w="65" w:type="dxa"/>
          </w:tblCellMar>
        </w:tblPrEx>
        <w:trPr>
          <w:cantSplit/>
          <w:jc w:val="center"/>
        </w:trPr>
        <w:tc>
          <w:tcPr>
            <w:tcW w:w="5759" w:type="dxa"/>
            <w:tcBorders>
              <w:top w:val="single" w:color="000000" w:sz="10" w:space="0"/>
              <w:bottom w:val="single" w:color="000000" w:sz="10" w:space="0"/>
            </w:tcBorders>
            <w:vAlign w:val="center"/>
          </w:tcPr>
          <w:p w14:paraId="0EDD7385">
            <w:pPr>
              <w:overflowPunct w:val="0"/>
              <w:bidi w:val="0"/>
              <w:spacing w:before="0" w:after="0" w:line="240" w:lineRule="auto"/>
              <w:ind w:firstLineChars="200"/>
              <w:jc w:val="center"/>
              <w:textAlignment w:val="auto"/>
              <w:rPr>
                <w:rFonts w:hint="eastAsia" w:ascii="宋体" w:hAnsi="宋体" w:eastAsia="宋体" w:cs="宋体"/>
              </w:rPr>
            </w:pPr>
            <w:r>
              <w:rPr>
                <w:rFonts w:hint="eastAsia" w:ascii="宋体" w:hAnsi="宋体" w:eastAsia="宋体" w:cs="宋体"/>
                <w:b w:val="0"/>
                <w:sz w:val="21"/>
              </w:rPr>
              <w:t>KMO</w:t>
            </w:r>
          </w:p>
        </w:tc>
        <w:tc>
          <w:tcPr>
            <w:tcW w:w="4177" w:type="dxa"/>
            <w:tcBorders>
              <w:top w:val="single" w:color="000000" w:sz="10" w:space="0"/>
              <w:bottom w:val="single" w:color="000000" w:sz="10" w:space="0"/>
            </w:tcBorders>
            <w:vAlign w:val="center"/>
          </w:tcPr>
          <w:p w14:paraId="10324416">
            <w:pPr>
              <w:overflowPunct w:val="0"/>
              <w:bidi w:val="0"/>
              <w:spacing w:before="0" w:after="0" w:line="240" w:lineRule="auto"/>
              <w:ind w:firstLineChars="200"/>
              <w:jc w:val="center"/>
              <w:textAlignment w:val="auto"/>
              <w:rPr>
                <w:rFonts w:hint="eastAsia" w:ascii="宋体" w:hAnsi="宋体" w:eastAsia="宋体" w:cs="宋体"/>
              </w:rPr>
            </w:pPr>
            <w:r>
              <w:rPr>
                <w:rFonts w:hint="eastAsia" w:ascii="宋体" w:hAnsi="宋体" w:eastAsia="宋体" w:cs="宋体"/>
                <w:b w:val="0"/>
                <w:sz w:val="21"/>
              </w:rPr>
              <w:t>0.9238</w:t>
            </w:r>
          </w:p>
        </w:tc>
      </w:tr>
      <w:tr w14:paraId="0A929DC2">
        <w:tblPrEx>
          <w:tblCellMar>
            <w:top w:w="65" w:type="dxa"/>
            <w:left w:w="65" w:type="dxa"/>
            <w:bottom w:w="65" w:type="dxa"/>
            <w:right w:w="65" w:type="dxa"/>
          </w:tblCellMar>
        </w:tblPrEx>
        <w:trPr>
          <w:cantSplit/>
          <w:jc w:val="center"/>
        </w:trPr>
        <w:tc>
          <w:tcPr>
            <w:tcW w:w="5759" w:type="dxa"/>
            <w:tcBorders>
              <w:top w:val="single" w:color="000000" w:sz="10" w:space="0"/>
              <w:bottom w:val="single" w:color="000000" w:sz="10" w:space="0"/>
            </w:tcBorders>
            <w:vAlign w:val="center"/>
          </w:tcPr>
          <w:p w14:paraId="474BFB3B">
            <w:pPr>
              <w:overflowPunct w:val="0"/>
              <w:bidi w:val="0"/>
              <w:spacing w:before="0" w:after="0" w:line="240" w:lineRule="auto"/>
              <w:ind w:firstLineChars="200"/>
              <w:jc w:val="center"/>
              <w:textAlignment w:val="auto"/>
              <w:rPr>
                <w:rFonts w:hint="eastAsia" w:ascii="宋体" w:hAnsi="宋体" w:eastAsia="宋体" w:cs="宋体"/>
              </w:rPr>
            </w:pPr>
            <w:r>
              <w:rPr>
                <w:rFonts w:hint="eastAsia" w:ascii="宋体" w:hAnsi="宋体" w:eastAsia="宋体" w:cs="宋体"/>
                <w:b w:val="0"/>
                <w:sz w:val="21"/>
              </w:rPr>
              <w:t>Bartlett近似χ²</w:t>
            </w:r>
          </w:p>
        </w:tc>
        <w:tc>
          <w:tcPr>
            <w:tcW w:w="4177" w:type="dxa"/>
            <w:tcBorders>
              <w:top w:val="single" w:color="000000" w:sz="10" w:space="0"/>
              <w:bottom w:val="single" w:color="000000" w:sz="10" w:space="0"/>
            </w:tcBorders>
            <w:vAlign w:val="center"/>
          </w:tcPr>
          <w:p w14:paraId="320DEE53">
            <w:pPr>
              <w:overflowPunct w:val="0"/>
              <w:bidi w:val="0"/>
              <w:spacing w:before="0" w:after="0" w:line="240" w:lineRule="auto"/>
              <w:ind w:firstLineChars="200"/>
              <w:jc w:val="center"/>
              <w:textAlignment w:val="auto"/>
              <w:rPr>
                <w:rFonts w:hint="eastAsia" w:ascii="宋体" w:hAnsi="宋体" w:eastAsia="宋体" w:cs="宋体"/>
              </w:rPr>
            </w:pPr>
            <w:r>
              <w:rPr>
                <w:rFonts w:hint="eastAsia" w:ascii="宋体" w:hAnsi="宋体" w:eastAsia="宋体" w:cs="宋体"/>
                <w:b w:val="0"/>
                <w:sz w:val="21"/>
              </w:rPr>
              <w:t>4356.257</w:t>
            </w:r>
          </w:p>
        </w:tc>
      </w:tr>
      <w:tr w14:paraId="6E3F963B">
        <w:tblPrEx>
          <w:tblCellMar>
            <w:top w:w="65" w:type="dxa"/>
            <w:left w:w="65" w:type="dxa"/>
            <w:bottom w:w="65" w:type="dxa"/>
            <w:right w:w="65" w:type="dxa"/>
          </w:tblCellMar>
        </w:tblPrEx>
        <w:trPr>
          <w:cantSplit/>
          <w:jc w:val="center"/>
        </w:trPr>
        <w:tc>
          <w:tcPr>
            <w:tcW w:w="5759" w:type="dxa"/>
            <w:tcBorders>
              <w:top w:val="single" w:color="000000" w:sz="10" w:space="0"/>
              <w:bottom w:val="single" w:color="000000" w:sz="10" w:space="0"/>
            </w:tcBorders>
            <w:vAlign w:val="center"/>
          </w:tcPr>
          <w:p w14:paraId="1A5593E1">
            <w:pPr>
              <w:overflowPunct w:val="0"/>
              <w:bidi w:val="0"/>
              <w:spacing w:before="0" w:after="0" w:line="240" w:lineRule="auto"/>
              <w:ind w:firstLineChars="200"/>
              <w:jc w:val="center"/>
              <w:textAlignment w:val="auto"/>
              <w:rPr>
                <w:rFonts w:hint="eastAsia" w:ascii="宋体" w:hAnsi="宋体" w:eastAsia="宋体" w:cs="宋体"/>
              </w:rPr>
            </w:pPr>
            <w:r>
              <w:rPr>
                <w:rFonts w:hint="eastAsia" w:ascii="宋体" w:hAnsi="宋体" w:eastAsia="宋体" w:cs="宋体"/>
                <w:b w:val="0"/>
                <w:sz w:val="21"/>
              </w:rPr>
              <w:t>自由度</w:t>
            </w:r>
          </w:p>
        </w:tc>
        <w:tc>
          <w:tcPr>
            <w:tcW w:w="4177" w:type="dxa"/>
            <w:tcBorders>
              <w:top w:val="single" w:color="000000" w:sz="10" w:space="0"/>
              <w:bottom w:val="single" w:color="000000" w:sz="10" w:space="0"/>
            </w:tcBorders>
            <w:vAlign w:val="center"/>
          </w:tcPr>
          <w:p w14:paraId="6E94BB3D">
            <w:pPr>
              <w:overflowPunct w:val="0"/>
              <w:bidi w:val="0"/>
              <w:spacing w:before="0" w:after="0" w:line="240" w:lineRule="auto"/>
              <w:ind w:firstLineChars="200"/>
              <w:jc w:val="center"/>
              <w:textAlignment w:val="auto"/>
              <w:rPr>
                <w:rFonts w:hint="eastAsia" w:ascii="宋体" w:hAnsi="宋体" w:eastAsia="宋体" w:cs="宋体"/>
              </w:rPr>
            </w:pPr>
            <w:r>
              <w:rPr>
                <w:rFonts w:hint="eastAsia" w:ascii="宋体" w:hAnsi="宋体" w:eastAsia="宋体" w:cs="宋体"/>
                <w:b w:val="0"/>
                <w:sz w:val="21"/>
              </w:rPr>
              <w:t>231</w:t>
            </w:r>
          </w:p>
        </w:tc>
      </w:tr>
      <w:tr w14:paraId="001D66EF">
        <w:tblPrEx>
          <w:tblCellMar>
            <w:top w:w="65" w:type="dxa"/>
            <w:left w:w="65" w:type="dxa"/>
            <w:bottom w:w="65" w:type="dxa"/>
            <w:right w:w="65" w:type="dxa"/>
          </w:tblCellMar>
        </w:tblPrEx>
        <w:trPr>
          <w:cantSplit/>
          <w:jc w:val="center"/>
        </w:trPr>
        <w:tc>
          <w:tcPr>
            <w:tcW w:w="5759" w:type="dxa"/>
            <w:tcBorders>
              <w:top w:val="single" w:color="000000" w:sz="10" w:space="0"/>
              <w:bottom w:val="single" w:color="000000" w:sz="10" w:space="0"/>
            </w:tcBorders>
            <w:vAlign w:val="center"/>
          </w:tcPr>
          <w:p w14:paraId="3A048085">
            <w:pPr>
              <w:overflowPunct w:val="0"/>
              <w:bidi w:val="0"/>
              <w:spacing w:before="0" w:after="0" w:line="240" w:lineRule="auto"/>
              <w:ind w:firstLineChars="200"/>
              <w:jc w:val="center"/>
              <w:textAlignment w:val="auto"/>
              <w:rPr>
                <w:rFonts w:hint="eastAsia" w:ascii="宋体" w:hAnsi="宋体" w:eastAsia="宋体" w:cs="宋体"/>
              </w:rPr>
            </w:pPr>
            <w:r>
              <w:rPr>
                <w:rFonts w:hint="eastAsia" w:ascii="宋体" w:hAnsi="宋体" w:eastAsia="宋体" w:cs="宋体"/>
                <w:b w:val="0"/>
                <w:sz w:val="21"/>
              </w:rPr>
              <w:t>显著性</w:t>
            </w:r>
          </w:p>
        </w:tc>
        <w:tc>
          <w:tcPr>
            <w:tcW w:w="4177" w:type="dxa"/>
            <w:tcBorders>
              <w:top w:val="single" w:color="000000" w:sz="10" w:space="0"/>
              <w:bottom w:val="single" w:color="000000" w:sz="10" w:space="0"/>
            </w:tcBorders>
            <w:vAlign w:val="center"/>
          </w:tcPr>
          <w:p w14:paraId="10DF659A">
            <w:pPr>
              <w:overflowPunct w:val="0"/>
              <w:bidi w:val="0"/>
              <w:spacing w:before="0" w:after="0" w:line="240" w:lineRule="auto"/>
              <w:ind w:firstLineChars="200"/>
              <w:jc w:val="center"/>
              <w:textAlignment w:val="auto"/>
              <w:rPr>
                <w:rFonts w:hint="eastAsia" w:ascii="宋体" w:hAnsi="宋体" w:eastAsia="宋体" w:cs="宋体"/>
              </w:rPr>
            </w:pPr>
            <w:r>
              <w:rPr>
                <w:rFonts w:hint="eastAsia" w:ascii="宋体" w:hAnsi="宋体" w:eastAsia="宋体" w:cs="宋体"/>
                <w:b w:val="0"/>
                <w:sz w:val="21"/>
              </w:rPr>
              <w:t>＜0.001</w:t>
            </w:r>
          </w:p>
        </w:tc>
      </w:tr>
    </w:tbl>
    <w:p w14:paraId="4AA61452">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kern w:val="0"/>
          <w:sz w:val="24"/>
        </w:rPr>
        <w:t>KMO值为0.9238，Bartlett球形度检验近似χ²为4356.257，自由度为231，p＜0.001，说明题项之间存在</w:t>
      </w:r>
      <w:r>
        <w:rPr>
          <w:rFonts w:hint="eastAsia" w:ascii="宋体" w:hAnsi="宋体" w:eastAsia="宋体" w:cs="宋体"/>
          <w:b w:val="0"/>
          <w:kern w:val="0"/>
          <w:sz w:val="24"/>
          <w:lang w:val="en-US" w:eastAsia="zh-CN"/>
        </w:rPr>
        <w:t>较好的</w:t>
      </w:r>
      <w:r>
        <w:rPr>
          <w:rFonts w:hint="eastAsia" w:ascii="宋体" w:hAnsi="宋体" w:eastAsia="宋体" w:cs="宋体"/>
          <w:b w:val="0"/>
          <w:kern w:val="0"/>
          <w:sz w:val="24"/>
        </w:rPr>
        <w:t>相关性。</w:t>
      </w:r>
    </w:p>
    <w:p w14:paraId="38F0A06B">
      <w:pPr>
        <w:keepNext/>
        <w:pageBreakBefore w:val="0"/>
        <w:overflowPunct w:val="0"/>
        <w:bidi w:val="0"/>
        <w:snapToGrid w:val="0"/>
        <w:spacing w:before="0" w:after="0" w:line="360" w:lineRule="auto"/>
        <w:ind w:firstLine="480" w:firstLineChars="200"/>
        <w:jc w:val="both"/>
        <w:textAlignment w:val="auto"/>
        <w:outlineLvl w:val="4"/>
        <w:rPr>
          <w:rFonts w:hint="eastAsia" w:ascii="宋体" w:hAnsi="宋体" w:eastAsia="宋体" w:cs="宋体"/>
          <w:b/>
          <w:kern w:val="0"/>
          <w:sz w:val="24"/>
          <w:lang w:val="en-US" w:eastAsia="zh-CN"/>
        </w:rPr>
      </w:pPr>
      <w:r>
        <w:rPr>
          <w:rFonts w:hint="eastAsia" w:ascii="宋体" w:hAnsi="宋体" w:eastAsia="宋体" w:cs="宋体"/>
          <w:b w:val="0"/>
          <w:kern w:val="0"/>
          <w:sz w:val="24"/>
          <w:lang w:val="en-US" w:eastAsia="zh-CN"/>
        </w:rPr>
        <w:t>3）方差解释与效度说明</w:t>
      </w:r>
    </w:p>
    <w:p w14:paraId="307EC37D">
      <w:pPr>
        <w:keepNext/>
        <w:pageBreakBefore w:val="0"/>
        <w:overflowPunct w:val="0"/>
        <w:bidi w:val="0"/>
        <w:spacing w:before="60" w:after="80" w:line="240" w:lineRule="auto"/>
        <w:ind w:firstLineChars="200"/>
        <w:jc w:val="center"/>
        <w:textAlignment w:val="auto"/>
        <w:rPr>
          <w:rFonts w:hint="eastAsia" w:ascii="宋体" w:hAnsi="宋体" w:eastAsia="宋体" w:cs="宋体"/>
        </w:rPr>
      </w:pPr>
      <w:r>
        <w:rPr>
          <w:rFonts w:hint="eastAsia" w:ascii="宋体" w:hAnsi="宋体" w:eastAsia="宋体" w:cs="宋体"/>
          <w:b w:val="0"/>
          <w:sz w:val="21"/>
        </w:rPr>
        <w:t>表3-14  教师问卷主要成分的方差解释</w:t>
      </w:r>
    </w:p>
    <w:tbl>
      <w:tblPr>
        <w:tblStyle w:val="12"/>
        <w:tblW w:w="9936" w:type="dxa"/>
        <w:jc w:val="center"/>
        <w:tblLayout w:type="fixed"/>
        <w:tblCellMar>
          <w:top w:w="65" w:type="dxa"/>
          <w:left w:w="65" w:type="dxa"/>
          <w:bottom w:w="65" w:type="dxa"/>
          <w:right w:w="65" w:type="dxa"/>
        </w:tblCellMar>
      </w:tblPr>
      <w:tblGrid>
        <w:gridCol w:w="1151"/>
        <w:gridCol w:w="1872"/>
        <w:gridCol w:w="3457"/>
        <w:gridCol w:w="3456"/>
      </w:tblGrid>
      <w:tr w14:paraId="38F4541A">
        <w:tblPrEx>
          <w:tblCellMar>
            <w:top w:w="65" w:type="dxa"/>
            <w:left w:w="65" w:type="dxa"/>
            <w:bottom w:w="65" w:type="dxa"/>
            <w:right w:w="65" w:type="dxa"/>
          </w:tblCellMar>
        </w:tblPrEx>
        <w:trPr>
          <w:cantSplit/>
          <w:tblHeader/>
          <w:jc w:val="center"/>
        </w:trPr>
        <w:tc>
          <w:tcPr>
            <w:tcW w:w="1151" w:type="dxa"/>
            <w:tcBorders>
              <w:top w:val="single" w:color="000000" w:sz="10" w:space="0"/>
              <w:bottom w:val="single" w:color="000000" w:sz="6" w:space="0"/>
            </w:tcBorders>
            <w:vAlign w:val="center"/>
          </w:tcPr>
          <w:p w14:paraId="159318B1">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sz w:val="21"/>
                <w:szCs w:val="32"/>
              </w:rPr>
              <w:t>成分</w:t>
            </w:r>
          </w:p>
        </w:tc>
        <w:tc>
          <w:tcPr>
            <w:tcW w:w="1872" w:type="dxa"/>
            <w:tcBorders>
              <w:top w:val="single" w:color="000000" w:sz="10" w:space="0"/>
              <w:bottom w:val="single" w:color="000000" w:sz="6" w:space="0"/>
            </w:tcBorders>
            <w:vAlign w:val="center"/>
          </w:tcPr>
          <w:p w14:paraId="5CDF3270">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sz w:val="21"/>
                <w:szCs w:val="32"/>
              </w:rPr>
              <w:t>特征值</w:t>
            </w:r>
          </w:p>
        </w:tc>
        <w:tc>
          <w:tcPr>
            <w:tcW w:w="3457" w:type="dxa"/>
            <w:tcBorders>
              <w:top w:val="single" w:color="000000" w:sz="10" w:space="0"/>
              <w:bottom w:val="single" w:color="000000" w:sz="6" w:space="0"/>
            </w:tcBorders>
            <w:vAlign w:val="center"/>
          </w:tcPr>
          <w:p w14:paraId="61CC9D01">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sz w:val="21"/>
                <w:szCs w:val="32"/>
              </w:rPr>
              <w:t>方差解释率（%）</w:t>
            </w:r>
          </w:p>
        </w:tc>
        <w:tc>
          <w:tcPr>
            <w:tcW w:w="3456" w:type="dxa"/>
            <w:tcBorders>
              <w:top w:val="single" w:color="000000" w:sz="10" w:space="0"/>
              <w:bottom w:val="single" w:color="000000" w:sz="6" w:space="0"/>
            </w:tcBorders>
            <w:vAlign w:val="center"/>
          </w:tcPr>
          <w:p w14:paraId="4B39497E">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sz w:val="21"/>
                <w:szCs w:val="32"/>
              </w:rPr>
              <w:t>累计解释率（%）</w:t>
            </w:r>
          </w:p>
        </w:tc>
      </w:tr>
      <w:tr w14:paraId="2D5AB2CB">
        <w:tblPrEx>
          <w:tblCellMar>
            <w:top w:w="65" w:type="dxa"/>
            <w:left w:w="65" w:type="dxa"/>
            <w:bottom w:w="65" w:type="dxa"/>
            <w:right w:w="65" w:type="dxa"/>
          </w:tblCellMar>
        </w:tblPrEx>
        <w:trPr>
          <w:cantSplit/>
          <w:jc w:val="center"/>
        </w:trPr>
        <w:tc>
          <w:tcPr>
            <w:tcW w:w="1151" w:type="dxa"/>
            <w:tcBorders>
              <w:top w:val="single" w:color="000000" w:sz="10" w:space="0"/>
              <w:bottom w:val="single" w:color="000000" w:sz="10" w:space="0"/>
            </w:tcBorders>
            <w:vAlign w:val="center"/>
          </w:tcPr>
          <w:p w14:paraId="328B15A7">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1</w:t>
            </w:r>
          </w:p>
        </w:tc>
        <w:tc>
          <w:tcPr>
            <w:tcW w:w="1872" w:type="dxa"/>
            <w:tcBorders>
              <w:top w:val="single" w:color="000000" w:sz="10" w:space="0"/>
              <w:bottom w:val="single" w:color="000000" w:sz="10" w:space="0"/>
            </w:tcBorders>
            <w:vAlign w:val="center"/>
          </w:tcPr>
          <w:p w14:paraId="487DB150">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11.591</w:t>
            </w:r>
          </w:p>
        </w:tc>
        <w:tc>
          <w:tcPr>
            <w:tcW w:w="3457" w:type="dxa"/>
            <w:tcBorders>
              <w:top w:val="single" w:color="000000" w:sz="10" w:space="0"/>
              <w:bottom w:val="single" w:color="000000" w:sz="10" w:space="0"/>
            </w:tcBorders>
            <w:vAlign w:val="center"/>
          </w:tcPr>
          <w:p w14:paraId="2C8A0A1A">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52.69</w:t>
            </w:r>
          </w:p>
        </w:tc>
        <w:tc>
          <w:tcPr>
            <w:tcW w:w="3456" w:type="dxa"/>
            <w:tcBorders>
              <w:top w:val="single" w:color="000000" w:sz="10" w:space="0"/>
              <w:bottom w:val="single" w:color="000000" w:sz="10" w:space="0"/>
            </w:tcBorders>
            <w:vAlign w:val="center"/>
          </w:tcPr>
          <w:p w14:paraId="30FAB883">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52.69</w:t>
            </w:r>
          </w:p>
        </w:tc>
      </w:tr>
      <w:tr w14:paraId="60937D64">
        <w:tblPrEx>
          <w:tblCellMar>
            <w:top w:w="65" w:type="dxa"/>
            <w:left w:w="65" w:type="dxa"/>
            <w:bottom w:w="65" w:type="dxa"/>
            <w:right w:w="65" w:type="dxa"/>
          </w:tblCellMar>
        </w:tblPrEx>
        <w:trPr>
          <w:cantSplit/>
          <w:jc w:val="center"/>
        </w:trPr>
        <w:tc>
          <w:tcPr>
            <w:tcW w:w="1151" w:type="dxa"/>
            <w:tcBorders>
              <w:top w:val="single" w:color="000000" w:sz="10" w:space="0"/>
              <w:bottom w:val="single" w:color="000000" w:sz="10" w:space="0"/>
            </w:tcBorders>
            <w:vAlign w:val="center"/>
          </w:tcPr>
          <w:p w14:paraId="4D989088">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2</w:t>
            </w:r>
          </w:p>
        </w:tc>
        <w:tc>
          <w:tcPr>
            <w:tcW w:w="1872" w:type="dxa"/>
            <w:tcBorders>
              <w:top w:val="single" w:color="000000" w:sz="10" w:space="0"/>
              <w:bottom w:val="single" w:color="000000" w:sz="10" w:space="0"/>
            </w:tcBorders>
            <w:vAlign w:val="center"/>
          </w:tcPr>
          <w:p w14:paraId="391E84D5">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4.226</w:t>
            </w:r>
          </w:p>
        </w:tc>
        <w:tc>
          <w:tcPr>
            <w:tcW w:w="3457" w:type="dxa"/>
            <w:tcBorders>
              <w:top w:val="single" w:color="000000" w:sz="10" w:space="0"/>
              <w:bottom w:val="single" w:color="000000" w:sz="10" w:space="0"/>
            </w:tcBorders>
            <w:vAlign w:val="center"/>
          </w:tcPr>
          <w:p w14:paraId="7564C0A8">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19.21</w:t>
            </w:r>
          </w:p>
        </w:tc>
        <w:tc>
          <w:tcPr>
            <w:tcW w:w="3456" w:type="dxa"/>
            <w:tcBorders>
              <w:top w:val="single" w:color="000000" w:sz="10" w:space="0"/>
              <w:bottom w:val="single" w:color="000000" w:sz="10" w:space="0"/>
            </w:tcBorders>
            <w:vAlign w:val="center"/>
          </w:tcPr>
          <w:p w14:paraId="551AD146">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71.90</w:t>
            </w:r>
          </w:p>
        </w:tc>
      </w:tr>
      <w:tr w14:paraId="0674E31F">
        <w:tblPrEx>
          <w:tblCellMar>
            <w:top w:w="65" w:type="dxa"/>
            <w:left w:w="65" w:type="dxa"/>
            <w:bottom w:w="65" w:type="dxa"/>
            <w:right w:w="65" w:type="dxa"/>
          </w:tblCellMar>
        </w:tblPrEx>
        <w:trPr>
          <w:cantSplit/>
          <w:jc w:val="center"/>
        </w:trPr>
        <w:tc>
          <w:tcPr>
            <w:tcW w:w="1151" w:type="dxa"/>
            <w:tcBorders>
              <w:top w:val="single" w:color="000000" w:sz="10" w:space="0"/>
              <w:bottom w:val="single" w:color="000000" w:sz="10" w:space="0"/>
            </w:tcBorders>
            <w:vAlign w:val="center"/>
          </w:tcPr>
          <w:p w14:paraId="7563A404">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3</w:t>
            </w:r>
          </w:p>
        </w:tc>
        <w:tc>
          <w:tcPr>
            <w:tcW w:w="1872" w:type="dxa"/>
            <w:tcBorders>
              <w:top w:val="single" w:color="000000" w:sz="10" w:space="0"/>
              <w:bottom w:val="single" w:color="000000" w:sz="10" w:space="0"/>
            </w:tcBorders>
            <w:vAlign w:val="center"/>
          </w:tcPr>
          <w:p w14:paraId="3A3B4BFE">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1.831</w:t>
            </w:r>
          </w:p>
        </w:tc>
        <w:tc>
          <w:tcPr>
            <w:tcW w:w="3457" w:type="dxa"/>
            <w:tcBorders>
              <w:top w:val="single" w:color="000000" w:sz="10" w:space="0"/>
              <w:bottom w:val="single" w:color="000000" w:sz="10" w:space="0"/>
            </w:tcBorders>
            <w:vAlign w:val="center"/>
          </w:tcPr>
          <w:p w14:paraId="441E3B8A">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8.32</w:t>
            </w:r>
          </w:p>
        </w:tc>
        <w:tc>
          <w:tcPr>
            <w:tcW w:w="3456" w:type="dxa"/>
            <w:tcBorders>
              <w:top w:val="single" w:color="000000" w:sz="10" w:space="0"/>
              <w:bottom w:val="single" w:color="000000" w:sz="10" w:space="0"/>
            </w:tcBorders>
            <w:vAlign w:val="center"/>
          </w:tcPr>
          <w:p w14:paraId="55EFBA8B">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80.22</w:t>
            </w:r>
          </w:p>
        </w:tc>
      </w:tr>
    </w:tbl>
    <w:p w14:paraId="415EF25A">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kern w:val="0"/>
          <w:sz w:val="24"/>
        </w:rPr>
        <w:t>为简要呈现题项共同信息的集中程度，对22道评分题的相关矩阵进行主成分提取。前三个成分的特征值大于1，累计解释总方差的80.22%。这一结果表明，较少的成分可以概括题项中的较多信息。问卷内容覆盖教师认识、课堂行动、实施信心与现实条件，与前测诊断目的具有对应关系。综合来看，本问卷各维度具有较高内部一致性，题项关联与方差解释结果为开展现状分析提供了支持。</w:t>
      </w:r>
    </w:p>
    <w:p w14:paraId="458A5EF4">
      <w:pPr>
        <w:pageBreakBefore w:val="0"/>
        <w:overflowPunct w:val="0"/>
        <w:bidi w:val="0"/>
        <w:snapToGrid w:val="0"/>
        <w:spacing w:before="0" w:after="0" w:line="360" w:lineRule="auto"/>
        <w:ind w:firstLine="480" w:firstLineChars="200"/>
        <w:jc w:val="both"/>
        <w:textAlignment w:val="auto"/>
        <w:outlineLvl w:val="3"/>
        <w:rPr>
          <w:rFonts w:hint="eastAsia" w:ascii="宋体" w:hAnsi="宋体" w:eastAsia="宋体" w:cs="宋体"/>
          <w:b/>
          <w:kern w:val="0"/>
          <w:sz w:val="24"/>
          <w:lang w:val="en-US" w:eastAsia="zh-CN"/>
        </w:rPr>
      </w:pPr>
      <w:bookmarkStart w:id="61" w:name="_Toc22951"/>
      <w:r>
        <w:rPr>
          <w:rFonts w:hint="eastAsia" w:ascii="宋体" w:hAnsi="宋体" w:eastAsia="宋体" w:cs="宋体"/>
          <w:b w:val="0"/>
          <w:kern w:val="0"/>
          <w:sz w:val="24"/>
          <w:lang w:val="en-US" w:eastAsia="zh-CN"/>
        </w:rPr>
        <w:t>（3）教师高阶能力培育基础情况的问卷调查与分析</w:t>
      </w:r>
      <w:bookmarkEnd w:id="61"/>
    </w:p>
    <w:p w14:paraId="71F23B23">
      <w:pPr>
        <w:keepNext/>
        <w:pageBreakBefore w:val="0"/>
        <w:numPr>
          <w:ilvl w:val="0"/>
          <w:numId w:val="0"/>
        </w:numPr>
        <w:overflowPunct w:val="0"/>
        <w:bidi w:val="0"/>
        <w:snapToGrid w:val="0"/>
        <w:spacing w:before="0" w:after="0" w:line="360" w:lineRule="auto"/>
        <w:ind w:left="0" w:leftChars="0" w:firstLine="480" w:firstLineChars="200"/>
        <w:jc w:val="both"/>
        <w:textAlignment w:val="auto"/>
        <w:outlineLvl w:val="4"/>
        <w:rPr>
          <w:rFonts w:hint="eastAsia" w:ascii="宋体" w:hAnsi="宋体" w:eastAsia="宋体" w:cs="宋体"/>
          <w:b/>
          <w:kern w:val="0"/>
          <w:sz w:val="24"/>
          <w:lang w:val="en-US" w:eastAsia="zh-CN"/>
        </w:rPr>
      </w:pPr>
      <w:r>
        <w:rPr>
          <w:rFonts w:hint="eastAsia" w:ascii="宋体" w:hAnsi="宋体" w:eastAsia="宋体" w:cs="宋体"/>
          <w:b w:val="0"/>
          <w:kern w:val="0"/>
          <w:sz w:val="24"/>
          <w:lang w:val="en-US" w:eastAsia="zh-CN"/>
        </w:rPr>
        <w:t>1）教师基本情况</w:t>
      </w:r>
    </w:p>
    <w:p w14:paraId="15FB1548">
      <w:pPr>
        <w:keepNext/>
        <w:pageBreakBefore w:val="0"/>
        <w:overflowPunct w:val="0"/>
        <w:bidi w:val="0"/>
        <w:spacing w:before="60" w:after="80" w:line="240" w:lineRule="auto"/>
        <w:ind w:firstLineChars="200"/>
        <w:jc w:val="center"/>
        <w:textAlignment w:val="auto"/>
        <w:rPr>
          <w:rFonts w:hint="eastAsia" w:ascii="宋体" w:hAnsi="宋体" w:eastAsia="宋体" w:cs="宋体"/>
        </w:rPr>
      </w:pPr>
      <w:r>
        <w:rPr>
          <w:rFonts w:hint="eastAsia" w:ascii="宋体" w:hAnsi="宋体" w:eastAsia="宋体" w:cs="宋体"/>
          <w:b w:val="0"/>
          <w:sz w:val="21"/>
        </w:rPr>
        <w:t>表3-15  受访教师基本情况</w:t>
      </w:r>
    </w:p>
    <w:tbl>
      <w:tblPr>
        <w:tblStyle w:val="12"/>
        <w:tblW w:w="9796" w:type="dxa"/>
        <w:jc w:val="center"/>
        <w:tblLayout w:type="fixed"/>
        <w:tblCellMar>
          <w:top w:w="65" w:type="dxa"/>
          <w:left w:w="65" w:type="dxa"/>
          <w:bottom w:w="65" w:type="dxa"/>
          <w:right w:w="65" w:type="dxa"/>
        </w:tblCellMar>
      </w:tblPr>
      <w:tblGrid>
        <w:gridCol w:w="1947"/>
        <w:gridCol w:w="3702"/>
        <w:gridCol w:w="1777"/>
        <w:gridCol w:w="2370"/>
      </w:tblGrid>
      <w:tr w14:paraId="02E6BC4D">
        <w:tblPrEx>
          <w:tblCellMar>
            <w:top w:w="65" w:type="dxa"/>
            <w:left w:w="65" w:type="dxa"/>
            <w:bottom w:w="65" w:type="dxa"/>
            <w:right w:w="65" w:type="dxa"/>
          </w:tblCellMar>
        </w:tblPrEx>
        <w:trPr>
          <w:cantSplit/>
          <w:trHeight w:val="603" w:hRule="atLeast"/>
          <w:tblHeader/>
          <w:jc w:val="center"/>
        </w:trPr>
        <w:tc>
          <w:tcPr>
            <w:tcW w:w="1947" w:type="dxa"/>
            <w:tcBorders>
              <w:top w:val="single" w:color="000000" w:sz="10" w:space="0"/>
              <w:bottom w:val="single" w:color="000000" w:sz="6" w:space="0"/>
            </w:tcBorders>
            <w:vAlign w:val="center"/>
          </w:tcPr>
          <w:p w14:paraId="2909DB99">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sz w:val="21"/>
                <w:szCs w:val="32"/>
              </w:rPr>
              <w:t>项目</w:t>
            </w:r>
          </w:p>
        </w:tc>
        <w:tc>
          <w:tcPr>
            <w:tcW w:w="3702" w:type="dxa"/>
            <w:tcBorders>
              <w:top w:val="single" w:color="000000" w:sz="10" w:space="0"/>
              <w:bottom w:val="single" w:color="000000" w:sz="6" w:space="0"/>
            </w:tcBorders>
            <w:vAlign w:val="center"/>
          </w:tcPr>
          <w:p w14:paraId="4BBD2E5E">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sz w:val="21"/>
                <w:szCs w:val="32"/>
              </w:rPr>
              <w:t>类别</w:t>
            </w:r>
          </w:p>
        </w:tc>
        <w:tc>
          <w:tcPr>
            <w:tcW w:w="1777" w:type="dxa"/>
            <w:tcBorders>
              <w:top w:val="single" w:color="000000" w:sz="10" w:space="0"/>
              <w:bottom w:val="single" w:color="000000" w:sz="6" w:space="0"/>
            </w:tcBorders>
            <w:vAlign w:val="center"/>
          </w:tcPr>
          <w:p w14:paraId="1C102CC7">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sz w:val="21"/>
                <w:szCs w:val="32"/>
              </w:rPr>
              <w:t>人数</w:t>
            </w:r>
          </w:p>
        </w:tc>
        <w:tc>
          <w:tcPr>
            <w:tcW w:w="2370" w:type="dxa"/>
            <w:tcBorders>
              <w:top w:val="single" w:color="000000" w:sz="10" w:space="0"/>
              <w:bottom w:val="single" w:color="000000" w:sz="6" w:space="0"/>
            </w:tcBorders>
            <w:vAlign w:val="center"/>
          </w:tcPr>
          <w:p w14:paraId="6FD60078">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sz w:val="21"/>
                <w:szCs w:val="32"/>
              </w:rPr>
              <w:t>比例（%）</w:t>
            </w:r>
          </w:p>
        </w:tc>
      </w:tr>
      <w:tr w14:paraId="2B643FC1">
        <w:tblPrEx>
          <w:tblCellMar>
            <w:top w:w="65" w:type="dxa"/>
            <w:left w:w="65" w:type="dxa"/>
            <w:bottom w:w="65" w:type="dxa"/>
            <w:right w:w="65" w:type="dxa"/>
          </w:tblCellMar>
        </w:tblPrEx>
        <w:trPr>
          <w:cantSplit/>
          <w:trHeight w:val="256" w:hRule="atLeast"/>
          <w:jc w:val="center"/>
        </w:trPr>
        <w:tc>
          <w:tcPr>
            <w:tcW w:w="1947" w:type="dxa"/>
            <w:vMerge w:val="restart"/>
            <w:tcBorders>
              <w:top w:val="single" w:color="000000" w:sz="10" w:space="0"/>
              <w:bottom w:val="single" w:color="000000" w:sz="10" w:space="0"/>
            </w:tcBorders>
            <w:vAlign w:val="center"/>
          </w:tcPr>
          <w:p w14:paraId="7CB20406">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教龄</w:t>
            </w:r>
          </w:p>
        </w:tc>
        <w:tc>
          <w:tcPr>
            <w:tcW w:w="3702" w:type="dxa"/>
            <w:tcBorders>
              <w:top w:val="single" w:color="000000" w:sz="10" w:space="0"/>
              <w:bottom w:val="single" w:color="000000" w:sz="10" w:space="0"/>
            </w:tcBorders>
            <w:vAlign w:val="center"/>
          </w:tcPr>
          <w:p w14:paraId="1C129B69">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3年以下</w:t>
            </w:r>
          </w:p>
        </w:tc>
        <w:tc>
          <w:tcPr>
            <w:tcW w:w="1777" w:type="dxa"/>
            <w:tcBorders>
              <w:top w:val="single" w:color="000000" w:sz="10" w:space="0"/>
              <w:bottom w:val="single" w:color="000000" w:sz="10" w:space="0"/>
            </w:tcBorders>
            <w:vAlign w:val="center"/>
          </w:tcPr>
          <w:p w14:paraId="0BBD12A5">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29</w:t>
            </w:r>
          </w:p>
        </w:tc>
        <w:tc>
          <w:tcPr>
            <w:tcW w:w="2370" w:type="dxa"/>
            <w:tcBorders>
              <w:top w:val="single" w:color="000000" w:sz="10" w:space="0"/>
              <w:bottom w:val="single" w:color="000000" w:sz="10" w:space="0"/>
            </w:tcBorders>
            <w:vAlign w:val="center"/>
          </w:tcPr>
          <w:p w14:paraId="223736AD">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17.79</w:t>
            </w:r>
          </w:p>
        </w:tc>
      </w:tr>
      <w:tr w14:paraId="0C7BAF80">
        <w:tblPrEx>
          <w:tblCellMar>
            <w:top w:w="65" w:type="dxa"/>
            <w:left w:w="65" w:type="dxa"/>
            <w:bottom w:w="65" w:type="dxa"/>
            <w:right w:w="65" w:type="dxa"/>
          </w:tblCellMar>
        </w:tblPrEx>
        <w:trPr>
          <w:cantSplit/>
          <w:trHeight w:val="113" w:hRule="atLeast"/>
          <w:jc w:val="center"/>
        </w:trPr>
        <w:tc>
          <w:tcPr>
            <w:tcW w:w="1947" w:type="dxa"/>
            <w:vMerge w:val="continue"/>
            <w:tcBorders>
              <w:top w:val="single" w:color="000000" w:sz="10" w:space="0"/>
              <w:bottom w:val="single" w:color="000000" w:sz="10" w:space="0"/>
            </w:tcBorders>
            <w:vAlign w:val="center"/>
          </w:tcPr>
          <w:p w14:paraId="4C2FAC43">
            <w:pPr>
              <w:overflowPunct w:val="0"/>
              <w:bidi w:val="0"/>
              <w:spacing w:before="20" w:after="20" w:line="360" w:lineRule="auto"/>
              <w:ind w:firstLineChars="200"/>
              <w:jc w:val="center"/>
              <w:textAlignment w:val="auto"/>
              <w:rPr>
                <w:rFonts w:hint="eastAsia" w:ascii="宋体" w:hAnsi="宋体" w:eastAsia="宋体" w:cs="宋体"/>
                <w:sz w:val="24"/>
                <w:szCs w:val="32"/>
              </w:rPr>
            </w:pPr>
          </w:p>
        </w:tc>
        <w:tc>
          <w:tcPr>
            <w:tcW w:w="3702" w:type="dxa"/>
            <w:tcBorders>
              <w:top w:val="single" w:color="000000" w:sz="10" w:space="0"/>
              <w:bottom w:val="single" w:color="000000" w:sz="10" w:space="0"/>
            </w:tcBorders>
            <w:vAlign w:val="center"/>
          </w:tcPr>
          <w:p w14:paraId="3AD80340">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3—5年</w:t>
            </w:r>
          </w:p>
        </w:tc>
        <w:tc>
          <w:tcPr>
            <w:tcW w:w="1777" w:type="dxa"/>
            <w:tcBorders>
              <w:top w:val="single" w:color="000000" w:sz="10" w:space="0"/>
              <w:bottom w:val="single" w:color="000000" w:sz="10" w:space="0"/>
            </w:tcBorders>
            <w:vAlign w:val="center"/>
          </w:tcPr>
          <w:p w14:paraId="7ED7C31E">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33</w:t>
            </w:r>
          </w:p>
        </w:tc>
        <w:tc>
          <w:tcPr>
            <w:tcW w:w="2370" w:type="dxa"/>
            <w:tcBorders>
              <w:top w:val="single" w:color="000000" w:sz="10" w:space="0"/>
              <w:bottom w:val="single" w:color="000000" w:sz="10" w:space="0"/>
            </w:tcBorders>
            <w:vAlign w:val="center"/>
          </w:tcPr>
          <w:p w14:paraId="7AD6FA30">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20.25</w:t>
            </w:r>
          </w:p>
        </w:tc>
      </w:tr>
      <w:tr w14:paraId="1CBBACA1">
        <w:tblPrEx>
          <w:tblCellMar>
            <w:top w:w="65" w:type="dxa"/>
            <w:left w:w="65" w:type="dxa"/>
            <w:bottom w:w="65" w:type="dxa"/>
            <w:right w:w="65" w:type="dxa"/>
          </w:tblCellMar>
        </w:tblPrEx>
        <w:trPr>
          <w:cantSplit/>
          <w:trHeight w:val="90" w:hRule="atLeast"/>
          <w:jc w:val="center"/>
        </w:trPr>
        <w:tc>
          <w:tcPr>
            <w:tcW w:w="1947" w:type="dxa"/>
            <w:vMerge w:val="continue"/>
            <w:tcBorders>
              <w:top w:val="single" w:color="000000" w:sz="10" w:space="0"/>
              <w:bottom w:val="single" w:color="000000" w:sz="10" w:space="0"/>
            </w:tcBorders>
            <w:vAlign w:val="center"/>
          </w:tcPr>
          <w:p w14:paraId="6316AEDA">
            <w:pPr>
              <w:overflowPunct w:val="0"/>
              <w:bidi w:val="0"/>
              <w:spacing w:before="20" w:after="20" w:line="360" w:lineRule="auto"/>
              <w:ind w:firstLineChars="200"/>
              <w:jc w:val="center"/>
              <w:textAlignment w:val="auto"/>
              <w:rPr>
                <w:rFonts w:hint="eastAsia" w:ascii="宋体" w:hAnsi="宋体" w:eastAsia="宋体" w:cs="宋体"/>
                <w:sz w:val="24"/>
                <w:szCs w:val="32"/>
              </w:rPr>
            </w:pPr>
          </w:p>
        </w:tc>
        <w:tc>
          <w:tcPr>
            <w:tcW w:w="3702" w:type="dxa"/>
            <w:tcBorders>
              <w:top w:val="single" w:color="000000" w:sz="10" w:space="0"/>
              <w:bottom w:val="single" w:color="000000" w:sz="10" w:space="0"/>
            </w:tcBorders>
            <w:vAlign w:val="center"/>
          </w:tcPr>
          <w:p w14:paraId="6BAB7198">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6—10年</w:t>
            </w:r>
          </w:p>
        </w:tc>
        <w:tc>
          <w:tcPr>
            <w:tcW w:w="1777" w:type="dxa"/>
            <w:tcBorders>
              <w:top w:val="single" w:color="000000" w:sz="10" w:space="0"/>
              <w:bottom w:val="single" w:color="000000" w:sz="10" w:space="0"/>
            </w:tcBorders>
            <w:vAlign w:val="center"/>
          </w:tcPr>
          <w:p w14:paraId="4284C013">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29</w:t>
            </w:r>
          </w:p>
        </w:tc>
        <w:tc>
          <w:tcPr>
            <w:tcW w:w="2370" w:type="dxa"/>
            <w:tcBorders>
              <w:top w:val="single" w:color="000000" w:sz="10" w:space="0"/>
              <w:bottom w:val="single" w:color="000000" w:sz="10" w:space="0"/>
            </w:tcBorders>
            <w:vAlign w:val="center"/>
          </w:tcPr>
          <w:p w14:paraId="6A481E2D">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17.79</w:t>
            </w:r>
          </w:p>
        </w:tc>
      </w:tr>
      <w:tr w14:paraId="144E0CCB">
        <w:tblPrEx>
          <w:tblCellMar>
            <w:top w:w="65" w:type="dxa"/>
            <w:left w:w="65" w:type="dxa"/>
            <w:bottom w:w="65" w:type="dxa"/>
            <w:right w:w="65" w:type="dxa"/>
          </w:tblCellMar>
        </w:tblPrEx>
        <w:trPr>
          <w:cantSplit/>
          <w:trHeight w:val="124" w:hRule="atLeast"/>
          <w:jc w:val="center"/>
        </w:trPr>
        <w:tc>
          <w:tcPr>
            <w:tcW w:w="1947" w:type="dxa"/>
            <w:vMerge w:val="continue"/>
            <w:tcBorders>
              <w:top w:val="single" w:color="000000" w:sz="10" w:space="0"/>
              <w:bottom w:val="single" w:color="000000" w:sz="10" w:space="0"/>
            </w:tcBorders>
            <w:vAlign w:val="center"/>
          </w:tcPr>
          <w:p w14:paraId="6621A08A">
            <w:pPr>
              <w:overflowPunct w:val="0"/>
              <w:bidi w:val="0"/>
              <w:spacing w:before="20" w:after="20" w:line="360" w:lineRule="auto"/>
              <w:ind w:firstLineChars="200"/>
              <w:jc w:val="center"/>
              <w:textAlignment w:val="auto"/>
              <w:rPr>
                <w:rFonts w:hint="eastAsia" w:ascii="宋体" w:hAnsi="宋体" w:eastAsia="宋体" w:cs="宋体"/>
                <w:sz w:val="24"/>
                <w:szCs w:val="32"/>
              </w:rPr>
            </w:pPr>
          </w:p>
        </w:tc>
        <w:tc>
          <w:tcPr>
            <w:tcW w:w="3702" w:type="dxa"/>
            <w:tcBorders>
              <w:top w:val="single" w:color="000000" w:sz="10" w:space="0"/>
              <w:bottom w:val="single" w:color="000000" w:sz="10" w:space="0"/>
            </w:tcBorders>
            <w:vAlign w:val="center"/>
          </w:tcPr>
          <w:p w14:paraId="3A577540">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10年以上</w:t>
            </w:r>
          </w:p>
        </w:tc>
        <w:tc>
          <w:tcPr>
            <w:tcW w:w="1777" w:type="dxa"/>
            <w:tcBorders>
              <w:top w:val="single" w:color="000000" w:sz="10" w:space="0"/>
              <w:bottom w:val="single" w:color="000000" w:sz="10" w:space="0"/>
            </w:tcBorders>
            <w:vAlign w:val="center"/>
          </w:tcPr>
          <w:p w14:paraId="0B67FF9A">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72</w:t>
            </w:r>
          </w:p>
        </w:tc>
        <w:tc>
          <w:tcPr>
            <w:tcW w:w="2370" w:type="dxa"/>
            <w:tcBorders>
              <w:top w:val="single" w:color="000000" w:sz="10" w:space="0"/>
              <w:bottom w:val="single" w:color="000000" w:sz="10" w:space="0"/>
            </w:tcBorders>
            <w:vAlign w:val="center"/>
          </w:tcPr>
          <w:p w14:paraId="6E6B44E5">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44.17</w:t>
            </w:r>
          </w:p>
        </w:tc>
      </w:tr>
      <w:tr w14:paraId="43101AF5">
        <w:tblPrEx>
          <w:tblCellMar>
            <w:top w:w="65" w:type="dxa"/>
            <w:left w:w="65" w:type="dxa"/>
            <w:bottom w:w="65" w:type="dxa"/>
            <w:right w:w="65" w:type="dxa"/>
          </w:tblCellMar>
        </w:tblPrEx>
        <w:trPr>
          <w:cantSplit/>
          <w:trHeight w:val="264" w:hRule="atLeast"/>
          <w:jc w:val="center"/>
        </w:trPr>
        <w:tc>
          <w:tcPr>
            <w:tcW w:w="1947" w:type="dxa"/>
            <w:vMerge w:val="restart"/>
            <w:tcBorders>
              <w:top w:val="single" w:color="000000" w:sz="10" w:space="0"/>
              <w:bottom w:val="single" w:color="000000" w:sz="10" w:space="0"/>
            </w:tcBorders>
            <w:vAlign w:val="center"/>
          </w:tcPr>
          <w:p w14:paraId="7677CF16">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职称</w:t>
            </w:r>
          </w:p>
        </w:tc>
        <w:tc>
          <w:tcPr>
            <w:tcW w:w="3702" w:type="dxa"/>
            <w:tcBorders>
              <w:top w:val="single" w:color="000000" w:sz="10" w:space="0"/>
              <w:bottom w:val="single" w:color="000000" w:sz="10" w:space="0"/>
            </w:tcBorders>
            <w:vAlign w:val="center"/>
          </w:tcPr>
          <w:p w14:paraId="1BDDAECF">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初级</w:t>
            </w:r>
          </w:p>
        </w:tc>
        <w:tc>
          <w:tcPr>
            <w:tcW w:w="1777" w:type="dxa"/>
            <w:tcBorders>
              <w:top w:val="single" w:color="000000" w:sz="10" w:space="0"/>
              <w:bottom w:val="single" w:color="000000" w:sz="10" w:space="0"/>
            </w:tcBorders>
            <w:vAlign w:val="center"/>
          </w:tcPr>
          <w:p w14:paraId="34AD859F">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63</w:t>
            </w:r>
          </w:p>
        </w:tc>
        <w:tc>
          <w:tcPr>
            <w:tcW w:w="2370" w:type="dxa"/>
            <w:tcBorders>
              <w:top w:val="single" w:color="000000" w:sz="10" w:space="0"/>
              <w:bottom w:val="single" w:color="000000" w:sz="10" w:space="0"/>
            </w:tcBorders>
            <w:vAlign w:val="center"/>
          </w:tcPr>
          <w:p w14:paraId="13384D65">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38.65</w:t>
            </w:r>
          </w:p>
        </w:tc>
      </w:tr>
      <w:tr w14:paraId="65250A58">
        <w:tblPrEx>
          <w:tblCellMar>
            <w:top w:w="65" w:type="dxa"/>
            <w:left w:w="65" w:type="dxa"/>
            <w:bottom w:w="65" w:type="dxa"/>
            <w:right w:w="65" w:type="dxa"/>
          </w:tblCellMar>
        </w:tblPrEx>
        <w:trPr>
          <w:cantSplit/>
          <w:trHeight w:val="113" w:hRule="atLeast"/>
          <w:jc w:val="center"/>
        </w:trPr>
        <w:tc>
          <w:tcPr>
            <w:tcW w:w="1947" w:type="dxa"/>
            <w:vMerge w:val="continue"/>
            <w:tcBorders>
              <w:top w:val="single" w:color="000000" w:sz="10" w:space="0"/>
              <w:bottom w:val="single" w:color="000000" w:sz="10" w:space="0"/>
            </w:tcBorders>
            <w:vAlign w:val="center"/>
          </w:tcPr>
          <w:p w14:paraId="32CA336F">
            <w:pPr>
              <w:overflowPunct w:val="0"/>
              <w:bidi w:val="0"/>
              <w:spacing w:before="20" w:after="20" w:line="360" w:lineRule="auto"/>
              <w:ind w:firstLineChars="200"/>
              <w:jc w:val="center"/>
              <w:textAlignment w:val="auto"/>
              <w:rPr>
                <w:rFonts w:hint="eastAsia" w:ascii="宋体" w:hAnsi="宋体" w:eastAsia="宋体" w:cs="宋体"/>
                <w:sz w:val="24"/>
                <w:szCs w:val="32"/>
              </w:rPr>
            </w:pPr>
          </w:p>
        </w:tc>
        <w:tc>
          <w:tcPr>
            <w:tcW w:w="3702" w:type="dxa"/>
            <w:tcBorders>
              <w:top w:val="single" w:color="000000" w:sz="10" w:space="0"/>
              <w:bottom w:val="single" w:color="000000" w:sz="10" w:space="0"/>
            </w:tcBorders>
            <w:vAlign w:val="center"/>
          </w:tcPr>
          <w:p w14:paraId="7347FD69">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中级</w:t>
            </w:r>
          </w:p>
        </w:tc>
        <w:tc>
          <w:tcPr>
            <w:tcW w:w="1777" w:type="dxa"/>
            <w:tcBorders>
              <w:top w:val="single" w:color="000000" w:sz="10" w:space="0"/>
              <w:bottom w:val="single" w:color="000000" w:sz="10" w:space="0"/>
            </w:tcBorders>
            <w:vAlign w:val="center"/>
          </w:tcPr>
          <w:p w14:paraId="6B5D56D8">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75</w:t>
            </w:r>
          </w:p>
        </w:tc>
        <w:tc>
          <w:tcPr>
            <w:tcW w:w="2370" w:type="dxa"/>
            <w:tcBorders>
              <w:top w:val="single" w:color="000000" w:sz="10" w:space="0"/>
              <w:bottom w:val="single" w:color="000000" w:sz="10" w:space="0"/>
            </w:tcBorders>
            <w:vAlign w:val="center"/>
          </w:tcPr>
          <w:p w14:paraId="577B9BE2">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46.01</w:t>
            </w:r>
          </w:p>
        </w:tc>
      </w:tr>
      <w:tr w14:paraId="7A181AAA">
        <w:tblPrEx>
          <w:tblCellMar>
            <w:top w:w="65" w:type="dxa"/>
            <w:left w:w="65" w:type="dxa"/>
            <w:bottom w:w="65" w:type="dxa"/>
            <w:right w:w="65" w:type="dxa"/>
          </w:tblCellMar>
        </w:tblPrEx>
        <w:trPr>
          <w:cantSplit/>
          <w:trHeight w:val="129" w:hRule="atLeast"/>
          <w:jc w:val="center"/>
        </w:trPr>
        <w:tc>
          <w:tcPr>
            <w:tcW w:w="1947" w:type="dxa"/>
            <w:vMerge w:val="continue"/>
            <w:tcBorders>
              <w:top w:val="single" w:color="000000" w:sz="10" w:space="0"/>
              <w:bottom w:val="single" w:color="000000" w:sz="10" w:space="0"/>
            </w:tcBorders>
            <w:vAlign w:val="center"/>
          </w:tcPr>
          <w:p w14:paraId="1F33C61F">
            <w:pPr>
              <w:overflowPunct w:val="0"/>
              <w:bidi w:val="0"/>
              <w:spacing w:before="20" w:after="20" w:line="360" w:lineRule="auto"/>
              <w:ind w:firstLineChars="200"/>
              <w:jc w:val="center"/>
              <w:textAlignment w:val="auto"/>
              <w:rPr>
                <w:rFonts w:hint="eastAsia" w:ascii="宋体" w:hAnsi="宋体" w:eastAsia="宋体" w:cs="宋体"/>
                <w:sz w:val="24"/>
                <w:szCs w:val="32"/>
              </w:rPr>
            </w:pPr>
          </w:p>
        </w:tc>
        <w:tc>
          <w:tcPr>
            <w:tcW w:w="3702" w:type="dxa"/>
            <w:tcBorders>
              <w:top w:val="single" w:color="000000" w:sz="10" w:space="0"/>
              <w:bottom w:val="single" w:color="000000" w:sz="10" w:space="0"/>
            </w:tcBorders>
            <w:vAlign w:val="center"/>
          </w:tcPr>
          <w:p w14:paraId="2F4A0A93">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高级及以上</w:t>
            </w:r>
          </w:p>
        </w:tc>
        <w:tc>
          <w:tcPr>
            <w:tcW w:w="1777" w:type="dxa"/>
            <w:tcBorders>
              <w:top w:val="single" w:color="000000" w:sz="10" w:space="0"/>
              <w:bottom w:val="single" w:color="000000" w:sz="10" w:space="0"/>
            </w:tcBorders>
            <w:vAlign w:val="center"/>
          </w:tcPr>
          <w:p w14:paraId="17DCCB70">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25</w:t>
            </w:r>
          </w:p>
        </w:tc>
        <w:tc>
          <w:tcPr>
            <w:tcW w:w="2370" w:type="dxa"/>
            <w:tcBorders>
              <w:top w:val="single" w:color="000000" w:sz="10" w:space="0"/>
              <w:bottom w:val="single" w:color="000000" w:sz="10" w:space="0"/>
            </w:tcBorders>
            <w:vAlign w:val="center"/>
          </w:tcPr>
          <w:p w14:paraId="386B13EE">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15.34</w:t>
            </w:r>
          </w:p>
        </w:tc>
      </w:tr>
      <w:tr w14:paraId="64186EF8">
        <w:tblPrEx>
          <w:tblCellMar>
            <w:top w:w="65" w:type="dxa"/>
            <w:left w:w="65" w:type="dxa"/>
            <w:bottom w:w="65" w:type="dxa"/>
            <w:right w:w="65" w:type="dxa"/>
          </w:tblCellMar>
        </w:tblPrEx>
        <w:trPr>
          <w:cantSplit/>
          <w:trHeight w:val="181" w:hRule="atLeast"/>
          <w:jc w:val="center"/>
        </w:trPr>
        <w:tc>
          <w:tcPr>
            <w:tcW w:w="1947" w:type="dxa"/>
            <w:vMerge w:val="restart"/>
            <w:tcBorders>
              <w:top w:val="single" w:color="000000" w:sz="10" w:space="0"/>
              <w:bottom w:val="single" w:color="000000" w:sz="10" w:space="0"/>
            </w:tcBorders>
            <w:vAlign w:val="center"/>
          </w:tcPr>
          <w:p w14:paraId="7A616E82">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任教学段</w:t>
            </w:r>
          </w:p>
        </w:tc>
        <w:tc>
          <w:tcPr>
            <w:tcW w:w="3702" w:type="dxa"/>
            <w:tcBorders>
              <w:top w:val="single" w:color="000000" w:sz="10" w:space="0"/>
              <w:bottom w:val="single" w:color="000000" w:sz="10" w:space="0"/>
            </w:tcBorders>
            <w:vAlign w:val="center"/>
          </w:tcPr>
          <w:p w14:paraId="24183A07">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初中</w:t>
            </w:r>
          </w:p>
        </w:tc>
        <w:tc>
          <w:tcPr>
            <w:tcW w:w="1777" w:type="dxa"/>
            <w:tcBorders>
              <w:top w:val="single" w:color="000000" w:sz="10" w:space="0"/>
              <w:bottom w:val="single" w:color="000000" w:sz="10" w:space="0"/>
            </w:tcBorders>
            <w:vAlign w:val="center"/>
          </w:tcPr>
          <w:p w14:paraId="73E031DE">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114</w:t>
            </w:r>
          </w:p>
        </w:tc>
        <w:tc>
          <w:tcPr>
            <w:tcW w:w="2370" w:type="dxa"/>
            <w:tcBorders>
              <w:top w:val="single" w:color="000000" w:sz="10" w:space="0"/>
              <w:bottom w:val="single" w:color="000000" w:sz="10" w:space="0"/>
            </w:tcBorders>
            <w:vAlign w:val="center"/>
          </w:tcPr>
          <w:p w14:paraId="1A551730">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69.94</w:t>
            </w:r>
          </w:p>
        </w:tc>
      </w:tr>
      <w:tr w14:paraId="61CE784D">
        <w:tblPrEx>
          <w:tblCellMar>
            <w:top w:w="65" w:type="dxa"/>
            <w:left w:w="65" w:type="dxa"/>
            <w:bottom w:w="65" w:type="dxa"/>
            <w:right w:w="65" w:type="dxa"/>
          </w:tblCellMar>
        </w:tblPrEx>
        <w:trPr>
          <w:cantSplit/>
          <w:trHeight w:val="144" w:hRule="atLeast"/>
          <w:jc w:val="center"/>
        </w:trPr>
        <w:tc>
          <w:tcPr>
            <w:tcW w:w="1947" w:type="dxa"/>
            <w:vMerge w:val="continue"/>
            <w:tcBorders>
              <w:top w:val="single" w:color="000000" w:sz="10" w:space="0"/>
              <w:bottom w:val="single" w:color="000000" w:sz="10" w:space="0"/>
            </w:tcBorders>
            <w:vAlign w:val="center"/>
          </w:tcPr>
          <w:p w14:paraId="197AA4D8">
            <w:pPr>
              <w:overflowPunct w:val="0"/>
              <w:bidi w:val="0"/>
              <w:spacing w:before="20" w:after="20" w:line="360" w:lineRule="auto"/>
              <w:ind w:firstLineChars="200"/>
              <w:jc w:val="center"/>
              <w:textAlignment w:val="auto"/>
              <w:rPr>
                <w:rFonts w:hint="eastAsia" w:ascii="宋体" w:hAnsi="宋体" w:eastAsia="宋体" w:cs="宋体"/>
                <w:sz w:val="24"/>
                <w:szCs w:val="32"/>
              </w:rPr>
            </w:pPr>
          </w:p>
        </w:tc>
        <w:tc>
          <w:tcPr>
            <w:tcW w:w="3702" w:type="dxa"/>
            <w:tcBorders>
              <w:top w:val="single" w:color="000000" w:sz="10" w:space="0"/>
              <w:bottom w:val="single" w:color="000000" w:sz="10" w:space="0"/>
            </w:tcBorders>
            <w:vAlign w:val="center"/>
          </w:tcPr>
          <w:p w14:paraId="662217C7">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高中</w:t>
            </w:r>
          </w:p>
        </w:tc>
        <w:tc>
          <w:tcPr>
            <w:tcW w:w="1777" w:type="dxa"/>
            <w:tcBorders>
              <w:top w:val="single" w:color="000000" w:sz="10" w:space="0"/>
              <w:bottom w:val="single" w:color="000000" w:sz="10" w:space="0"/>
            </w:tcBorders>
            <w:vAlign w:val="center"/>
          </w:tcPr>
          <w:p w14:paraId="5D5E040D">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49</w:t>
            </w:r>
          </w:p>
        </w:tc>
        <w:tc>
          <w:tcPr>
            <w:tcW w:w="2370" w:type="dxa"/>
            <w:tcBorders>
              <w:top w:val="single" w:color="000000" w:sz="10" w:space="0"/>
              <w:bottom w:val="single" w:color="000000" w:sz="10" w:space="0"/>
            </w:tcBorders>
            <w:vAlign w:val="center"/>
          </w:tcPr>
          <w:p w14:paraId="56562179">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30.06</w:t>
            </w:r>
          </w:p>
        </w:tc>
      </w:tr>
      <w:tr w14:paraId="743E18C4">
        <w:tblPrEx>
          <w:tblCellMar>
            <w:top w:w="65" w:type="dxa"/>
            <w:left w:w="65" w:type="dxa"/>
            <w:bottom w:w="65" w:type="dxa"/>
            <w:right w:w="65" w:type="dxa"/>
          </w:tblCellMar>
        </w:tblPrEx>
        <w:trPr>
          <w:cantSplit/>
          <w:trHeight w:val="90" w:hRule="atLeast"/>
          <w:jc w:val="center"/>
        </w:trPr>
        <w:tc>
          <w:tcPr>
            <w:tcW w:w="1947" w:type="dxa"/>
            <w:vMerge w:val="restart"/>
            <w:tcBorders>
              <w:top w:val="single" w:color="000000" w:sz="10" w:space="0"/>
              <w:bottom w:val="single" w:color="000000" w:sz="10" w:space="0"/>
            </w:tcBorders>
            <w:vAlign w:val="center"/>
          </w:tcPr>
          <w:p w14:paraId="489C1FCD">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相关培训经历</w:t>
            </w:r>
          </w:p>
        </w:tc>
        <w:tc>
          <w:tcPr>
            <w:tcW w:w="3702" w:type="dxa"/>
            <w:tcBorders>
              <w:top w:val="single" w:color="000000" w:sz="10" w:space="0"/>
              <w:bottom w:val="single" w:color="000000" w:sz="10" w:space="0"/>
            </w:tcBorders>
            <w:vAlign w:val="center"/>
          </w:tcPr>
          <w:p w14:paraId="4FB614BD">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参加过</w:t>
            </w:r>
          </w:p>
        </w:tc>
        <w:tc>
          <w:tcPr>
            <w:tcW w:w="1777" w:type="dxa"/>
            <w:tcBorders>
              <w:top w:val="single" w:color="000000" w:sz="10" w:space="0"/>
              <w:bottom w:val="single" w:color="000000" w:sz="10" w:space="0"/>
            </w:tcBorders>
            <w:vAlign w:val="center"/>
          </w:tcPr>
          <w:p w14:paraId="7D872811">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130</w:t>
            </w:r>
          </w:p>
        </w:tc>
        <w:tc>
          <w:tcPr>
            <w:tcW w:w="2370" w:type="dxa"/>
            <w:tcBorders>
              <w:top w:val="single" w:color="000000" w:sz="10" w:space="0"/>
              <w:bottom w:val="single" w:color="000000" w:sz="10" w:space="0"/>
            </w:tcBorders>
            <w:vAlign w:val="center"/>
          </w:tcPr>
          <w:p w14:paraId="0F1220A5">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79.75</w:t>
            </w:r>
          </w:p>
        </w:tc>
      </w:tr>
      <w:tr w14:paraId="52CE23B8">
        <w:tblPrEx>
          <w:tblCellMar>
            <w:top w:w="65" w:type="dxa"/>
            <w:left w:w="65" w:type="dxa"/>
            <w:bottom w:w="65" w:type="dxa"/>
            <w:right w:w="65" w:type="dxa"/>
          </w:tblCellMar>
        </w:tblPrEx>
        <w:trPr>
          <w:cantSplit/>
          <w:trHeight w:val="90" w:hRule="atLeast"/>
          <w:jc w:val="center"/>
        </w:trPr>
        <w:tc>
          <w:tcPr>
            <w:tcW w:w="1947" w:type="dxa"/>
            <w:vMerge w:val="continue"/>
            <w:tcBorders>
              <w:top w:val="single" w:color="000000" w:sz="10" w:space="0"/>
              <w:bottom w:val="single" w:color="000000" w:sz="10" w:space="0"/>
            </w:tcBorders>
            <w:vAlign w:val="center"/>
          </w:tcPr>
          <w:p w14:paraId="67B39428">
            <w:pPr>
              <w:overflowPunct w:val="0"/>
              <w:bidi w:val="0"/>
              <w:spacing w:before="20" w:after="20" w:line="360" w:lineRule="auto"/>
              <w:ind w:firstLineChars="200"/>
              <w:jc w:val="center"/>
              <w:textAlignment w:val="auto"/>
              <w:rPr>
                <w:rFonts w:hint="eastAsia" w:ascii="宋体" w:hAnsi="宋体" w:eastAsia="宋体" w:cs="宋体"/>
                <w:sz w:val="24"/>
                <w:szCs w:val="32"/>
              </w:rPr>
            </w:pPr>
          </w:p>
        </w:tc>
        <w:tc>
          <w:tcPr>
            <w:tcW w:w="3702" w:type="dxa"/>
            <w:tcBorders>
              <w:top w:val="single" w:color="000000" w:sz="10" w:space="0"/>
              <w:bottom w:val="single" w:color="000000" w:sz="10" w:space="0"/>
            </w:tcBorders>
            <w:vAlign w:val="center"/>
          </w:tcPr>
          <w:p w14:paraId="3DCB1E85">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未参加过</w:t>
            </w:r>
          </w:p>
        </w:tc>
        <w:tc>
          <w:tcPr>
            <w:tcW w:w="1777" w:type="dxa"/>
            <w:tcBorders>
              <w:top w:val="single" w:color="000000" w:sz="10" w:space="0"/>
              <w:bottom w:val="single" w:color="000000" w:sz="10" w:space="0"/>
            </w:tcBorders>
            <w:vAlign w:val="center"/>
          </w:tcPr>
          <w:p w14:paraId="29EB0689">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33</w:t>
            </w:r>
          </w:p>
        </w:tc>
        <w:tc>
          <w:tcPr>
            <w:tcW w:w="2370" w:type="dxa"/>
            <w:tcBorders>
              <w:top w:val="single" w:color="000000" w:sz="10" w:space="0"/>
              <w:bottom w:val="single" w:color="000000" w:sz="10" w:space="0"/>
            </w:tcBorders>
            <w:vAlign w:val="center"/>
          </w:tcPr>
          <w:p w14:paraId="5B01BE93">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20.25</w:t>
            </w:r>
          </w:p>
        </w:tc>
      </w:tr>
    </w:tbl>
    <w:p w14:paraId="25C5DD30">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kern w:val="0"/>
          <w:sz w:val="24"/>
        </w:rPr>
        <w:t>本次参与调查的163位教师覆盖不同教龄、职称及初高中学段。其中，教龄10年以上的教师占44.17%，中级职称教师占46.01%，初中教师占69.94%。参加过高阶思维或高阶能力相关培训、专题教研活动的教师有130人，占79.75%，说明多数受访教师已有相关学习经历。后续研修可在这一基础上，进一步聚焦学科任务设计和课堂实施中的具体问题。</w:t>
      </w:r>
    </w:p>
    <w:p w14:paraId="67A39B37">
      <w:pPr>
        <w:pageBreakBefore w:val="0"/>
        <w:overflowPunct w:val="0"/>
        <w:bidi w:val="0"/>
        <w:snapToGrid w:val="0"/>
        <w:spacing w:before="0" w:after="0" w:line="360" w:lineRule="auto"/>
        <w:ind w:firstLine="480" w:firstLineChars="200"/>
        <w:jc w:val="both"/>
        <w:textAlignment w:val="auto"/>
        <w:outlineLvl w:val="4"/>
        <w:rPr>
          <w:rFonts w:hint="eastAsia" w:ascii="宋体" w:hAnsi="宋体" w:eastAsia="宋体" w:cs="宋体"/>
          <w:b/>
          <w:kern w:val="0"/>
          <w:sz w:val="24"/>
          <w:lang w:val="en-US" w:eastAsia="zh-CN"/>
        </w:rPr>
      </w:pPr>
      <w:r>
        <w:rPr>
          <w:rFonts w:hint="eastAsia" w:ascii="宋体" w:hAnsi="宋体" w:eastAsia="宋体" w:cs="宋体"/>
          <w:b w:val="0"/>
          <w:kern w:val="0"/>
          <w:sz w:val="24"/>
          <w:lang w:val="en-US" w:eastAsia="zh-CN"/>
        </w:rPr>
        <w:t>2）教师高阶能力培育维度的调查与分析</w:t>
      </w:r>
    </w:p>
    <w:p w14:paraId="3F0DDCC7">
      <w:pPr>
        <w:keepNext/>
        <w:pageBreakBefore w:val="0"/>
        <w:overflowPunct w:val="0"/>
        <w:bidi w:val="0"/>
        <w:spacing w:before="60" w:after="80" w:line="240" w:lineRule="auto"/>
        <w:ind w:firstLineChars="200"/>
        <w:jc w:val="center"/>
        <w:textAlignment w:val="auto"/>
        <w:rPr>
          <w:rFonts w:hint="eastAsia" w:ascii="宋体" w:hAnsi="宋体" w:eastAsia="宋体" w:cs="宋体"/>
        </w:rPr>
      </w:pPr>
      <w:r>
        <w:rPr>
          <w:rFonts w:hint="eastAsia" w:ascii="宋体" w:hAnsi="宋体" w:eastAsia="宋体" w:cs="宋体"/>
          <w:b w:val="0"/>
          <w:sz w:val="21"/>
        </w:rPr>
        <w:t>表3-16  教师前测各维度总体表现</w:t>
      </w:r>
    </w:p>
    <w:tbl>
      <w:tblPr>
        <w:tblStyle w:val="12"/>
        <w:tblW w:w="8379" w:type="dxa"/>
        <w:jc w:val="center"/>
        <w:tblLayout w:type="fixed"/>
        <w:tblCellMar>
          <w:top w:w="65" w:type="dxa"/>
          <w:left w:w="65" w:type="dxa"/>
          <w:bottom w:w="65" w:type="dxa"/>
          <w:right w:w="65" w:type="dxa"/>
        </w:tblCellMar>
      </w:tblPr>
      <w:tblGrid>
        <w:gridCol w:w="4293"/>
        <w:gridCol w:w="2043"/>
        <w:gridCol w:w="2043"/>
      </w:tblGrid>
      <w:tr w14:paraId="6F17742E">
        <w:trPr>
          <w:cantSplit/>
          <w:trHeight w:val="334" w:hRule="atLeast"/>
          <w:tblHeader/>
          <w:jc w:val="center"/>
        </w:trPr>
        <w:tc>
          <w:tcPr>
            <w:tcW w:w="4293" w:type="dxa"/>
            <w:tcBorders>
              <w:top w:val="single" w:color="000000" w:sz="10" w:space="0"/>
              <w:bottom w:val="single" w:color="000000" w:sz="6" w:space="0"/>
            </w:tcBorders>
            <w:vAlign w:val="center"/>
          </w:tcPr>
          <w:p w14:paraId="017E286F">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sz w:val="21"/>
                <w:szCs w:val="28"/>
              </w:rPr>
              <w:t>维度</w:t>
            </w:r>
          </w:p>
        </w:tc>
        <w:tc>
          <w:tcPr>
            <w:tcW w:w="2043" w:type="dxa"/>
            <w:tcBorders>
              <w:top w:val="single" w:color="000000" w:sz="10" w:space="0"/>
              <w:bottom w:val="single" w:color="000000" w:sz="6" w:space="0"/>
            </w:tcBorders>
            <w:vAlign w:val="center"/>
          </w:tcPr>
          <w:p w14:paraId="09DB38B8">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sz w:val="21"/>
                <w:szCs w:val="28"/>
              </w:rPr>
              <w:t>均值</w:t>
            </w:r>
          </w:p>
        </w:tc>
        <w:tc>
          <w:tcPr>
            <w:tcW w:w="2043" w:type="dxa"/>
            <w:tcBorders>
              <w:top w:val="single" w:color="000000" w:sz="10" w:space="0"/>
              <w:bottom w:val="single" w:color="000000" w:sz="6" w:space="0"/>
            </w:tcBorders>
            <w:vAlign w:val="center"/>
          </w:tcPr>
          <w:p w14:paraId="2F4A5302">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sz w:val="21"/>
                <w:szCs w:val="28"/>
              </w:rPr>
              <w:t>标准差</w:t>
            </w:r>
          </w:p>
        </w:tc>
      </w:tr>
      <w:tr w14:paraId="297519C7">
        <w:tblPrEx>
          <w:tblCellMar>
            <w:top w:w="65" w:type="dxa"/>
            <w:left w:w="65" w:type="dxa"/>
            <w:bottom w:w="65" w:type="dxa"/>
            <w:right w:w="65" w:type="dxa"/>
          </w:tblCellMar>
        </w:tblPrEx>
        <w:trPr>
          <w:cantSplit/>
          <w:trHeight w:val="242" w:hRule="atLeast"/>
          <w:jc w:val="center"/>
        </w:trPr>
        <w:tc>
          <w:tcPr>
            <w:tcW w:w="4293" w:type="dxa"/>
            <w:tcBorders>
              <w:top w:val="single" w:color="000000" w:sz="10" w:space="0"/>
              <w:bottom w:val="single" w:color="000000" w:sz="10" w:space="0"/>
            </w:tcBorders>
            <w:vAlign w:val="center"/>
          </w:tcPr>
          <w:p w14:paraId="18349B00">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认知与价值认同</w:t>
            </w:r>
          </w:p>
        </w:tc>
        <w:tc>
          <w:tcPr>
            <w:tcW w:w="2043" w:type="dxa"/>
            <w:tcBorders>
              <w:top w:val="single" w:color="000000" w:sz="10" w:space="0"/>
              <w:bottom w:val="single" w:color="000000" w:sz="10" w:space="0"/>
            </w:tcBorders>
            <w:vAlign w:val="center"/>
          </w:tcPr>
          <w:p w14:paraId="303C300B">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4.35</w:t>
            </w:r>
          </w:p>
        </w:tc>
        <w:tc>
          <w:tcPr>
            <w:tcW w:w="2043" w:type="dxa"/>
            <w:tcBorders>
              <w:top w:val="single" w:color="000000" w:sz="10" w:space="0"/>
              <w:bottom w:val="single" w:color="000000" w:sz="10" w:space="0"/>
            </w:tcBorders>
            <w:vAlign w:val="center"/>
          </w:tcPr>
          <w:p w14:paraId="68BB6203">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0.75</w:t>
            </w:r>
          </w:p>
        </w:tc>
      </w:tr>
      <w:tr w14:paraId="7B9E21A0">
        <w:tblPrEx>
          <w:tblCellMar>
            <w:top w:w="65" w:type="dxa"/>
            <w:left w:w="65" w:type="dxa"/>
            <w:bottom w:w="65" w:type="dxa"/>
            <w:right w:w="65" w:type="dxa"/>
          </w:tblCellMar>
        </w:tblPrEx>
        <w:trPr>
          <w:cantSplit/>
          <w:trHeight w:val="153" w:hRule="atLeast"/>
          <w:jc w:val="center"/>
        </w:trPr>
        <w:tc>
          <w:tcPr>
            <w:tcW w:w="4293" w:type="dxa"/>
            <w:tcBorders>
              <w:top w:val="single" w:color="000000" w:sz="10" w:space="0"/>
              <w:bottom w:val="single" w:color="000000" w:sz="10" w:space="0"/>
            </w:tcBorders>
            <w:vAlign w:val="center"/>
          </w:tcPr>
          <w:p w14:paraId="1909AB08">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课堂实践</w:t>
            </w:r>
          </w:p>
        </w:tc>
        <w:tc>
          <w:tcPr>
            <w:tcW w:w="2043" w:type="dxa"/>
            <w:tcBorders>
              <w:top w:val="single" w:color="000000" w:sz="10" w:space="0"/>
              <w:bottom w:val="single" w:color="000000" w:sz="10" w:space="0"/>
            </w:tcBorders>
            <w:vAlign w:val="center"/>
          </w:tcPr>
          <w:p w14:paraId="44B1C2CC">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4.26</w:t>
            </w:r>
          </w:p>
        </w:tc>
        <w:tc>
          <w:tcPr>
            <w:tcW w:w="2043" w:type="dxa"/>
            <w:tcBorders>
              <w:top w:val="single" w:color="000000" w:sz="10" w:space="0"/>
              <w:bottom w:val="single" w:color="000000" w:sz="10" w:space="0"/>
            </w:tcBorders>
            <w:vAlign w:val="center"/>
          </w:tcPr>
          <w:p w14:paraId="7EBF00F3">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0.68</w:t>
            </w:r>
          </w:p>
        </w:tc>
      </w:tr>
      <w:tr w14:paraId="401550E8">
        <w:tblPrEx>
          <w:tblCellMar>
            <w:top w:w="65" w:type="dxa"/>
            <w:left w:w="65" w:type="dxa"/>
            <w:bottom w:w="65" w:type="dxa"/>
            <w:right w:w="65" w:type="dxa"/>
          </w:tblCellMar>
        </w:tblPrEx>
        <w:trPr>
          <w:cantSplit/>
          <w:trHeight w:val="90" w:hRule="atLeast"/>
          <w:jc w:val="center"/>
        </w:trPr>
        <w:tc>
          <w:tcPr>
            <w:tcW w:w="4293" w:type="dxa"/>
            <w:tcBorders>
              <w:top w:val="single" w:color="000000" w:sz="10" w:space="0"/>
              <w:bottom w:val="single" w:color="000000" w:sz="10" w:space="0"/>
            </w:tcBorders>
            <w:vAlign w:val="center"/>
          </w:tcPr>
          <w:p w14:paraId="7F92840F">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教学自我效能</w:t>
            </w:r>
          </w:p>
        </w:tc>
        <w:tc>
          <w:tcPr>
            <w:tcW w:w="2043" w:type="dxa"/>
            <w:tcBorders>
              <w:top w:val="single" w:color="000000" w:sz="10" w:space="0"/>
              <w:bottom w:val="single" w:color="000000" w:sz="10" w:space="0"/>
            </w:tcBorders>
            <w:vAlign w:val="center"/>
          </w:tcPr>
          <w:p w14:paraId="5C386DAF">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4.09</w:t>
            </w:r>
          </w:p>
        </w:tc>
        <w:tc>
          <w:tcPr>
            <w:tcW w:w="2043" w:type="dxa"/>
            <w:tcBorders>
              <w:top w:val="single" w:color="000000" w:sz="10" w:space="0"/>
              <w:bottom w:val="single" w:color="000000" w:sz="10" w:space="0"/>
            </w:tcBorders>
            <w:vAlign w:val="center"/>
          </w:tcPr>
          <w:p w14:paraId="2D0A424F">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0.70</w:t>
            </w:r>
          </w:p>
        </w:tc>
      </w:tr>
      <w:tr w14:paraId="2C171D86">
        <w:tblPrEx>
          <w:tblCellMar>
            <w:top w:w="65" w:type="dxa"/>
            <w:left w:w="65" w:type="dxa"/>
            <w:bottom w:w="65" w:type="dxa"/>
            <w:right w:w="65" w:type="dxa"/>
          </w:tblCellMar>
        </w:tblPrEx>
        <w:trPr>
          <w:cantSplit/>
          <w:trHeight w:val="90" w:hRule="atLeast"/>
          <w:jc w:val="center"/>
        </w:trPr>
        <w:tc>
          <w:tcPr>
            <w:tcW w:w="4293" w:type="dxa"/>
            <w:tcBorders>
              <w:top w:val="single" w:color="000000" w:sz="10" w:space="0"/>
              <w:bottom w:val="single" w:color="000000" w:sz="10" w:space="0"/>
            </w:tcBorders>
            <w:vAlign w:val="center"/>
          </w:tcPr>
          <w:p w14:paraId="520E8C74">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现实阻碍</w:t>
            </w:r>
          </w:p>
        </w:tc>
        <w:tc>
          <w:tcPr>
            <w:tcW w:w="2043" w:type="dxa"/>
            <w:tcBorders>
              <w:top w:val="single" w:color="000000" w:sz="10" w:space="0"/>
              <w:bottom w:val="single" w:color="000000" w:sz="10" w:space="0"/>
            </w:tcBorders>
            <w:vAlign w:val="center"/>
          </w:tcPr>
          <w:p w14:paraId="47DBBB17">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3.64</w:t>
            </w:r>
          </w:p>
        </w:tc>
        <w:tc>
          <w:tcPr>
            <w:tcW w:w="2043" w:type="dxa"/>
            <w:tcBorders>
              <w:top w:val="single" w:color="000000" w:sz="10" w:space="0"/>
              <w:bottom w:val="single" w:color="000000" w:sz="10" w:space="0"/>
            </w:tcBorders>
            <w:vAlign w:val="center"/>
          </w:tcPr>
          <w:p w14:paraId="6FADC4D3">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0.95</w:t>
            </w:r>
          </w:p>
        </w:tc>
      </w:tr>
    </w:tbl>
    <w:p w14:paraId="4869416F">
      <w:pPr>
        <w:pageBreakBefore w:val="0"/>
        <w:overflowPunct w:val="0"/>
        <w:bidi w:val="0"/>
        <w:spacing w:before="0" w:after="120" w:line="240" w:lineRule="auto"/>
        <w:ind w:firstLineChars="200"/>
        <w:jc w:val="left"/>
        <w:textAlignment w:val="auto"/>
        <w:rPr>
          <w:rFonts w:hint="eastAsia" w:ascii="宋体" w:hAnsi="宋体" w:eastAsia="宋体" w:cs="宋体"/>
        </w:rPr>
      </w:pPr>
      <w:r>
        <w:rPr>
          <w:rFonts w:hint="eastAsia" w:ascii="宋体" w:hAnsi="宋体" w:eastAsia="宋体" w:cs="宋体"/>
          <w:b w:val="0"/>
          <w:sz w:val="21"/>
        </w:rPr>
        <w:t>注：现实阻碍与前三个维度的解释方向不同，分别报告，不合成为单一总分。</w:t>
      </w:r>
    </w:p>
    <w:p w14:paraId="3286D9C3">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kern w:val="0"/>
          <w:sz w:val="24"/>
        </w:rPr>
        <w:t>认知与价值认同均值为4.35，课堂实践为4.26，教学自我效能为4.09，表明教师对高阶能力培育总体持积极态度，并报告了相应教学尝试。教学自我效能均值相对较低，提示理念认同与具体实施把握之间仍有需要加强的环节。现实阻碍均值为3.64，标准差为0.95，反映教师在积极推进的同时，也感受到课时、学情及教学资源等方面的约束。</w:t>
      </w:r>
    </w:p>
    <w:p w14:paraId="16CB3E71">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kern w:val="0"/>
          <w:sz w:val="24"/>
        </w:rPr>
        <w:t>在整体判断中，60位教师认为可行性较高，占36.81%；95位教师认为适合小范围、部分课时尝试，占58.28%。价值判断方面，67位教师认为价值很大，占41.10%；95位教师认为有价值但需结合教学现实取舍，占58.28%。这说明教师总体认可培育价值，同时倾向于从适宜内容和具体课例逐步推进。</w:t>
      </w:r>
    </w:p>
    <w:p w14:paraId="55F88255">
      <w:pPr>
        <w:keepNext/>
        <w:pageBreakBefore w:val="0"/>
        <w:overflowPunct w:val="0"/>
        <w:bidi w:val="0"/>
        <w:snapToGrid w:val="0"/>
        <w:spacing w:before="0" w:after="0" w:line="360" w:lineRule="auto"/>
        <w:ind w:firstLine="480" w:firstLineChars="200"/>
        <w:jc w:val="both"/>
        <w:textAlignment w:val="auto"/>
        <w:outlineLvl w:val="5"/>
        <w:rPr>
          <w:rFonts w:hint="eastAsia" w:ascii="宋体" w:hAnsi="宋体" w:eastAsia="宋体" w:cs="宋体"/>
          <w:b/>
          <w:kern w:val="0"/>
          <w:sz w:val="24"/>
          <w:lang w:val="en-US" w:eastAsia="zh-CN"/>
        </w:rPr>
      </w:pPr>
      <w:r>
        <w:rPr>
          <w:rFonts w:hint="eastAsia" w:ascii="宋体" w:hAnsi="宋体" w:eastAsia="宋体" w:cs="宋体"/>
          <w:b w:val="0"/>
          <w:kern w:val="0"/>
          <w:sz w:val="24"/>
          <w:lang w:val="en-US" w:eastAsia="zh-CN"/>
        </w:rPr>
        <w:t>①认知与价值认同</w:t>
      </w:r>
    </w:p>
    <w:p w14:paraId="7F66A944">
      <w:pPr>
        <w:keepNext/>
        <w:pageBreakBefore w:val="0"/>
        <w:overflowPunct w:val="0"/>
        <w:bidi w:val="0"/>
        <w:spacing w:before="60" w:after="80" w:line="240" w:lineRule="auto"/>
        <w:ind w:firstLineChars="200"/>
        <w:jc w:val="center"/>
        <w:textAlignment w:val="auto"/>
        <w:rPr>
          <w:rFonts w:hint="eastAsia" w:ascii="宋体" w:hAnsi="宋体" w:eastAsia="宋体" w:cs="宋体"/>
        </w:rPr>
      </w:pPr>
      <w:r>
        <w:rPr>
          <w:rFonts w:hint="eastAsia" w:ascii="宋体" w:hAnsi="宋体" w:eastAsia="宋体" w:cs="宋体"/>
          <w:b w:val="0"/>
          <w:sz w:val="21"/>
        </w:rPr>
        <w:t>表3-17  认知与价值认同维度题项统计</w:t>
      </w:r>
    </w:p>
    <w:tbl>
      <w:tblPr>
        <w:tblStyle w:val="12"/>
        <w:tblW w:w="9323" w:type="dxa"/>
        <w:jc w:val="center"/>
        <w:tblLayout w:type="fixed"/>
        <w:tblCellMar>
          <w:top w:w="65" w:type="dxa"/>
          <w:left w:w="65" w:type="dxa"/>
          <w:bottom w:w="65" w:type="dxa"/>
          <w:right w:w="65" w:type="dxa"/>
        </w:tblCellMar>
      </w:tblPr>
      <w:tblGrid>
        <w:gridCol w:w="936"/>
        <w:gridCol w:w="4968"/>
        <w:gridCol w:w="936"/>
        <w:gridCol w:w="936"/>
        <w:gridCol w:w="1547"/>
      </w:tblGrid>
      <w:tr w14:paraId="0EBDE847">
        <w:tblPrEx>
          <w:tblCellMar>
            <w:top w:w="65" w:type="dxa"/>
            <w:left w:w="65" w:type="dxa"/>
            <w:bottom w:w="65" w:type="dxa"/>
            <w:right w:w="65" w:type="dxa"/>
          </w:tblCellMar>
        </w:tblPrEx>
        <w:trPr>
          <w:cantSplit/>
          <w:tblHeader/>
          <w:jc w:val="center"/>
        </w:trPr>
        <w:tc>
          <w:tcPr>
            <w:tcW w:w="936" w:type="dxa"/>
            <w:tcBorders>
              <w:top w:val="single" w:color="000000" w:sz="10" w:space="0"/>
              <w:bottom w:val="single" w:color="000000" w:sz="6" w:space="0"/>
            </w:tcBorders>
            <w:vAlign w:val="center"/>
          </w:tcPr>
          <w:p w14:paraId="1595997B">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sz w:val="21"/>
                <w:szCs w:val="28"/>
              </w:rPr>
              <w:t>题号</w:t>
            </w:r>
          </w:p>
        </w:tc>
        <w:tc>
          <w:tcPr>
            <w:tcW w:w="4968" w:type="dxa"/>
            <w:tcBorders>
              <w:top w:val="single" w:color="000000" w:sz="10" w:space="0"/>
              <w:bottom w:val="single" w:color="000000" w:sz="6" w:space="0"/>
            </w:tcBorders>
            <w:vAlign w:val="center"/>
          </w:tcPr>
          <w:p w14:paraId="5955F791">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sz w:val="21"/>
                <w:szCs w:val="28"/>
              </w:rPr>
              <w:t>题项内容</w:t>
            </w:r>
          </w:p>
        </w:tc>
        <w:tc>
          <w:tcPr>
            <w:tcW w:w="936" w:type="dxa"/>
            <w:tcBorders>
              <w:top w:val="single" w:color="000000" w:sz="10" w:space="0"/>
              <w:bottom w:val="single" w:color="000000" w:sz="6" w:space="0"/>
            </w:tcBorders>
            <w:vAlign w:val="center"/>
          </w:tcPr>
          <w:p w14:paraId="2C54AFC7">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sz w:val="21"/>
                <w:szCs w:val="28"/>
              </w:rPr>
              <w:t>均值</w:t>
            </w:r>
          </w:p>
        </w:tc>
        <w:tc>
          <w:tcPr>
            <w:tcW w:w="936" w:type="dxa"/>
            <w:tcBorders>
              <w:top w:val="single" w:color="000000" w:sz="10" w:space="0"/>
              <w:bottom w:val="single" w:color="000000" w:sz="6" w:space="0"/>
            </w:tcBorders>
            <w:vAlign w:val="center"/>
          </w:tcPr>
          <w:p w14:paraId="05459B30">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sz w:val="21"/>
                <w:szCs w:val="28"/>
              </w:rPr>
              <w:t>标准差</w:t>
            </w:r>
          </w:p>
        </w:tc>
        <w:tc>
          <w:tcPr>
            <w:tcW w:w="1547" w:type="dxa"/>
            <w:tcBorders>
              <w:top w:val="single" w:color="000000" w:sz="10" w:space="0"/>
              <w:bottom w:val="single" w:color="000000" w:sz="6" w:space="0"/>
            </w:tcBorders>
            <w:vAlign w:val="center"/>
          </w:tcPr>
          <w:p w14:paraId="7DD36939">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sz w:val="21"/>
                <w:szCs w:val="28"/>
              </w:rPr>
              <w:t>符合</w:t>
            </w:r>
            <w:r>
              <w:rPr>
                <w:rFonts w:hint="eastAsia" w:ascii="宋体" w:hAnsi="宋体" w:eastAsia="宋体" w:cs="宋体"/>
                <w:b/>
                <w:sz w:val="21"/>
                <w:szCs w:val="28"/>
                <w:lang w:val="en-US" w:eastAsia="zh-CN"/>
              </w:rPr>
              <w:t>与完全符合</w:t>
            </w:r>
            <w:r>
              <w:rPr>
                <w:rFonts w:hint="eastAsia" w:ascii="宋体" w:hAnsi="宋体" w:eastAsia="宋体" w:cs="宋体"/>
                <w:b/>
                <w:sz w:val="21"/>
                <w:szCs w:val="28"/>
              </w:rPr>
              <w:t>比例（%）</w:t>
            </w:r>
          </w:p>
        </w:tc>
      </w:tr>
      <w:tr w14:paraId="0AFE2445">
        <w:tblPrEx>
          <w:tblCellMar>
            <w:top w:w="65" w:type="dxa"/>
            <w:left w:w="65" w:type="dxa"/>
            <w:bottom w:w="65" w:type="dxa"/>
            <w:right w:w="65" w:type="dxa"/>
          </w:tblCellMar>
        </w:tblPrEx>
        <w:trPr>
          <w:cantSplit/>
          <w:trHeight w:val="198" w:hRule="atLeast"/>
          <w:jc w:val="center"/>
        </w:trPr>
        <w:tc>
          <w:tcPr>
            <w:tcW w:w="936" w:type="dxa"/>
            <w:tcBorders>
              <w:top w:val="single" w:color="000000" w:sz="10" w:space="0"/>
              <w:bottom w:val="single" w:color="000000" w:sz="10" w:space="0"/>
            </w:tcBorders>
            <w:vAlign w:val="center"/>
          </w:tcPr>
          <w:p w14:paraId="387D5CA8">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Q7_1</w:t>
            </w:r>
          </w:p>
        </w:tc>
        <w:tc>
          <w:tcPr>
            <w:tcW w:w="4968" w:type="dxa"/>
            <w:tcBorders>
              <w:top w:val="single" w:color="000000" w:sz="10" w:space="0"/>
              <w:bottom w:val="single" w:color="000000" w:sz="10" w:space="0"/>
            </w:tcBorders>
            <w:vAlign w:val="center"/>
          </w:tcPr>
          <w:p w14:paraId="5AE4B9CF">
            <w:pPr>
              <w:overflowPunct w:val="0"/>
              <w:bidi w:val="0"/>
              <w:spacing w:before="0" w:after="0" w:line="240" w:lineRule="auto"/>
              <w:ind w:firstLineChars="200"/>
              <w:jc w:val="left"/>
              <w:textAlignment w:val="auto"/>
              <w:rPr>
                <w:rFonts w:hint="eastAsia" w:ascii="宋体" w:hAnsi="宋体" w:eastAsia="宋体" w:cs="宋体"/>
                <w:sz w:val="22"/>
                <w:szCs w:val="28"/>
              </w:rPr>
            </w:pPr>
            <w:r>
              <w:rPr>
                <w:rFonts w:hint="eastAsia" w:ascii="宋体" w:hAnsi="宋体" w:eastAsia="宋体" w:cs="宋体"/>
                <w:b w:val="0"/>
                <w:sz w:val="21"/>
                <w:szCs w:val="28"/>
              </w:rPr>
              <w:t>我能够分清什么是低阶学习（记忆、背诵、简单理解），什么是高阶能力学习（分析、评判、创新）</w:t>
            </w:r>
          </w:p>
        </w:tc>
        <w:tc>
          <w:tcPr>
            <w:tcW w:w="936" w:type="dxa"/>
            <w:tcBorders>
              <w:top w:val="single" w:color="000000" w:sz="10" w:space="0"/>
              <w:bottom w:val="single" w:color="000000" w:sz="10" w:space="0"/>
            </w:tcBorders>
            <w:vAlign w:val="center"/>
          </w:tcPr>
          <w:p w14:paraId="52DD6C97">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4.28</w:t>
            </w:r>
          </w:p>
        </w:tc>
        <w:tc>
          <w:tcPr>
            <w:tcW w:w="936" w:type="dxa"/>
            <w:tcBorders>
              <w:top w:val="single" w:color="000000" w:sz="10" w:space="0"/>
              <w:bottom w:val="single" w:color="000000" w:sz="10" w:space="0"/>
            </w:tcBorders>
            <w:vAlign w:val="center"/>
          </w:tcPr>
          <w:p w14:paraId="05FB2D56">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0.83</w:t>
            </w:r>
          </w:p>
        </w:tc>
        <w:tc>
          <w:tcPr>
            <w:tcW w:w="1547" w:type="dxa"/>
            <w:tcBorders>
              <w:top w:val="single" w:color="000000" w:sz="10" w:space="0"/>
              <w:bottom w:val="single" w:color="000000" w:sz="10" w:space="0"/>
            </w:tcBorders>
            <w:vAlign w:val="center"/>
          </w:tcPr>
          <w:p w14:paraId="1C14983B">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91.41</w:t>
            </w:r>
          </w:p>
        </w:tc>
      </w:tr>
      <w:tr w14:paraId="1FA6BE7D">
        <w:tblPrEx>
          <w:tblCellMar>
            <w:top w:w="65" w:type="dxa"/>
            <w:left w:w="65" w:type="dxa"/>
            <w:bottom w:w="65" w:type="dxa"/>
            <w:right w:w="65" w:type="dxa"/>
          </w:tblCellMar>
        </w:tblPrEx>
        <w:trPr>
          <w:cantSplit/>
          <w:trHeight w:val="198" w:hRule="atLeast"/>
          <w:jc w:val="center"/>
        </w:trPr>
        <w:tc>
          <w:tcPr>
            <w:tcW w:w="936" w:type="dxa"/>
            <w:tcBorders>
              <w:top w:val="single" w:color="000000" w:sz="10" w:space="0"/>
              <w:bottom w:val="single" w:color="000000" w:sz="10" w:space="0"/>
            </w:tcBorders>
            <w:vAlign w:val="center"/>
          </w:tcPr>
          <w:p w14:paraId="0B0809A8">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Q7_2</w:t>
            </w:r>
          </w:p>
        </w:tc>
        <w:tc>
          <w:tcPr>
            <w:tcW w:w="4968" w:type="dxa"/>
            <w:tcBorders>
              <w:top w:val="single" w:color="000000" w:sz="10" w:space="0"/>
              <w:bottom w:val="single" w:color="000000" w:sz="10" w:space="0"/>
            </w:tcBorders>
            <w:vAlign w:val="center"/>
          </w:tcPr>
          <w:p w14:paraId="55FB6954">
            <w:pPr>
              <w:overflowPunct w:val="0"/>
              <w:bidi w:val="0"/>
              <w:spacing w:before="0" w:after="0" w:line="240" w:lineRule="auto"/>
              <w:ind w:firstLineChars="200"/>
              <w:jc w:val="left"/>
              <w:textAlignment w:val="auto"/>
              <w:rPr>
                <w:rFonts w:hint="eastAsia" w:ascii="宋体" w:hAnsi="宋体" w:eastAsia="宋体" w:cs="宋体"/>
                <w:sz w:val="22"/>
                <w:szCs w:val="28"/>
              </w:rPr>
            </w:pPr>
            <w:r>
              <w:rPr>
                <w:rFonts w:hint="eastAsia" w:ascii="宋体" w:hAnsi="宋体" w:eastAsia="宋体" w:cs="宋体"/>
                <w:b w:val="0"/>
                <w:sz w:val="21"/>
                <w:szCs w:val="28"/>
              </w:rPr>
              <w:t>我清楚高阶能力不只是思维，也包含学生合作探究、反思质疑等综合能力</w:t>
            </w:r>
          </w:p>
        </w:tc>
        <w:tc>
          <w:tcPr>
            <w:tcW w:w="936" w:type="dxa"/>
            <w:tcBorders>
              <w:top w:val="single" w:color="000000" w:sz="10" w:space="0"/>
              <w:bottom w:val="single" w:color="000000" w:sz="10" w:space="0"/>
            </w:tcBorders>
            <w:vAlign w:val="center"/>
          </w:tcPr>
          <w:p w14:paraId="43429C5C">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4.39</w:t>
            </w:r>
          </w:p>
        </w:tc>
        <w:tc>
          <w:tcPr>
            <w:tcW w:w="936" w:type="dxa"/>
            <w:tcBorders>
              <w:top w:val="single" w:color="000000" w:sz="10" w:space="0"/>
              <w:bottom w:val="single" w:color="000000" w:sz="10" w:space="0"/>
            </w:tcBorders>
            <w:vAlign w:val="center"/>
          </w:tcPr>
          <w:p w14:paraId="7F47496B">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0.82</w:t>
            </w:r>
          </w:p>
        </w:tc>
        <w:tc>
          <w:tcPr>
            <w:tcW w:w="1547" w:type="dxa"/>
            <w:tcBorders>
              <w:top w:val="single" w:color="000000" w:sz="10" w:space="0"/>
              <w:bottom w:val="single" w:color="000000" w:sz="10" w:space="0"/>
            </w:tcBorders>
            <w:vAlign w:val="center"/>
          </w:tcPr>
          <w:p w14:paraId="7D7ECA48">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95.09</w:t>
            </w:r>
          </w:p>
        </w:tc>
      </w:tr>
      <w:tr w14:paraId="15AC956D">
        <w:tblPrEx>
          <w:tblCellMar>
            <w:top w:w="65" w:type="dxa"/>
            <w:left w:w="65" w:type="dxa"/>
            <w:bottom w:w="65" w:type="dxa"/>
            <w:right w:w="65" w:type="dxa"/>
          </w:tblCellMar>
        </w:tblPrEx>
        <w:trPr>
          <w:cantSplit/>
          <w:trHeight w:val="491" w:hRule="atLeast"/>
          <w:jc w:val="center"/>
        </w:trPr>
        <w:tc>
          <w:tcPr>
            <w:tcW w:w="936" w:type="dxa"/>
            <w:tcBorders>
              <w:top w:val="single" w:color="000000" w:sz="10" w:space="0"/>
              <w:bottom w:val="single" w:color="000000" w:sz="10" w:space="0"/>
            </w:tcBorders>
            <w:vAlign w:val="center"/>
          </w:tcPr>
          <w:p w14:paraId="43CC88EC">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Q7_3</w:t>
            </w:r>
          </w:p>
        </w:tc>
        <w:tc>
          <w:tcPr>
            <w:tcW w:w="4968" w:type="dxa"/>
            <w:tcBorders>
              <w:top w:val="single" w:color="000000" w:sz="10" w:space="0"/>
              <w:bottom w:val="single" w:color="000000" w:sz="10" w:space="0"/>
            </w:tcBorders>
            <w:vAlign w:val="center"/>
          </w:tcPr>
          <w:p w14:paraId="7FCE7DBE">
            <w:pPr>
              <w:overflowPunct w:val="0"/>
              <w:bidi w:val="0"/>
              <w:spacing w:before="0" w:after="0" w:line="240" w:lineRule="auto"/>
              <w:ind w:firstLineChars="200"/>
              <w:jc w:val="left"/>
              <w:textAlignment w:val="auto"/>
              <w:rPr>
                <w:rFonts w:hint="eastAsia" w:ascii="宋体" w:hAnsi="宋体" w:eastAsia="宋体" w:cs="宋体"/>
                <w:sz w:val="22"/>
                <w:szCs w:val="28"/>
              </w:rPr>
            </w:pPr>
            <w:r>
              <w:rPr>
                <w:rFonts w:hint="eastAsia" w:ascii="宋体" w:hAnsi="宋体" w:eastAsia="宋体" w:cs="宋体"/>
                <w:b w:val="0"/>
                <w:sz w:val="21"/>
                <w:szCs w:val="28"/>
              </w:rPr>
              <w:t>我认为培养学生高阶能力，是本学科课堂教学应当兼顾的目标</w:t>
            </w:r>
          </w:p>
        </w:tc>
        <w:tc>
          <w:tcPr>
            <w:tcW w:w="936" w:type="dxa"/>
            <w:tcBorders>
              <w:top w:val="single" w:color="000000" w:sz="10" w:space="0"/>
              <w:bottom w:val="single" w:color="000000" w:sz="10" w:space="0"/>
            </w:tcBorders>
            <w:vAlign w:val="center"/>
          </w:tcPr>
          <w:p w14:paraId="498C2A3B">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4.33</w:t>
            </w:r>
          </w:p>
        </w:tc>
        <w:tc>
          <w:tcPr>
            <w:tcW w:w="936" w:type="dxa"/>
            <w:tcBorders>
              <w:top w:val="single" w:color="000000" w:sz="10" w:space="0"/>
              <w:bottom w:val="single" w:color="000000" w:sz="10" w:space="0"/>
            </w:tcBorders>
            <w:vAlign w:val="center"/>
          </w:tcPr>
          <w:p w14:paraId="7A2CE323">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0.83</w:t>
            </w:r>
          </w:p>
        </w:tc>
        <w:tc>
          <w:tcPr>
            <w:tcW w:w="1547" w:type="dxa"/>
            <w:tcBorders>
              <w:top w:val="single" w:color="000000" w:sz="10" w:space="0"/>
              <w:bottom w:val="single" w:color="000000" w:sz="10" w:space="0"/>
            </w:tcBorders>
            <w:vAlign w:val="center"/>
          </w:tcPr>
          <w:p w14:paraId="4FA645A6">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95.09</w:t>
            </w:r>
          </w:p>
        </w:tc>
      </w:tr>
      <w:tr w14:paraId="42AF094F">
        <w:tblPrEx>
          <w:tblCellMar>
            <w:top w:w="65" w:type="dxa"/>
            <w:left w:w="65" w:type="dxa"/>
            <w:bottom w:w="65" w:type="dxa"/>
            <w:right w:w="65" w:type="dxa"/>
          </w:tblCellMar>
        </w:tblPrEx>
        <w:trPr>
          <w:cantSplit/>
          <w:trHeight w:val="273" w:hRule="atLeast"/>
          <w:jc w:val="center"/>
        </w:trPr>
        <w:tc>
          <w:tcPr>
            <w:tcW w:w="936" w:type="dxa"/>
            <w:tcBorders>
              <w:top w:val="single" w:color="000000" w:sz="10" w:space="0"/>
              <w:bottom w:val="single" w:color="000000" w:sz="10" w:space="0"/>
            </w:tcBorders>
            <w:vAlign w:val="center"/>
          </w:tcPr>
          <w:p w14:paraId="2061948F">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Q7_4</w:t>
            </w:r>
          </w:p>
        </w:tc>
        <w:tc>
          <w:tcPr>
            <w:tcW w:w="4968" w:type="dxa"/>
            <w:tcBorders>
              <w:top w:val="single" w:color="000000" w:sz="10" w:space="0"/>
              <w:bottom w:val="single" w:color="000000" w:sz="10" w:space="0"/>
            </w:tcBorders>
            <w:vAlign w:val="center"/>
          </w:tcPr>
          <w:p w14:paraId="0D481BE4">
            <w:pPr>
              <w:overflowPunct w:val="0"/>
              <w:bidi w:val="0"/>
              <w:spacing w:before="0" w:after="0" w:line="240" w:lineRule="auto"/>
              <w:ind w:firstLineChars="200"/>
              <w:jc w:val="left"/>
              <w:textAlignment w:val="auto"/>
              <w:rPr>
                <w:rFonts w:hint="eastAsia" w:ascii="宋体" w:hAnsi="宋体" w:eastAsia="宋体" w:cs="宋体"/>
                <w:sz w:val="22"/>
                <w:szCs w:val="28"/>
              </w:rPr>
            </w:pPr>
            <w:r>
              <w:rPr>
                <w:rFonts w:hint="eastAsia" w:ascii="宋体" w:hAnsi="宋体" w:eastAsia="宋体" w:cs="宋体"/>
                <w:b w:val="0"/>
                <w:sz w:val="21"/>
                <w:szCs w:val="28"/>
              </w:rPr>
              <w:t>即便面临考试升学压力，我依然认为课堂有必要兼顾高阶能力培养</w:t>
            </w:r>
          </w:p>
        </w:tc>
        <w:tc>
          <w:tcPr>
            <w:tcW w:w="936" w:type="dxa"/>
            <w:tcBorders>
              <w:top w:val="single" w:color="000000" w:sz="10" w:space="0"/>
              <w:bottom w:val="single" w:color="000000" w:sz="10" w:space="0"/>
            </w:tcBorders>
            <w:vAlign w:val="center"/>
          </w:tcPr>
          <w:p w14:paraId="6987DD0C">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4.31</w:t>
            </w:r>
          </w:p>
        </w:tc>
        <w:tc>
          <w:tcPr>
            <w:tcW w:w="936" w:type="dxa"/>
            <w:tcBorders>
              <w:top w:val="single" w:color="000000" w:sz="10" w:space="0"/>
              <w:bottom w:val="single" w:color="000000" w:sz="10" w:space="0"/>
            </w:tcBorders>
            <w:vAlign w:val="center"/>
          </w:tcPr>
          <w:p w14:paraId="0FD28D35">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0.80</w:t>
            </w:r>
          </w:p>
        </w:tc>
        <w:tc>
          <w:tcPr>
            <w:tcW w:w="1547" w:type="dxa"/>
            <w:tcBorders>
              <w:top w:val="single" w:color="000000" w:sz="10" w:space="0"/>
              <w:bottom w:val="single" w:color="000000" w:sz="10" w:space="0"/>
            </w:tcBorders>
            <w:vAlign w:val="center"/>
          </w:tcPr>
          <w:p w14:paraId="0BCF1F6D">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92.64</w:t>
            </w:r>
          </w:p>
        </w:tc>
      </w:tr>
      <w:tr w14:paraId="1819A74D">
        <w:tblPrEx>
          <w:tblCellMar>
            <w:top w:w="65" w:type="dxa"/>
            <w:left w:w="65" w:type="dxa"/>
            <w:bottom w:w="65" w:type="dxa"/>
            <w:right w:w="65" w:type="dxa"/>
          </w:tblCellMar>
        </w:tblPrEx>
        <w:trPr>
          <w:cantSplit/>
          <w:trHeight w:val="288" w:hRule="atLeast"/>
          <w:jc w:val="center"/>
        </w:trPr>
        <w:tc>
          <w:tcPr>
            <w:tcW w:w="936" w:type="dxa"/>
            <w:tcBorders>
              <w:top w:val="single" w:color="000000" w:sz="10" w:space="0"/>
              <w:bottom w:val="single" w:color="000000" w:sz="10" w:space="0"/>
            </w:tcBorders>
            <w:vAlign w:val="center"/>
          </w:tcPr>
          <w:p w14:paraId="598DCAD7">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Q7_5</w:t>
            </w:r>
          </w:p>
        </w:tc>
        <w:tc>
          <w:tcPr>
            <w:tcW w:w="4968" w:type="dxa"/>
            <w:tcBorders>
              <w:top w:val="single" w:color="000000" w:sz="10" w:space="0"/>
              <w:bottom w:val="single" w:color="000000" w:sz="10" w:space="0"/>
            </w:tcBorders>
            <w:vAlign w:val="center"/>
          </w:tcPr>
          <w:p w14:paraId="3BF63A6B">
            <w:pPr>
              <w:overflowPunct w:val="0"/>
              <w:bidi w:val="0"/>
              <w:spacing w:before="0" w:after="0" w:line="240" w:lineRule="auto"/>
              <w:ind w:firstLineChars="200"/>
              <w:jc w:val="left"/>
              <w:textAlignment w:val="auto"/>
              <w:rPr>
                <w:rFonts w:hint="eastAsia" w:ascii="宋体" w:hAnsi="宋体" w:eastAsia="宋体" w:cs="宋体"/>
                <w:sz w:val="22"/>
                <w:szCs w:val="28"/>
              </w:rPr>
            </w:pPr>
            <w:r>
              <w:rPr>
                <w:rFonts w:hint="eastAsia" w:ascii="宋体" w:hAnsi="宋体" w:eastAsia="宋体" w:cs="宋体"/>
                <w:b w:val="0"/>
                <w:sz w:val="21"/>
                <w:szCs w:val="28"/>
              </w:rPr>
              <w:t>高阶能力的培养，对学生长远发展、解决现实生活问题很有帮助</w:t>
            </w:r>
          </w:p>
        </w:tc>
        <w:tc>
          <w:tcPr>
            <w:tcW w:w="936" w:type="dxa"/>
            <w:tcBorders>
              <w:top w:val="single" w:color="000000" w:sz="10" w:space="0"/>
              <w:bottom w:val="single" w:color="000000" w:sz="10" w:space="0"/>
            </w:tcBorders>
            <w:vAlign w:val="center"/>
          </w:tcPr>
          <w:p w14:paraId="4DA522EE">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4.40</w:t>
            </w:r>
          </w:p>
        </w:tc>
        <w:tc>
          <w:tcPr>
            <w:tcW w:w="936" w:type="dxa"/>
            <w:tcBorders>
              <w:top w:val="single" w:color="000000" w:sz="10" w:space="0"/>
              <w:bottom w:val="single" w:color="000000" w:sz="10" w:space="0"/>
            </w:tcBorders>
            <w:vAlign w:val="center"/>
          </w:tcPr>
          <w:p w14:paraId="3809DA4F">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0.77</w:t>
            </w:r>
          </w:p>
        </w:tc>
        <w:tc>
          <w:tcPr>
            <w:tcW w:w="1547" w:type="dxa"/>
            <w:tcBorders>
              <w:top w:val="single" w:color="000000" w:sz="10" w:space="0"/>
              <w:bottom w:val="single" w:color="000000" w:sz="10" w:space="0"/>
            </w:tcBorders>
            <w:vAlign w:val="center"/>
          </w:tcPr>
          <w:p w14:paraId="729932A7">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95.71</w:t>
            </w:r>
          </w:p>
        </w:tc>
      </w:tr>
      <w:tr w14:paraId="38C1618D">
        <w:tblPrEx>
          <w:tblCellMar>
            <w:top w:w="65" w:type="dxa"/>
            <w:left w:w="65" w:type="dxa"/>
            <w:bottom w:w="65" w:type="dxa"/>
            <w:right w:w="65" w:type="dxa"/>
          </w:tblCellMar>
        </w:tblPrEx>
        <w:trPr>
          <w:cantSplit/>
          <w:jc w:val="center"/>
        </w:trPr>
        <w:tc>
          <w:tcPr>
            <w:tcW w:w="936" w:type="dxa"/>
            <w:tcBorders>
              <w:top w:val="single" w:color="000000" w:sz="10" w:space="0"/>
              <w:bottom w:val="single" w:color="000000" w:sz="10" w:space="0"/>
            </w:tcBorders>
            <w:vAlign w:val="center"/>
          </w:tcPr>
          <w:p w14:paraId="2D487D5A">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Q7_6</w:t>
            </w:r>
          </w:p>
        </w:tc>
        <w:tc>
          <w:tcPr>
            <w:tcW w:w="4968" w:type="dxa"/>
            <w:tcBorders>
              <w:top w:val="single" w:color="000000" w:sz="10" w:space="0"/>
              <w:bottom w:val="single" w:color="000000" w:sz="10" w:space="0"/>
            </w:tcBorders>
            <w:vAlign w:val="center"/>
          </w:tcPr>
          <w:p w14:paraId="1E14C83A">
            <w:pPr>
              <w:overflowPunct w:val="0"/>
              <w:bidi w:val="0"/>
              <w:spacing w:before="0" w:after="0" w:line="240" w:lineRule="auto"/>
              <w:ind w:firstLineChars="200"/>
              <w:jc w:val="left"/>
              <w:textAlignment w:val="auto"/>
              <w:rPr>
                <w:rFonts w:hint="eastAsia" w:ascii="宋体" w:hAnsi="宋体" w:eastAsia="宋体" w:cs="宋体"/>
                <w:sz w:val="22"/>
                <w:szCs w:val="28"/>
              </w:rPr>
            </w:pPr>
            <w:r>
              <w:rPr>
                <w:rFonts w:hint="eastAsia" w:ascii="宋体" w:hAnsi="宋体" w:eastAsia="宋体" w:cs="宋体"/>
                <w:b w:val="0"/>
                <w:sz w:val="21"/>
                <w:szCs w:val="28"/>
              </w:rPr>
              <w:t>高阶能力培养不是某几个学科的专属任务，各个学科都可以适度落实</w:t>
            </w:r>
          </w:p>
        </w:tc>
        <w:tc>
          <w:tcPr>
            <w:tcW w:w="936" w:type="dxa"/>
            <w:tcBorders>
              <w:top w:val="single" w:color="000000" w:sz="10" w:space="0"/>
              <w:bottom w:val="single" w:color="000000" w:sz="10" w:space="0"/>
            </w:tcBorders>
            <w:vAlign w:val="center"/>
          </w:tcPr>
          <w:p w14:paraId="4A88B2B1">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4.37</w:t>
            </w:r>
          </w:p>
        </w:tc>
        <w:tc>
          <w:tcPr>
            <w:tcW w:w="936" w:type="dxa"/>
            <w:tcBorders>
              <w:top w:val="single" w:color="000000" w:sz="10" w:space="0"/>
              <w:bottom w:val="single" w:color="000000" w:sz="10" w:space="0"/>
            </w:tcBorders>
            <w:vAlign w:val="center"/>
          </w:tcPr>
          <w:p w14:paraId="5A9B7F54">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0.82</w:t>
            </w:r>
          </w:p>
        </w:tc>
        <w:tc>
          <w:tcPr>
            <w:tcW w:w="1547" w:type="dxa"/>
            <w:tcBorders>
              <w:top w:val="single" w:color="000000" w:sz="10" w:space="0"/>
              <w:bottom w:val="single" w:color="000000" w:sz="10" w:space="0"/>
            </w:tcBorders>
            <w:vAlign w:val="center"/>
          </w:tcPr>
          <w:p w14:paraId="0BA17861">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93.25</w:t>
            </w:r>
          </w:p>
        </w:tc>
      </w:tr>
      <w:tr w14:paraId="68F3BB4D">
        <w:tblPrEx>
          <w:tblCellMar>
            <w:top w:w="65" w:type="dxa"/>
            <w:left w:w="65" w:type="dxa"/>
            <w:bottom w:w="65" w:type="dxa"/>
            <w:right w:w="65" w:type="dxa"/>
          </w:tblCellMar>
        </w:tblPrEx>
        <w:trPr>
          <w:cantSplit/>
          <w:jc w:val="center"/>
        </w:trPr>
        <w:tc>
          <w:tcPr>
            <w:tcW w:w="936" w:type="dxa"/>
            <w:tcBorders>
              <w:top w:val="single" w:color="000000" w:sz="10" w:space="0"/>
              <w:bottom w:val="single" w:color="000000" w:sz="10" w:space="0"/>
            </w:tcBorders>
            <w:vAlign w:val="center"/>
          </w:tcPr>
          <w:p w14:paraId="01B840E4">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Q7_7</w:t>
            </w:r>
          </w:p>
        </w:tc>
        <w:tc>
          <w:tcPr>
            <w:tcW w:w="4968" w:type="dxa"/>
            <w:tcBorders>
              <w:top w:val="single" w:color="000000" w:sz="10" w:space="0"/>
              <w:bottom w:val="single" w:color="000000" w:sz="10" w:space="0"/>
            </w:tcBorders>
            <w:vAlign w:val="center"/>
          </w:tcPr>
          <w:p w14:paraId="2D5BEF2A">
            <w:pPr>
              <w:overflowPunct w:val="0"/>
              <w:bidi w:val="0"/>
              <w:spacing w:before="0" w:after="0" w:line="240" w:lineRule="auto"/>
              <w:ind w:firstLineChars="200"/>
              <w:jc w:val="left"/>
              <w:textAlignment w:val="auto"/>
              <w:rPr>
                <w:rFonts w:hint="eastAsia" w:ascii="宋体" w:hAnsi="宋体" w:eastAsia="宋体" w:cs="宋体"/>
                <w:sz w:val="22"/>
                <w:szCs w:val="28"/>
              </w:rPr>
            </w:pPr>
            <w:r>
              <w:rPr>
                <w:rFonts w:hint="eastAsia" w:ascii="宋体" w:hAnsi="宋体" w:eastAsia="宋体" w:cs="宋体"/>
                <w:b w:val="0"/>
                <w:sz w:val="21"/>
                <w:szCs w:val="28"/>
              </w:rPr>
              <w:t>想要落实高阶能力培养，教师需要改变部分固有的课堂教学方式</w:t>
            </w:r>
          </w:p>
        </w:tc>
        <w:tc>
          <w:tcPr>
            <w:tcW w:w="936" w:type="dxa"/>
            <w:tcBorders>
              <w:top w:val="single" w:color="000000" w:sz="10" w:space="0"/>
              <w:bottom w:val="single" w:color="000000" w:sz="10" w:space="0"/>
            </w:tcBorders>
            <w:vAlign w:val="center"/>
          </w:tcPr>
          <w:p w14:paraId="439B0DD5">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4.37</w:t>
            </w:r>
          </w:p>
        </w:tc>
        <w:tc>
          <w:tcPr>
            <w:tcW w:w="936" w:type="dxa"/>
            <w:tcBorders>
              <w:top w:val="single" w:color="000000" w:sz="10" w:space="0"/>
              <w:bottom w:val="single" w:color="000000" w:sz="10" w:space="0"/>
            </w:tcBorders>
            <w:vAlign w:val="center"/>
          </w:tcPr>
          <w:p w14:paraId="31B53E74">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0.76</w:t>
            </w:r>
          </w:p>
        </w:tc>
        <w:tc>
          <w:tcPr>
            <w:tcW w:w="1547" w:type="dxa"/>
            <w:tcBorders>
              <w:top w:val="single" w:color="000000" w:sz="10" w:space="0"/>
              <w:bottom w:val="single" w:color="000000" w:sz="10" w:space="0"/>
            </w:tcBorders>
            <w:vAlign w:val="center"/>
          </w:tcPr>
          <w:p w14:paraId="0D5A3C1D">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95.09</w:t>
            </w:r>
          </w:p>
        </w:tc>
      </w:tr>
    </w:tbl>
    <w:p w14:paraId="04AE2BAB">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kern w:val="0"/>
          <w:sz w:val="24"/>
        </w:rPr>
        <w:t>认知与价值认同维度均值为4.35。教师对高阶能力有助于学生长远发展与现实问题解决的认同最高，均值4.40，符合比例95.71%；对高阶能力综合内涵的认识均值为4.39。区分低阶学习与高阶能力学习的均值为4.28，在该维度中相对较低。结果表明，教师已有较积极的价值认识，后续研修可进一步通过学科任务、学生回答和作品样例，帮助教师辨别不同层次的学习要求，使理念认识转化为清晰的教学判断。</w:t>
      </w:r>
    </w:p>
    <w:p w14:paraId="1CA25C2F">
      <w:pPr>
        <w:pageBreakBefore w:val="0"/>
        <w:overflowPunct w:val="0"/>
        <w:bidi w:val="0"/>
        <w:snapToGrid w:val="0"/>
        <w:spacing w:before="0" w:after="0" w:line="360" w:lineRule="auto"/>
        <w:ind w:firstLine="480" w:firstLineChars="200"/>
        <w:jc w:val="both"/>
        <w:textAlignment w:val="auto"/>
        <w:outlineLvl w:val="5"/>
        <w:rPr>
          <w:rFonts w:hint="eastAsia" w:ascii="宋体" w:hAnsi="宋体" w:eastAsia="宋体" w:cs="宋体"/>
          <w:b/>
          <w:kern w:val="0"/>
          <w:sz w:val="24"/>
          <w:lang w:val="en-US" w:eastAsia="zh-CN"/>
        </w:rPr>
      </w:pPr>
      <w:r>
        <w:rPr>
          <w:rFonts w:hint="eastAsia" w:ascii="宋体" w:hAnsi="宋体" w:eastAsia="宋体" w:cs="宋体"/>
          <w:b w:val="0"/>
          <w:kern w:val="0"/>
          <w:sz w:val="24"/>
          <w:lang w:val="en-US" w:eastAsia="zh-CN"/>
        </w:rPr>
        <w:t>②课堂实践</w:t>
      </w:r>
    </w:p>
    <w:p w14:paraId="45238BDC">
      <w:pPr>
        <w:keepNext/>
        <w:pageBreakBefore w:val="0"/>
        <w:overflowPunct w:val="0"/>
        <w:bidi w:val="0"/>
        <w:spacing w:before="60" w:after="80" w:line="240" w:lineRule="auto"/>
        <w:ind w:firstLineChars="200"/>
        <w:jc w:val="center"/>
        <w:textAlignment w:val="auto"/>
        <w:rPr>
          <w:rFonts w:hint="eastAsia" w:ascii="宋体" w:hAnsi="宋体" w:eastAsia="宋体" w:cs="宋体"/>
        </w:rPr>
      </w:pPr>
      <w:r>
        <w:rPr>
          <w:rFonts w:hint="eastAsia" w:ascii="宋体" w:hAnsi="宋体" w:eastAsia="宋体" w:cs="宋体"/>
          <w:b w:val="0"/>
          <w:sz w:val="21"/>
        </w:rPr>
        <w:t>表3-18  课堂实践维度题项统计</w:t>
      </w:r>
    </w:p>
    <w:tbl>
      <w:tblPr>
        <w:tblStyle w:val="12"/>
        <w:tblW w:w="9363" w:type="dxa"/>
        <w:jc w:val="center"/>
        <w:tblLayout w:type="fixed"/>
        <w:tblCellMar>
          <w:top w:w="65" w:type="dxa"/>
          <w:left w:w="65" w:type="dxa"/>
          <w:bottom w:w="65" w:type="dxa"/>
          <w:right w:w="65" w:type="dxa"/>
        </w:tblCellMar>
      </w:tblPr>
      <w:tblGrid>
        <w:gridCol w:w="936"/>
        <w:gridCol w:w="5298"/>
        <w:gridCol w:w="976"/>
        <w:gridCol w:w="832"/>
        <w:gridCol w:w="1321"/>
      </w:tblGrid>
      <w:tr w14:paraId="0D4D4DCA">
        <w:tblPrEx>
          <w:tblCellMar>
            <w:top w:w="65" w:type="dxa"/>
            <w:left w:w="65" w:type="dxa"/>
            <w:bottom w:w="65" w:type="dxa"/>
            <w:right w:w="65" w:type="dxa"/>
          </w:tblCellMar>
        </w:tblPrEx>
        <w:trPr>
          <w:cantSplit/>
          <w:tblHeader/>
          <w:jc w:val="center"/>
        </w:trPr>
        <w:tc>
          <w:tcPr>
            <w:tcW w:w="936" w:type="dxa"/>
            <w:tcBorders>
              <w:top w:val="single" w:color="000000" w:sz="10" w:space="0"/>
              <w:bottom w:val="single" w:color="000000" w:sz="6" w:space="0"/>
            </w:tcBorders>
            <w:vAlign w:val="center"/>
          </w:tcPr>
          <w:p w14:paraId="5AB92E19">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sz w:val="21"/>
                <w:szCs w:val="28"/>
              </w:rPr>
              <w:t>题号</w:t>
            </w:r>
          </w:p>
        </w:tc>
        <w:tc>
          <w:tcPr>
            <w:tcW w:w="5298" w:type="dxa"/>
            <w:tcBorders>
              <w:top w:val="single" w:color="000000" w:sz="10" w:space="0"/>
              <w:bottom w:val="single" w:color="000000" w:sz="6" w:space="0"/>
            </w:tcBorders>
            <w:vAlign w:val="center"/>
          </w:tcPr>
          <w:p w14:paraId="6F6A72EB">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sz w:val="21"/>
                <w:szCs w:val="28"/>
              </w:rPr>
              <w:t>题项内容</w:t>
            </w:r>
          </w:p>
        </w:tc>
        <w:tc>
          <w:tcPr>
            <w:tcW w:w="976" w:type="dxa"/>
            <w:tcBorders>
              <w:top w:val="single" w:color="000000" w:sz="10" w:space="0"/>
              <w:bottom w:val="single" w:color="000000" w:sz="6" w:space="0"/>
            </w:tcBorders>
            <w:vAlign w:val="center"/>
          </w:tcPr>
          <w:p w14:paraId="50DCED68">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sz w:val="21"/>
                <w:szCs w:val="28"/>
              </w:rPr>
              <w:t>均值</w:t>
            </w:r>
          </w:p>
        </w:tc>
        <w:tc>
          <w:tcPr>
            <w:tcW w:w="832" w:type="dxa"/>
            <w:tcBorders>
              <w:top w:val="single" w:color="000000" w:sz="10" w:space="0"/>
              <w:bottom w:val="single" w:color="000000" w:sz="6" w:space="0"/>
            </w:tcBorders>
            <w:vAlign w:val="center"/>
          </w:tcPr>
          <w:p w14:paraId="4A391093">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sz w:val="21"/>
                <w:szCs w:val="28"/>
              </w:rPr>
              <w:t>标准差</w:t>
            </w:r>
          </w:p>
        </w:tc>
        <w:tc>
          <w:tcPr>
            <w:tcW w:w="1321" w:type="dxa"/>
            <w:tcBorders>
              <w:top w:val="single" w:color="000000" w:sz="10" w:space="0"/>
              <w:bottom w:val="single" w:color="000000" w:sz="6" w:space="0"/>
            </w:tcBorders>
            <w:vAlign w:val="center"/>
          </w:tcPr>
          <w:p w14:paraId="357EE2D7">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sz w:val="21"/>
                <w:szCs w:val="28"/>
              </w:rPr>
              <w:t>符合</w:t>
            </w:r>
            <w:r>
              <w:rPr>
                <w:rFonts w:hint="eastAsia" w:ascii="宋体" w:hAnsi="宋体" w:eastAsia="宋体" w:cs="宋体"/>
                <w:b/>
                <w:sz w:val="21"/>
                <w:szCs w:val="28"/>
                <w:lang w:val="en-US" w:eastAsia="zh-CN"/>
              </w:rPr>
              <w:t>与完全符合</w:t>
            </w:r>
            <w:r>
              <w:rPr>
                <w:rFonts w:hint="eastAsia" w:ascii="宋体" w:hAnsi="宋体" w:eastAsia="宋体" w:cs="宋体"/>
                <w:b/>
                <w:sz w:val="21"/>
                <w:szCs w:val="28"/>
              </w:rPr>
              <w:t>比例（%）</w:t>
            </w:r>
          </w:p>
        </w:tc>
      </w:tr>
      <w:tr w14:paraId="2FA1F87E">
        <w:tblPrEx>
          <w:tblCellMar>
            <w:top w:w="65" w:type="dxa"/>
            <w:left w:w="65" w:type="dxa"/>
            <w:bottom w:w="65" w:type="dxa"/>
            <w:right w:w="65" w:type="dxa"/>
          </w:tblCellMar>
        </w:tblPrEx>
        <w:trPr>
          <w:cantSplit/>
          <w:jc w:val="center"/>
        </w:trPr>
        <w:tc>
          <w:tcPr>
            <w:tcW w:w="936" w:type="dxa"/>
            <w:tcBorders>
              <w:top w:val="single" w:color="000000" w:sz="10" w:space="0"/>
              <w:bottom w:val="single" w:color="000000" w:sz="10" w:space="0"/>
            </w:tcBorders>
            <w:vAlign w:val="center"/>
          </w:tcPr>
          <w:p w14:paraId="2D781AB5">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Q8_1</w:t>
            </w:r>
          </w:p>
        </w:tc>
        <w:tc>
          <w:tcPr>
            <w:tcW w:w="5298" w:type="dxa"/>
            <w:tcBorders>
              <w:top w:val="single" w:color="000000" w:sz="10" w:space="0"/>
              <w:bottom w:val="single" w:color="000000" w:sz="10" w:space="0"/>
            </w:tcBorders>
            <w:vAlign w:val="center"/>
          </w:tcPr>
          <w:p w14:paraId="2C611DFB">
            <w:pPr>
              <w:overflowPunct w:val="0"/>
              <w:bidi w:val="0"/>
              <w:spacing w:before="0" w:after="0" w:line="240" w:lineRule="auto"/>
              <w:ind w:firstLineChars="200"/>
              <w:jc w:val="left"/>
              <w:textAlignment w:val="auto"/>
              <w:rPr>
                <w:rFonts w:hint="eastAsia" w:ascii="宋体" w:hAnsi="宋体" w:eastAsia="宋体" w:cs="宋体"/>
                <w:sz w:val="22"/>
                <w:szCs w:val="28"/>
              </w:rPr>
            </w:pPr>
            <w:r>
              <w:rPr>
                <w:rFonts w:hint="eastAsia" w:ascii="宋体" w:hAnsi="宋体" w:eastAsia="宋体" w:cs="宋体"/>
                <w:b w:val="0"/>
                <w:sz w:val="21"/>
                <w:szCs w:val="28"/>
              </w:rPr>
              <w:t>备课时，我会有意识设计任务，引导学生开展分析、评判或者创造性思考</w:t>
            </w:r>
          </w:p>
        </w:tc>
        <w:tc>
          <w:tcPr>
            <w:tcW w:w="976" w:type="dxa"/>
            <w:tcBorders>
              <w:top w:val="single" w:color="000000" w:sz="10" w:space="0"/>
              <w:bottom w:val="single" w:color="000000" w:sz="10" w:space="0"/>
            </w:tcBorders>
            <w:vAlign w:val="center"/>
          </w:tcPr>
          <w:p w14:paraId="29E96AC6">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4.24</w:t>
            </w:r>
          </w:p>
        </w:tc>
        <w:tc>
          <w:tcPr>
            <w:tcW w:w="832" w:type="dxa"/>
            <w:tcBorders>
              <w:top w:val="single" w:color="000000" w:sz="10" w:space="0"/>
              <w:bottom w:val="single" w:color="000000" w:sz="10" w:space="0"/>
            </w:tcBorders>
            <w:vAlign w:val="center"/>
          </w:tcPr>
          <w:p w14:paraId="6151B083">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0.71</w:t>
            </w:r>
          </w:p>
        </w:tc>
        <w:tc>
          <w:tcPr>
            <w:tcW w:w="1321" w:type="dxa"/>
            <w:tcBorders>
              <w:top w:val="single" w:color="000000" w:sz="10" w:space="0"/>
              <w:bottom w:val="single" w:color="000000" w:sz="10" w:space="0"/>
            </w:tcBorders>
            <w:vAlign w:val="center"/>
          </w:tcPr>
          <w:p w14:paraId="21D1CDCE">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93.25</w:t>
            </w:r>
          </w:p>
        </w:tc>
      </w:tr>
      <w:tr w14:paraId="25554D10">
        <w:tblPrEx>
          <w:tblCellMar>
            <w:top w:w="65" w:type="dxa"/>
            <w:left w:w="65" w:type="dxa"/>
            <w:bottom w:w="65" w:type="dxa"/>
            <w:right w:w="65" w:type="dxa"/>
          </w:tblCellMar>
        </w:tblPrEx>
        <w:trPr>
          <w:cantSplit/>
          <w:jc w:val="center"/>
        </w:trPr>
        <w:tc>
          <w:tcPr>
            <w:tcW w:w="936" w:type="dxa"/>
            <w:tcBorders>
              <w:top w:val="single" w:color="000000" w:sz="10" w:space="0"/>
              <w:bottom w:val="single" w:color="000000" w:sz="10" w:space="0"/>
            </w:tcBorders>
            <w:vAlign w:val="center"/>
          </w:tcPr>
          <w:p w14:paraId="67C48378">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Q8_2</w:t>
            </w:r>
          </w:p>
        </w:tc>
        <w:tc>
          <w:tcPr>
            <w:tcW w:w="5298" w:type="dxa"/>
            <w:tcBorders>
              <w:top w:val="single" w:color="000000" w:sz="10" w:space="0"/>
              <w:bottom w:val="single" w:color="000000" w:sz="10" w:space="0"/>
            </w:tcBorders>
            <w:vAlign w:val="center"/>
          </w:tcPr>
          <w:p w14:paraId="3C4C5447">
            <w:pPr>
              <w:overflowPunct w:val="0"/>
              <w:bidi w:val="0"/>
              <w:spacing w:before="0" w:after="0" w:line="240" w:lineRule="auto"/>
              <w:ind w:firstLineChars="200"/>
              <w:jc w:val="left"/>
              <w:textAlignment w:val="auto"/>
              <w:rPr>
                <w:rFonts w:hint="eastAsia" w:ascii="宋体" w:hAnsi="宋体" w:eastAsia="宋体" w:cs="宋体"/>
                <w:sz w:val="22"/>
                <w:szCs w:val="28"/>
              </w:rPr>
            </w:pPr>
            <w:r>
              <w:rPr>
                <w:rFonts w:hint="eastAsia" w:ascii="宋体" w:hAnsi="宋体" w:eastAsia="宋体" w:cs="宋体"/>
                <w:b w:val="0"/>
                <w:sz w:val="21"/>
                <w:szCs w:val="28"/>
              </w:rPr>
              <w:t>我会尝试使用项目式、问题探究式学习，带动学生深度思考</w:t>
            </w:r>
          </w:p>
        </w:tc>
        <w:tc>
          <w:tcPr>
            <w:tcW w:w="976" w:type="dxa"/>
            <w:tcBorders>
              <w:top w:val="single" w:color="000000" w:sz="10" w:space="0"/>
              <w:bottom w:val="single" w:color="000000" w:sz="10" w:space="0"/>
            </w:tcBorders>
            <w:vAlign w:val="center"/>
          </w:tcPr>
          <w:p w14:paraId="1F70B631">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4.21</w:t>
            </w:r>
          </w:p>
        </w:tc>
        <w:tc>
          <w:tcPr>
            <w:tcW w:w="832" w:type="dxa"/>
            <w:tcBorders>
              <w:top w:val="single" w:color="000000" w:sz="10" w:space="0"/>
              <w:bottom w:val="single" w:color="000000" w:sz="10" w:space="0"/>
            </w:tcBorders>
            <w:vAlign w:val="center"/>
          </w:tcPr>
          <w:p w14:paraId="55013DA5">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0.75</w:t>
            </w:r>
          </w:p>
        </w:tc>
        <w:tc>
          <w:tcPr>
            <w:tcW w:w="1321" w:type="dxa"/>
            <w:tcBorders>
              <w:top w:val="single" w:color="000000" w:sz="10" w:space="0"/>
              <w:bottom w:val="single" w:color="000000" w:sz="10" w:space="0"/>
            </w:tcBorders>
            <w:vAlign w:val="center"/>
          </w:tcPr>
          <w:p w14:paraId="0EF85DDF">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90.80</w:t>
            </w:r>
          </w:p>
        </w:tc>
      </w:tr>
      <w:tr w14:paraId="57007105">
        <w:tblPrEx>
          <w:tblCellMar>
            <w:top w:w="65" w:type="dxa"/>
            <w:left w:w="65" w:type="dxa"/>
            <w:bottom w:w="65" w:type="dxa"/>
            <w:right w:w="65" w:type="dxa"/>
          </w:tblCellMar>
        </w:tblPrEx>
        <w:trPr>
          <w:cantSplit/>
          <w:jc w:val="center"/>
        </w:trPr>
        <w:tc>
          <w:tcPr>
            <w:tcW w:w="936" w:type="dxa"/>
            <w:tcBorders>
              <w:top w:val="single" w:color="000000" w:sz="10" w:space="0"/>
              <w:bottom w:val="single" w:color="000000" w:sz="10" w:space="0"/>
            </w:tcBorders>
            <w:vAlign w:val="center"/>
          </w:tcPr>
          <w:p w14:paraId="2DD2AD5F">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Q8_3</w:t>
            </w:r>
          </w:p>
        </w:tc>
        <w:tc>
          <w:tcPr>
            <w:tcW w:w="5298" w:type="dxa"/>
            <w:tcBorders>
              <w:top w:val="single" w:color="000000" w:sz="10" w:space="0"/>
              <w:bottom w:val="single" w:color="000000" w:sz="10" w:space="0"/>
            </w:tcBorders>
            <w:vAlign w:val="center"/>
          </w:tcPr>
          <w:p w14:paraId="0B3E389D">
            <w:pPr>
              <w:overflowPunct w:val="0"/>
              <w:bidi w:val="0"/>
              <w:spacing w:before="0" w:after="0" w:line="240" w:lineRule="auto"/>
              <w:ind w:firstLineChars="200"/>
              <w:jc w:val="left"/>
              <w:textAlignment w:val="auto"/>
              <w:rPr>
                <w:rFonts w:hint="eastAsia" w:ascii="宋体" w:hAnsi="宋体" w:eastAsia="宋体" w:cs="宋体"/>
                <w:sz w:val="22"/>
                <w:szCs w:val="28"/>
              </w:rPr>
            </w:pPr>
            <w:r>
              <w:rPr>
                <w:rFonts w:hint="eastAsia" w:ascii="宋体" w:hAnsi="宋体" w:eastAsia="宋体" w:cs="宋体"/>
                <w:b w:val="0"/>
                <w:sz w:val="21"/>
                <w:szCs w:val="28"/>
              </w:rPr>
              <w:t>我设计的探究任务，会尽量联系生活、社会真实情境</w:t>
            </w:r>
          </w:p>
        </w:tc>
        <w:tc>
          <w:tcPr>
            <w:tcW w:w="976" w:type="dxa"/>
            <w:tcBorders>
              <w:top w:val="single" w:color="000000" w:sz="10" w:space="0"/>
              <w:bottom w:val="single" w:color="000000" w:sz="10" w:space="0"/>
            </w:tcBorders>
            <w:vAlign w:val="center"/>
          </w:tcPr>
          <w:p w14:paraId="45097C9D">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4.29</w:t>
            </w:r>
          </w:p>
        </w:tc>
        <w:tc>
          <w:tcPr>
            <w:tcW w:w="832" w:type="dxa"/>
            <w:tcBorders>
              <w:top w:val="single" w:color="000000" w:sz="10" w:space="0"/>
              <w:bottom w:val="single" w:color="000000" w:sz="10" w:space="0"/>
            </w:tcBorders>
            <w:vAlign w:val="center"/>
          </w:tcPr>
          <w:p w14:paraId="41B9D350">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0.80</w:t>
            </w:r>
          </w:p>
        </w:tc>
        <w:tc>
          <w:tcPr>
            <w:tcW w:w="1321" w:type="dxa"/>
            <w:tcBorders>
              <w:top w:val="single" w:color="000000" w:sz="10" w:space="0"/>
              <w:bottom w:val="single" w:color="000000" w:sz="10" w:space="0"/>
            </w:tcBorders>
            <w:vAlign w:val="center"/>
          </w:tcPr>
          <w:p w14:paraId="4E609E8D">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92.02</w:t>
            </w:r>
          </w:p>
        </w:tc>
      </w:tr>
      <w:tr w14:paraId="0ACEB4D9">
        <w:tblPrEx>
          <w:tblCellMar>
            <w:top w:w="65" w:type="dxa"/>
            <w:left w:w="65" w:type="dxa"/>
            <w:bottom w:w="65" w:type="dxa"/>
            <w:right w:w="65" w:type="dxa"/>
          </w:tblCellMar>
        </w:tblPrEx>
        <w:trPr>
          <w:cantSplit/>
          <w:jc w:val="center"/>
        </w:trPr>
        <w:tc>
          <w:tcPr>
            <w:tcW w:w="936" w:type="dxa"/>
            <w:tcBorders>
              <w:top w:val="single" w:color="000000" w:sz="10" w:space="0"/>
              <w:bottom w:val="single" w:color="000000" w:sz="10" w:space="0"/>
            </w:tcBorders>
            <w:vAlign w:val="center"/>
          </w:tcPr>
          <w:p w14:paraId="76BC71B1">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Q8_4</w:t>
            </w:r>
          </w:p>
        </w:tc>
        <w:tc>
          <w:tcPr>
            <w:tcW w:w="5298" w:type="dxa"/>
            <w:tcBorders>
              <w:top w:val="single" w:color="000000" w:sz="10" w:space="0"/>
              <w:bottom w:val="single" w:color="000000" w:sz="10" w:space="0"/>
            </w:tcBorders>
            <w:vAlign w:val="center"/>
          </w:tcPr>
          <w:p w14:paraId="4CF4F387">
            <w:pPr>
              <w:overflowPunct w:val="0"/>
              <w:bidi w:val="0"/>
              <w:spacing w:before="0" w:after="0" w:line="240" w:lineRule="auto"/>
              <w:ind w:firstLineChars="200"/>
              <w:jc w:val="left"/>
              <w:textAlignment w:val="auto"/>
              <w:rPr>
                <w:rFonts w:hint="eastAsia" w:ascii="宋体" w:hAnsi="宋体" w:eastAsia="宋体" w:cs="宋体"/>
                <w:sz w:val="22"/>
                <w:szCs w:val="28"/>
              </w:rPr>
            </w:pPr>
            <w:r>
              <w:rPr>
                <w:rFonts w:hint="eastAsia" w:ascii="宋体" w:hAnsi="宋体" w:eastAsia="宋体" w:cs="宋体"/>
                <w:b w:val="0"/>
                <w:sz w:val="21"/>
                <w:szCs w:val="28"/>
              </w:rPr>
              <w:t>课堂讨论时，我经常提开放性问题，鼓励多角度作答，而不是只追求标准答案</w:t>
            </w:r>
          </w:p>
        </w:tc>
        <w:tc>
          <w:tcPr>
            <w:tcW w:w="976" w:type="dxa"/>
            <w:tcBorders>
              <w:top w:val="single" w:color="000000" w:sz="10" w:space="0"/>
              <w:bottom w:val="single" w:color="000000" w:sz="10" w:space="0"/>
            </w:tcBorders>
            <w:vAlign w:val="center"/>
          </w:tcPr>
          <w:p w14:paraId="25FC438A">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4.34</w:t>
            </w:r>
          </w:p>
        </w:tc>
        <w:tc>
          <w:tcPr>
            <w:tcW w:w="832" w:type="dxa"/>
            <w:tcBorders>
              <w:top w:val="single" w:color="000000" w:sz="10" w:space="0"/>
              <w:bottom w:val="single" w:color="000000" w:sz="10" w:space="0"/>
            </w:tcBorders>
            <w:vAlign w:val="center"/>
          </w:tcPr>
          <w:p w14:paraId="6797656C">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0.72</w:t>
            </w:r>
          </w:p>
        </w:tc>
        <w:tc>
          <w:tcPr>
            <w:tcW w:w="1321" w:type="dxa"/>
            <w:tcBorders>
              <w:top w:val="single" w:color="000000" w:sz="10" w:space="0"/>
              <w:bottom w:val="single" w:color="000000" w:sz="10" w:space="0"/>
            </w:tcBorders>
            <w:vAlign w:val="center"/>
          </w:tcPr>
          <w:p w14:paraId="3BB30B13">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95.71</w:t>
            </w:r>
          </w:p>
        </w:tc>
      </w:tr>
      <w:tr w14:paraId="1D9563A9">
        <w:tblPrEx>
          <w:tblCellMar>
            <w:top w:w="65" w:type="dxa"/>
            <w:left w:w="65" w:type="dxa"/>
            <w:bottom w:w="65" w:type="dxa"/>
            <w:right w:w="65" w:type="dxa"/>
          </w:tblCellMar>
        </w:tblPrEx>
        <w:trPr>
          <w:cantSplit/>
          <w:jc w:val="center"/>
        </w:trPr>
        <w:tc>
          <w:tcPr>
            <w:tcW w:w="936" w:type="dxa"/>
            <w:tcBorders>
              <w:top w:val="single" w:color="000000" w:sz="10" w:space="0"/>
              <w:bottom w:val="single" w:color="000000" w:sz="10" w:space="0"/>
            </w:tcBorders>
            <w:vAlign w:val="center"/>
          </w:tcPr>
          <w:p w14:paraId="17A5F396">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Q8_5</w:t>
            </w:r>
          </w:p>
        </w:tc>
        <w:tc>
          <w:tcPr>
            <w:tcW w:w="5298" w:type="dxa"/>
            <w:tcBorders>
              <w:top w:val="single" w:color="000000" w:sz="10" w:space="0"/>
              <w:bottom w:val="single" w:color="000000" w:sz="10" w:space="0"/>
            </w:tcBorders>
            <w:vAlign w:val="center"/>
          </w:tcPr>
          <w:p w14:paraId="5545952D">
            <w:pPr>
              <w:overflowPunct w:val="0"/>
              <w:bidi w:val="0"/>
              <w:spacing w:before="0" w:after="0" w:line="240" w:lineRule="auto"/>
              <w:ind w:firstLineChars="200"/>
              <w:jc w:val="left"/>
              <w:textAlignment w:val="auto"/>
              <w:rPr>
                <w:rFonts w:hint="eastAsia" w:ascii="宋体" w:hAnsi="宋体" w:eastAsia="宋体" w:cs="宋体"/>
                <w:sz w:val="22"/>
                <w:szCs w:val="28"/>
              </w:rPr>
            </w:pPr>
            <w:r>
              <w:rPr>
                <w:rFonts w:hint="eastAsia" w:ascii="宋体" w:hAnsi="宋体" w:eastAsia="宋体" w:cs="宋体"/>
                <w:b w:val="0"/>
                <w:sz w:val="21"/>
                <w:szCs w:val="28"/>
              </w:rPr>
              <w:t>我会利用多媒体、数字资源等工具辅助学生开展探究思考</w:t>
            </w:r>
          </w:p>
        </w:tc>
        <w:tc>
          <w:tcPr>
            <w:tcW w:w="976" w:type="dxa"/>
            <w:tcBorders>
              <w:top w:val="single" w:color="000000" w:sz="10" w:space="0"/>
              <w:bottom w:val="single" w:color="000000" w:sz="10" w:space="0"/>
            </w:tcBorders>
            <w:vAlign w:val="center"/>
          </w:tcPr>
          <w:p w14:paraId="2F502DE5">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4.33</w:t>
            </w:r>
          </w:p>
        </w:tc>
        <w:tc>
          <w:tcPr>
            <w:tcW w:w="832" w:type="dxa"/>
            <w:tcBorders>
              <w:top w:val="single" w:color="000000" w:sz="10" w:space="0"/>
              <w:bottom w:val="single" w:color="000000" w:sz="10" w:space="0"/>
            </w:tcBorders>
            <w:vAlign w:val="center"/>
          </w:tcPr>
          <w:p w14:paraId="188EC5AE">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0.72</w:t>
            </w:r>
          </w:p>
        </w:tc>
        <w:tc>
          <w:tcPr>
            <w:tcW w:w="1321" w:type="dxa"/>
            <w:tcBorders>
              <w:top w:val="single" w:color="000000" w:sz="10" w:space="0"/>
              <w:bottom w:val="single" w:color="000000" w:sz="10" w:space="0"/>
            </w:tcBorders>
            <w:vAlign w:val="center"/>
          </w:tcPr>
          <w:p w14:paraId="418A09A3">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94.48</w:t>
            </w:r>
          </w:p>
        </w:tc>
      </w:tr>
      <w:tr w14:paraId="1A01F21D">
        <w:tblPrEx>
          <w:tblCellMar>
            <w:top w:w="65" w:type="dxa"/>
            <w:left w:w="65" w:type="dxa"/>
            <w:bottom w:w="65" w:type="dxa"/>
            <w:right w:w="65" w:type="dxa"/>
          </w:tblCellMar>
        </w:tblPrEx>
        <w:trPr>
          <w:cantSplit/>
          <w:jc w:val="center"/>
        </w:trPr>
        <w:tc>
          <w:tcPr>
            <w:tcW w:w="936" w:type="dxa"/>
            <w:tcBorders>
              <w:top w:val="single" w:color="000000" w:sz="10" w:space="0"/>
              <w:bottom w:val="single" w:color="000000" w:sz="10" w:space="0"/>
            </w:tcBorders>
            <w:vAlign w:val="center"/>
          </w:tcPr>
          <w:p w14:paraId="2D0AA14C">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Q8_6</w:t>
            </w:r>
          </w:p>
        </w:tc>
        <w:tc>
          <w:tcPr>
            <w:tcW w:w="5298" w:type="dxa"/>
            <w:tcBorders>
              <w:top w:val="single" w:color="000000" w:sz="10" w:space="0"/>
              <w:bottom w:val="single" w:color="000000" w:sz="10" w:space="0"/>
            </w:tcBorders>
            <w:vAlign w:val="center"/>
          </w:tcPr>
          <w:p w14:paraId="0A4D85A3">
            <w:pPr>
              <w:overflowPunct w:val="0"/>
              <w:bidi w:val="0"/>
              <w:spacing w:before="0" w:after="0" w:line="240" w:lineRule="auto"/>
              <w:ind w:firstLineChars="200"/>
              <w:jc w:val="left"/>
              <w:textAlignment w:val="auto"/>
              <w:rPr>
                <w:rFonts w:hint="eastAsia" w:ascii="宋体" w:hAnsi="宋体" w:eastAsia="宋体" w:cs="宋体"/>
                <w:sz w:val="22"/>
                <w:szCs w:val="28"/>
              </w:rPr>
            </w:pPr>
            <w:r>
              <w:rPr>
                <w:rFonts w:hint="eastAsia" w:ascii="宋体" w:hAnsi="宋体" w:eastAsia="宋体" w:cs="宋体"/>
                <w:b w:val="0"/>
                <w:sz w:val="21"/>
                <w:szCs w:val="28"/>
              </w:rPr>
              <w:t>课堂上，我会留出充足时间，让学生自主思考、小组研讨</w:t>
            </w:r>
          </w:p>
        </w:tc>
        <w:tc>
          <w:tcPr>
            <w:tcW w:w="976" w:type="dxa"/>
            <w:tcBorders>
              <w:top w:val="single" w:color="000000" w:sz="10" w:space="0"/>
              <w:bottom w:val="single" w:color="000000" w:sz="10" w:space="0"/>
            </w:tcBorders>
            <w:vAlign w:val="center"/>
          </w:tcPr>
          <w:p w14:paraId="5C3AB6C0">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4.15</w:t>
            </w:r>
          </w:p>
        </w:tc>
        <w:tc>
          <w:tcPr>
            <w:tcW w:w="832" w:type="dxa"/>
            <w:tcBorders>
              <w:top w:val="single" w:color="000000" w:sz="10" w:space="0"/>
              <w:bottom w:val="single" w:color="000000" w:sz="10" w:space="0"/>
            </w:tcBorders>
            <w:vAlign w:val="center"/>
          </w:tcPr>
          <w:p w14:paraId="4F1D4456">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0.79</w:t>
            </w:r>
          </w:p>
        </w:tc>
        <w:tc>
          <w:tcPr>
            <w:tcW w:w="1321" w:type="dxa"/>
            <w:tcBorders>
              <w:top w:val="single" w:color="000000" w:sz="10" w:space="0"/>
              <w:bottom w:val="single" w:color="000000" w:sz="10" w:space="0"/>
            </w:tcBorders>
            <w:vAlign w:val="center"/>
          </w:tcPr>
          <w:p w14:paraId="1E62F519">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87.73</w:t>
            </w:r>
          </w:p>
        </w:tc>
      </w:tr>
    </w:tbl>
    <w:p w14:paraId="766C625F">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kern w:val="0"/>
          <w:sz w:val="24"/>
        </w:rPr>
        <w:t>课堂实践维度均值为4.26。开放性提问与鼓励多角度作答均值4.34，数字资源辅助探究均值4.33，体现教师在提问方式与资源运用上的积极尝试。留出充足自主思考与研讨时间均值4.15，符合比例87.73%，</w:t>
      </w:r>
      <w:r>
        <w:rPr>
          <w:rFonts w:hint="eastAsia" w:ascii="宋体" w:hAnsi="宋体" w:eastAsia="宋体" w:cs="宋体"/>
          <w:b w:val="0"/>
          <w:kern w:val="0"/>
          <w:sz w:val="24"/>
          <w:lang w:val="en-US" w:eastAsia="zh-CN"/>
        </w:rPr>
        <w:t>比例</w:t>
      </w:r>
      <w:r>
        <w:rPr>
          <w:rFonts w:hint="eastAsia" w:ascii="宋体" w:hAnsi="宋体" w:eastAsia="宋体" w:cs="宋体"/>
          <w:b w:val="0"/>
          <w:kern w:val="0"/>
          <w:sz w:val="24"/>
        </w:rPr>
        <w:t>相对较低项；项目式、问题探究式学习均值4.21</w:t>
      </w:r>
      <w:r>
        <w:rPr>
          <w:rFonts w:hint="eastAsia" w:ascii="宋体" w:hAnsi="宋体" w:eastAsia="宋体" w:cs="宋体"/>
          <w:b w:val="0"/>
          <w:kern w:val="0"/>
          <w:sz w:val="24"/>
          <w:lang w:eastAsia="zh-CN"/>
        </w:rPr>
        <w:t>，符合比例90.80%，是课堂实践维度中得分相对偏低的项目，反映出教师在常态化设计并实施深度探究性学习任务时，仍存在一定的难度。</w:t>
      </w:r>
      <w:r>
        <w:rPr>
          <w:rFonts w:hint="eastAsia" w:ascii="宋体" w:hAnsi="宋体" w:eastAsia="宋体" w:cs="宋体"/>
          <w:b w:val="0"/>
          <w:kern w:val="0"/>
          <w:sz w:val="24"/>
        </w:rPr>
        <w:t>后续改进应关注探究时间是否真正得到保障，以及学生是否有机会展开分析、交流理由并修订观点。</w:t>
      </w:r>
    </w:p>
    <w:p w14:paraId="1DA0FD60">
      <w:pPr>
        <w:keepNext/>
        <w:pageBreakBefore w:val="0"/>
        <w:overflowPunct w:val="0"/>
        <w:bidi w:val="0"/>
        <w:snapToGrid w:val="0"/>
        <w:spacing w:before="0" w:after="0" w:line="360" w:lineRule="auto"/>
        <w:ind w:firstLine="480" w:firstLineChars="200"/>
        <w:jc w:val="both"/>
        <w:textAlignment w:val="auto"/>
        <w:outlineLvl w:val="5"/>
        <w:rPr>
          <w:rFonts w:hint="eastAsia" w:ascii="宋体" w:hAnsi="宋体" w:eastAsia="宋体" w:cs="宋体"/>
          <w:b/>
          <w:kern w:val="0"/>
          <w:sz w:val="24"/>
          <w:lang w:val="en-US" w:eastAsia="zh-CN"/>
        </w:rPr>
      </w:pPr>
      <w:r>
        <w:rPr>
          <w:rFonts w:hint="eastAsia" w:ascii="宋体" w:hAnsi="宋体" w:eastAsia="宋体" w:cs="宋体"/>
          <w:b w:val="0"/>
          <w:kern w:val="0"/>
          <w:sz w:val="24"/>
          <w:lang w:val="en-US" w:eastAsia="zh-CN"/>
        </w:rPr>
        <w:t>③教学自我效能</w:t>
      </w:r>
    </w:p>
    <w:p w14:paraId="122EAE77">
      <w:pPr>
        <w:keepNext/>
        <w:pageBreakBefore w:val="0"/>
        <w:overflowPunct w:val="0"/>
        <w:bidi w:val="0"/>
        <w:spacing w:before="60" w:after="80" w:line="240" w:lineRule="auto"/>
        <w:ind w:firstLineChars="200"/>
        <w:jc w:val="center"/>
        <w:textAlignment w:val="auto"/>
        <w:rPr>
          <w:rFonts w:hint="eastAsia" w:ascii="宋体" w:hAnsi="宋体" w:eastAsia="宋体" w:cs="宋体"/>
        </w:rPr>
      </w:pPr>
      <w:r>
        <w:rPr>
          <w:rFonts w:hint="eastAsia" w:ascii="宋体" w:hAnsi="宋体" w:eastAsia="宋体" w:cs="宋体"/>
          <w:b w:val="0"/>
          <w:sz w:val="21"/>
        </w:rPr>
        <w:t>表3-19  教学自我效能维度题项统计</w:t>
      </w:r>
    </w:p>
    <w:tbl>
      <w:tblPr>
        <w:tblStyle w:val="12"/>
        <w:tblW w:w="9404" w:type="dxa"/>
        <w:jc w:val="center"/>
        <w:tblLayout w:type="fixed"/>
        <w:tblCellMar>
          <w:top w:w="65" w:type="dxa"/>
          <w:left w:w="65" w:type="dxa"/>
          <w:bottom w:w="65" w:type="dxa"/>
          <w:right w:w="65" w:type="dxa"/>
        </w:tblCellMar>
      </w:tblPr>
      <w:tblGrid>
        <w:gridCol w:w="935"/>
        <w:gridCol w:w="4968"/>
        <w:gridCol w:w="937"/>
        <w:gridCol w:w="936"/>
        <w:gridCol w:w="1628"/>
      </w:tblGrid>
      <w:tr w14:paraId="361AFA1A">
        <w:tblPrEx>
          <w:tblCellMar>
            <w:top w:w="65" w:type="dxa"/>
            <w:left w:w="65" w:type="dxa"/>
            <w:bottom w:w="65" w:type="dxa"/>
            <w:right w:w="65" w:type="dxa"/>
          </w:tblCellMar>
        </w:tblPrEx>
        <w:trPr>
          <w:cantSplit/>
          <w:tblHeader/>
          <w:jc w:val="center"/>
        </w:trPr>
        <w:tc>
          <w:tcPr>
            <w:tcW w:w="935" w:type="dxa"/>
            <w:tcBorders>
              <w:top w:val="single" w:color="000000" w:sz="10" w:space="0"/>
              <w:bottom w:val="single" w:color="000000" w:sz="6" w:space="0"/>
            </w:tcBorders>
            <w:vAlign w:val="center"/>
          </w:tcPr>
          <w:p w14:paraId="66020C8F">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sz w:val="21"/>
                <w:szCs w:val="32"/>
              </w:rPr>
              <w:t>题号</w:t>
            </w:r>
          </w:p>
        </w:tc>
        <w:tc>
          <w:tcPr>
            <w:tcW w:w="4968" w:type="dxa"/>
            <w:tcBorders>
              <w:top w:val="single" w:color="000000" w:sz="10" w:space="0"/>
              <w:bottom w:val="single" w:color="000000" w:sz="6" w:space="0"/>
            </w:tcBorders>
            <w:vAlign w:val="center"/>
          </w:tcPr>
          <w:p w14:paraId="50567641">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sz w:val="21"/>
                <w:szCs w:val="32"/>
              </w:rPr>
              <w:t>题项内容</w:t>
            </w:r>
          </w:p>
        </w:tc>
        <w:tc>
          <w:tcPr>
            <w:tcW w:w="937" w:type="dxa"/>
            <w:tcBorders>
              <w:top w:val="single" w:color="000000" w:sz="10" w:space="0"/>
              <w:bottom w:val="single" w:color="000000" w:sz="6" w:space="0"/>
            </w:tcBorders>
            <w:vAlign w:val="center"/>
          </w:tcPr>
          <w:p w14:paraId="36E9BB4A">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sz w:val="21"/>
                <w:szCs w:val="32"/>
              </w:rPr>
              <w:t>均值</w:t>
            </w:r>
          </w:p>
        </w:tc>
        <w:tc>
          <w:tcPr>
            <w:tcW w:w="936" w:type="dxa"/>
            <w:tcBorders>
              <w:top w:val="single" w:color="000000" w:sz="10" w:space="0"/>
              <w:bottom w:val="single" w:color="000000" w:sz="6" w:space="0"/>
            </w:tcBorders>
            <w:vAlign w:val="center"/>
          </w:tcPr>
          <w:p w14:paraId="0E89ADDE">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sz w:val="21"/>
                <w:szCs w:val="32"/>
              </w:rPr>
              <w:t>标准差</w:t>
            </w:r>
          </w:p>
        </w:tc>
        <w:tc>
          <w:tcPr>
            <w:tcW w:w="1628" w:type="dxa"/>
            <w:tcBorders>
              <w:top w:val="single" w:color="000000" w:sz="10" w:space="0"/>
              <w:bottom w:val="single" w:color="000000" w:sz="6" w:space="0"/>
            </w:tcBorders>
            <w:vAlign w:val="center"/>
          </w:tcPr>
          <w:p w14:paraId="783713EA">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sz w:val="21"/>
                <w:szCs w:val="32"/>
              </w:rPr>
              <w:t>符合比例（%）</w:t>
            </w:r>
          </w:p>
        </w:tc>
      </w:tr>
      <w:tr w14:paraId="6015334C">
        <w:tblPrEx>
          <w:tblCellMar>
            <w:top w:w="65" w:type="dxa"/>
            <w:left w:w="65" w:type="dxa"/>
            <w:bottom w:w="65" w:type="dxa"/>
            <w:right w:w="65" w:type="dxa"/>
          </w:tblCellMar>
        </w:tblPrEx>
        <w:trPr>
          <w:cantSplit/>
          <w:jc w:val="center"/>
        </w:trPr>
        <w:tc>
          <w:tcPr>
            <w:tcW w:w="935" w:type="dxa"/>
            <w:tcBorders>
              <w:top w:val="single" w:color="000000" w:sz="10" w:space="0"/>
              <w:bottom w:val="single" w:color="000000" w:sz="10" w:space="0"/>
            </w:tcBorders>
            <w:vAlign w:val="center"/>
          </w:tcPr>
          <w:p w14:paraId="4169CB5C">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Q9_1</w:t>
            </w:r>
          </w:p>
        </w:tc>
        <w:tc>
          <w:tcPr>
            <w:tcW w:w="4968" w:type="dxa"/>
            <w:tcBorders>
              <w:top w:val="single" w:color="000000" w:sz="10" w:space="0"/>
              <w:bottom w:val="single" w:color="000000" w:sz="10" w:space="0"/>
            </w:tcBorders>
            <w:vAlign w:val="center"/>
          </w:tcPr>
          <w:p w14:paraId="68B3924D">
            <w:pPr>
              <w:overflowPunct w:val="0"/>
              <w:bidi w:val="0"/>
              <w:spacing w:before="0" w:after="0" w:line="240" w:lineRule="auto"/>
              <w:ind w:firstLineChars="200"/>
              <w:jc w:val="left"/>
              <w:textAlignment w:val="auto"/>
              <w:rPr>
                <w:rFonts w:hint="eastAsia" w:ascii="宋体" w:hAnsi="宋体" w:eastAsia="宋体" w:cs="宋体"/>
                <w:sz w:val="24"/>
                <w:szCs w:val="32"/>
              </w:rPr>
            </w:pPr>
            <w:r>
              <w:rPr>
                <w:rFonts w:hint="eastAsia" w:ascii="宋体" w:hAnsi="宋体" w:eastAsia="宋体" w:cs="宋体"/>
                <w:b w:val="0"/>
                <w:sz w:val="21"/>
                <w:szCs w:val="32"/>
              </w:rPr>
              <w:t>我有信心设计出适合本班学生、指向高阶能力的学习任务</w:t>
            </w:r>
          </w:p>
        </w:tc>
        <w:tc>
          <w:tcPr>
            <w:tcW w:w="937" w:type="dxa"/>
            <w:tcBorders>
              <w:top w:val="single" w:color="000000" w:sz="10" w:space="0"/>
              <w:bottom w:val="single" w:color="000000" w:sz="10" w:space="0"/>
            </w:tcBorders>
            <w:vAlign w:val="center"/>
          </w:tcPr>
          <w:p w14:paraId="21543019">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4.05</w:t>
            </w:r>
          </w:p>
        </w:tc>
        <w:tc>
          <w:tcPr>
            <w:tcW w:w="936" w:type="dxa"/>
            <w:tcBorders>
              <w:top w:val="single" w:color="000000" w:sz="10" w:space="0"/>
              <w:bottom w:val="single" w:color="000000" w:sz="10" w:space="0"/>
            </w:tcBorders>
            <w:vAlign w:val="center"/>
          </w:tcPr>
          <w:p w14:paraId="07371A39">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0.77</w:t>
            </w:r>
          </w:p>
        </w:tc>
        <w:tc>
          <w:tcPr>
            <w:tcW w:w="1628" w:type="dxa"/>
            <w:tcBorders>
              <w:top w:val="single" w:color="000000" w:sz="10" w:space="0"/>
              <w:bottom w:val="single" w:color="000000" w:sz="10" w:space="0"/>
            </w:tcBorders>
            <w:vAlign w:val="center"/>
          </w:tcPr>
          <w:p w14:paraId="267AEF29">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84.66</w:t>
            </w:r>
          </w:p>
        </w:tc>
      </w:tr>
      <w:tr w14:paraId="27D08A32">
        <w:tblPrEx>
          <w:tblCellMar>
            <w:top w:w="65" w:type="dxa"/>
            <w:left w:w="65" w:type="dxa"/>
            <w:bottom w:w="65" w:type="dxa"/>
            <w:right w:w="65" w:type="dxa"/>
          </w:tblCellMar>
        </w:tblPrEx>
        <w:trPr>
          <w:cantSplit/>
          <w:jc w:val="center"/>
        </w:trPr>
        <w:tc>
          <w:tcPr>
            <w:tcW w:w="935" w:type="dxa"/>
            <w:tcBorders>
              <w:top w:val="single" w:color="000000" w:sz="10" w:space="0"/>
              <w:bottom w:val="single" w:color="000000" w:sz="10" w:space="0"/>
            </w:tcBorders>
            <w:vAlign w:val="center"/>
          </w:tcPr>
          <w:p w14:paraId="43D51146">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Q9_2</w:t>
            </w:r>
          </w:p>
        </w:tc>
        <w:tc>
          <w:tcPr>
            <w:tcW w:w="4968" w:type="dxa"/>
            <w:tcBorders>
              <w:top w:val="single" w:color="000000" w:sz="10" w:space="0"/>
              <w:bottom w:val="single" w:color="000000" w:sz="10" w:space="0"/>
            </w:tcBorders>
            <w:vAlign w:val="center"/>
          </w:tcPr>
          <w:p w14:paraId="6F8AFEC7">
            <w:pPr>
              <w:overflowPunct w:val="0"/>
              <w:bidi w:val="0"/>
              <w:spacing w:before="0" w:after="0" w:line="240" w:lineRule="auto"/>
              <w:ind w:firstLineChars="200"/>
              <w:jc w:val="left"/>
              <w:textAlignment w:val="auto"/>
              <w:rPr>
                <w:rFonts w:hint="eastAsia" w:ascii="宋体" w:hAnsi="宋体" w:eastAsia="宋体" w:cs="宋体"/>
                <w:sz w:val="24"/>
                <w:szCs w:val="32"/>
              </w:rPr>
            </w:pPr>
            <w:r>
              <w:rPr>
                <w:rFonts w:hint="eastAsia" w:ascii="宋体" w:hAnsi="宋体" w:eastAsia="宋体" w:cs="宋体"/>
                <w:b w:val="0"/>
                <w:sz w:val="21"/>
                <w:szCs w:val="32"/>
              </w:rPr>
              <w:t>在课堂上，我知道怎么通过提问、点拨，推动学生高阶思考</w:t>
            </w:r>
          </w:p>
        </w:tc>
        <w:tc>
          <w:tcPr>
            <w:tcW w:w="937" w:type="dxa"/>
            <w:tcBorders>
              <w:top w:val="single" w:color="000000" w:sz="10" w:space="0"/>
              <w:bottom w:val="single" w:color="000000" w:sz="10" w:space="0"/>
            </w:tcBorders>
            <w:vAlign w:val="center"/>
          </w:tcPr>
          <w:p w14:paraId="4978F7A7">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4.06</w:t>
            </w:r>
          </w:p>
        </w:tc>
        <w:tc>
          <w:tcPr>
            <w:tcW w:w="936" w:type="dxa"/>
            <w:tcBorders>
              <w:top w:val="single" w:color="000000" w:sz="10" w:space="0"/>
              <w:bottom w:val="single" w:color="000000" w:sz="10" w:space="0"/>
            </w:tcBorders>
            <w:vAlign w:val="center"/>
          </w:tcPr>
          <w:p w14:paraId="037A95AC">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0.76</w:t>
            </w:r>
          </w:p>
        </w:tc>
        <w:tc>
          <w:tcPr>
            <w:tcW w:w="1628" w:type="dxa"/>
            <w:tcBorders>
              <w:top w:val="single" w:color="000000" w:sz="10" w:space="0"/>
              <w:bottom w:val="single" w:color="000000" w:sz="10" w:space="0"/>
            </w:tcBorders>
            <w:vAlign w:val="center"/>
          </w:tcPr>
          <w:p w14:paraId="278AF498">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85.89</w:t>
            </w:r>
          </w:p>
        </w:tc>
      </w:tr>
      <w:tr w14:paraId="7A4A5B73">
        <w:tblPrEx>
          <w:tblCellMar>
            <w:top w:w="65" w:type="dxa"/>
            <w:left w:w="65" w:type="dxa"/>
            <w:bottom w:w="65" w:type="dxa"/>
            <w:right w:w="65" w:type="dxa"/>
          </w:tblCellMar>
        </w:tblPrEx>
        <w:trPr>
          <w:cantSplit/>
          <w:jc w:val="center"/>
        </w:trPr>
        <w:tc>
          <w:tcPr>
            <w:tcW w:w="935" w:type="dxa"/>
            <w:tcBorders>
              <w:top w:val="single" w:color="000000" w:sz="10" w:space="0"/>
              <w:bottom w:val="single" w:color="000000" w:sz="10" w:space="0"/>
            </w:tcBorders>
            <w:vAlign w:val="center"/>
          </w:tcPr>
          <w:p w14:paraId="5307B26C">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Q9_3</w:t>
            </w:r>
          </w:p>
        </w:tc>
        <w:tc>
          <w:tcPr>
            <w:tcW w:w="4968" w:type="dxa"/>
            <w:tcBorders>
              <w:top w:val="single" w:color="000000" w:sz="10" w:space="0"/>
              <w:bottom w:val="single" w:color="000000" w:sz="10" w:space="0"/>
            </w:tcBorders>
            <w:vAlign w:val="center"/>
          </w:tcPr>
          <w:p w14:paraId="6F5FF22B">
            <w:pPr>
              <w:overflowPunct w:val="0"/>
              <w:bidi w:val="0"/>
              <w:spacing w:before="0" w:after="0" w:line="240" w:lineRule="auto"/>
              <w:ind w:firstLineChars="200"/>
              <w:jc w:val="left"/>
              <w:textAlignment w:val="auto"/>
              <w:rPr>
                <w:rFonts w:hint="eastAsia" w:ascii="宋体" w:hAnsi="宋体" w:eastAsia="宋体" w:cs="宋体"/>
                <w:sz w:val="24"/>
                <w:szCs w:val="32"/>
              </w:rPr>
            </w:pPr>
            <w:r>
              <w:rPr>
                <w:rFonts w:hint="eastAsia" w:ascii="宋体" w:hAnsi="宋体" w:eastAsia="宋体" w:cs="宋体"/>
                <w:b w:val="0"/>
                <w:sz w:val="21"/>
                <w:szCs w:val="32"/>
              </w:rPr>
              <w:t>我能够观察识别学生有没有表现出质疑、分析、创新等高阶表现</w:t>
            </w:r>
          </w:p>
        </w:tc>
        <w:tc>
          <w:tcPr>
            <w:tcW w:w="937" w:type="dxa"/>
            <w:tcBorders>
              <w:top w:val="single" w:color="000000" w:sz="10" w:space="0"/>
              <w:bottom w:val="single" w:color="000000" w:sz="10" w:space="0"/>
            </w:tcBorders>
            <w:vAlign w:val="center"/>
          </w:tcPr>
          <w:p w14:paraId="120276F1">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4.16</w:t>
            </w:r>
          </w:p>
        </w:tc>
        <w:tc>
          <w:tcPr>
            <w:tcW w:w="936" w:type="dxa"/>
            <w:tcBorders>
              <w:top w:val="single" w:color="000000" w:sz="10" w:space="0"/>
              <w:bottom w:val="single" w:color="000000" w:sz="10" w:space="0"/>
            </w:tcBorders>
            <w:vAlign w:val="center"/>
          </w:tcPr>
          <w:p w14:paraId="64694AB5">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0.71</w:t>
            </w:r>
          </w:p>
        </w:tc>
        <w:tc>
          <w:tcPr>
            <w:tcW w:w="1628" w:type="dxa"/>
            <w:tcBorders>
              <w:top w:val="single" w:color="000000" w:sz="10" w:space="0"/>
              <w:bottom w:val="single" w:color="000000" w:sz="10" w:space="0"/>
            </w:tcBorders>
            <w:vAlign w:val="center"/>
          </w:tcPr>
          <w:p w14:paraId="14DFA860">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92.02</w:t>
            </w:r>
          </w:p>
        </w:tc>
      </w:tr>
    </w:tbl>
    <w:p w14:paraId="5E306A4A">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kern w:val="0"/>
          <w:sz w:val="24"/>
        </w:rPr>
        <w:t>教学自我效能维度均值为4.09。识别学生高阶表现均值4.16，符合比例92.02%；通过提问、点拨推动思考均值4.06；设计适合本班学生的高阶任务均值4.05，符合比例84.66%。教师对观察识别的自评略高于任务设计与现场引导。校本研修可围绕具体学情开展任务设计、问题链打磨和课堂片段研讨，增强教师将能力目标落实到学习过程的把握。</w:t>
      </w:r>
    </w:p>
    <w:p w14:paraId="7BBB57D8">
      <w:pPr>
        <w:keepNext/>
        <w:pageBreakBefore w:val="0"/>
        <w:overflowPunct w:val="0"/>
        <w:bidi w:val="0"/>
        <w:snapToGrid w:val="0"/>
        <w:spacing w:before="0" w:after="0" w:line="360" w:lineRule="auto"/>
        <w:ind w:firstLine="480" w:firstLineChars="200"/>
        <w:jc w:val="both"/>
        <w:textAlignment w:val="auto"/>
        <w:outlineLvl w:val="5"/>
        <w:rPr>
          <w:rFonts w:hint="eastAsia" w:ascii="宋体" w:hAnsi="宋体" w:eastAsia="宋体" w:cs="宋体"/>
          <w:b/>
          <w:kern w:val="0"/>
          <w:sz w:val="24"/>
          <w:lang w:val="en-US" w:eastAsia="zh-CN"/>
        </w:rPr>
      </w:pPr>
      <w:r>
        <w:rPr>
          <w:rFonts w:hint="eastAsia" w:ascii="宋体" w:hAnsi="宋体" w:eastAsia="宋体" w:cs="宋体"/>
          <w:b w:val="0"/>
          <w:kern w:val="0"/>
          <w:sz w:val="24"/>
          <w:lang w:val="en-US" w:eastAsia="zh-CN"/>
        </w:rPr>
        <w:t>④现实阻碍</w:t>
      </w:r>
    </w:p>
    <w:p w14:paraId="3F0F2095">
      <w:pPr>
        <w:keepNext/>
        <w:pageBreakBefore w:val="0"/>
        <w:overflowPunct w:val="0"/>
        <w:bidi w:val="0"/>
        <w:spacing w:before="60" w:after="80" w:line="240" w:lineRule="auto"/>
        <w:ind w:firstLineChars="200"/>
        <w:jc w:val="center"/>
        <w:textAlignment w:val="auto"/>
        <w:rPr>
          <w:rFonts w:hint="eastAsia" w:ascii="宋体" w:hAnsi="宋体" w:eastAsia="宋体" w:cs="宋体"/>
        </w:rPr>
      </w:pPr>
      <w:r>
        <w:rPr>
          <w:rFonts w:hint="eastAsia" w:ascii="宋体" w:hAnsi="宋体" w:eastAsia="宋体" w:cs="宋体"/>
          <w:b w:val="0"/>
          <w:sz w:val="21"/>
        </w:rPr>
        <w:t>表3-20  现实阻碍维度题项统计</w:t>
      </w:r>
    </w:p>
    <w:tbl>
      <w:tblPr>
        <w:tblStyle w:val="12"/>
        <w:tblW w:w="9498" w:type="dxa"/>
        <w:jc w:val="center"/>
        <w:tblLayout w:type="fixed"/>
        <w:tblCellMar>
          <w:top w:w="65" w:type="dxa"/>
          <w:left w:w="65" w:type="dxa"/>
          <w:bottom w:w="65" w:type="dxa"/>
          <w:right w:w="65" w:type="dxa"/>
        </w:tblCellMar>
      </w:tblPr>
      <w:tblGrid>
        <w:gridCol w:w="935"/>
        <w:gridCol w:w="5757"/>
        <w:gridCol w:w="848"/>
        <w:gridCol w:w="884"/>
        <w:gridCol w:w="1074"/>
      </w:tblGrid>
      <w:tr w14:paraId="6D33B4B4">
        <w:tblPrEx>
          <w:tblCellMar>
            <w:top w:w="65" w:type="dxa"/>
            <w:left w:w="65" w:type="dxa"/>
            <w:bottom w:w="65" w:type="dxa"/>
            <w:right w:w="65" w:type="dxa"/>
          </w:tblCellMar>
        </w:tblPrEx>
        <w:trPr>
          <w:cantSplit/>
          <w:tblHeader/>
          <w:jc w:val="center"/>
        </w:trPr>
        <w:tc>
          <w:tcPr>
            <w:tcW w:w="935" w:type="dxa"/>
            <w:tcBorders>
              <w:top w:val="single" w:color="000000" w:sz="10" w:space="0"/>
              <w:bottom w:val="single" w:color="000000" w:sz="6" w:space="0"/>
            </w:tcBorders>
            <w:vAlign w:val="center"/>
          </w:tcPr>
          <w:p w14:paraId="51BB8CFB">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sz w:val="21"/>
                <w:szCs w:val="32"/>
              </w:rPr>
              <w:t>题号</w:t>
            </w:r>
          </w:p>
        </w:tc>
        <w:tc>
          <w:tcPr>
            <w:tcW w:w="5757" w:type="dxa"/>
            <w:tcBorders>
              <w:top w:val="single" w:color="000000" w:sz="10" w:space="0"/>
              <w:bottom w:val="single" w:color="000000" w:sz="6" w:space="0"/>
            </w:tcBorders>
            <w:vAlign w:val="center"/>
          </w:tcPr>
          <w:p w14:paraId="68D3F5CC">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sz w:val="21"/>
                <w:szCs w:val="32"/>
              </w:rPr>
              <w:t>题项内容</w:t>
            </w:r>
          </w:p>
        </w:tc>
        <w:tc>
          <w:tcPr>
            <w:tcW w:w="848" w:type="dxa"/>
            <w:tcBorders>
              <w:top w:val="single" w:color="000000" w:sz="10" w:space="0"/>
              <w:bottom w:val="single" w:color="000000" w:sz="6" w:space="0"/>
            </w:tcBorders>
            <w:vAlign w:val="center"/>
          </w:tcPr>
          <w:p w14:paraId="0279BB56">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sz w:val="21"/>
                <w:szCs w:val="32"/>
              </w:rPr>
              <w:t>均值</w:t>
            </w:r>
          </w:p>
        </w:tc>
        <w:tc>
          <w:tcPr>
            <w:tcW w:w="884" w:type="dxa"/>
            <w:tcBorders>
              <w:top w:val="single" w:color="000000" w:sz="10" w:space="0"/>
              <w:bottom w:val="single" w:color="000000" w:sz="6" w:space="0"/>
            </w:tcBorders>
            <w:vAlign w:val="center"/>
          </w:tcPr>
          <w:p w14:paraId="0C98632B">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sz w:val="21"/>
                <w:szCs w:val="32"/>
              </w:rPr>
              <w:t>标准差</w:t>
            </w:r>
          </w:p>
        </w:tc>
        <w:tc>
          <w:tcPr>
            <w:tcW w:w="1074" w:type="dxa"/>
            <w:tcBorders>
              <w:top w:val="single" w:color="000000" w:sz="10" w:space="0"/>
              <w:bottom w:val="single" w:color="000000" w:sz="6" w:space="0"/>
            </w:tcBorders>
            <w:vAlign w:val="center"/>
          </w:tcPr>
          <w:p w14:paraId="04711F41">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sz w:val="21"/>
                <w:szCs w:val="32"/>
              </w:rPr>
              <w:t>符合比例（%）</w:t>
            </w:r>
          </w:p>
        </w:tc>
      </w:tr>
      <w:tr w14:paraId="2CCA64F6">
        <w:tblPrEx>
          <w:tblCellMar>
            <w:top w:w="65" w:type="dxa"/>
            <w:left w:w="65" w:type="dxa"/>
            <w:bottom w:w="65" w:type="dxa"/>
            <w:right w:w="65" w:type="dxa"/>
          </w:tblCellMar>
        </w:tblPrEx>
        <w:trPr>
          <w:cantSplit/>
          <w:jc w:val="center"/>
        </w:trPr>
        <w:tc>
          <w:tcPr>
            <w:tcW w:w="935" w:type="dxa"/>
            <w:tcBorders>
              <w:top w:val="single" w:color="000000" w:sz="10" w:space="0"/>
              <w:bottom w:val="single" w:color="000000" w:sz="10" w:space="0"/>
            </w:tcBorders>
            <w:vAlign w:val="center"/>
          </w:tcPr>
          <w:p w14:paraId="47D43566">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Q10_1</w:t>
            </w:r>
          </w:p>
        </w:tc>
        <w:tc>
          <w:tcPr>
            <w:tcW w:w="5757" w:type="dxa"/>
            <w:tcBorders>
              <w:top w:val="single" w:color="000000" w:sz="10" w:space="0"/>
              <w:bottom w:val="single" w:color="000000" w:sz="10" w:space="0"/>
            </w:tcBorders>
            <w:vAlign w:val="center"/>
          </w:tcPr>
          <w:p w14:paraId="604A656A">
            <w:pPr>
              <w:overflowPunct w:val="0"/>
              <w:bidi w:val="0"/>
              <w:spacing w:before="0" w:after="0" w:line="240" w:lineRule="auto"/>
              <w:ind w:firstLineChars="200"/>
              <w:jc w:val="left"/>
              <w:textAlignment w:val="auto"/>
              <w:rPr>
                <w:rFonts w:hint="eastAsia" w:ascii="宋体" w:hAnsi="宋体" w:eastAsia="宋体" w:cs="宋体"/>
                <w:sz w:val="24"/>
                <w:szCs w:val="32"/>
              </w:rPr>
            </w:pPr>
            <w:r>
              <w:rPr>
                <w:rFonts w:hint="eastAsia" w:ascii="宋体" w:hAnsi="宋体" w:eastAsia="宋体" w:cs="宋体"/>
                <w:b w:val="0"/>
                <w:sz w:val="21"/>
                <w:szCs w:val="32"/>
              </w:rPr>
              <w:t>教学课时紧、课本教学任务重，很难腾出时间开展高阶探究类活动</w:t>
            </w:r>
          </w:p>
        </w:tc>
        <w:tc>
          <w:tcPr>
            <w:tcW w:w="848" w:type="dxa"/>
            <w:tcBorders>
              <w:top w:val="single" w:color="000000" w:sz="10" w:space="0"/>
              <w:bottom w:val="single" w:color="000000" w:sz="10" w:space="0"/>
            </w:tcBorders>
            <w:vAlign w:val="center"/>
          </w:tcPr>
          <w:p w14:paraId="4EF6AF1D">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3.74</w:t>
            </w:r>
          </w:p>
        </w:tc>
        <w:tc>
          <w:tcPr>
            <w:tcW w:w="884" w:type="dxa"/>
            <w:tcBorders>
              <w:top w:val="single" w:color="000000" w:sz="10" w:space="0"/>
              <w:bottom w:val="single" w:color="000000" w:sz="10" w:space="0"/>
            </w:tcBorders>
            <w:vAlign w:val="center"/>
          </w:tcPr>
          <w:p w14:paraId="422FB60B">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1.06</w:t>
            </w:r>
          </w:p>
        </w:tc>
        <w:tc>
          <w:tcPr>
            <w:tcW w:w="1074" w:type="dxa"/>
            <w:tcBorders>
              <w:top w:val="single" w:color="000000" w:sz="10" w:space="0"/>
              <w:bottom w:val="single" w:color="000000" w:sz="10" w:space="0"/>
            </w:tcBorders>
            <w:vAlign w:val="center"/>
          </w:tcPr>
          <w:p w14:paraId="0185046B">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70.55</w:t>
            </w:r>
          </w:p>
        </w:tc>
      </w:tr>
      <w:tr w14:paraId="70E56691">
        <w:tblPrEx>
          <w:tblCellMar>
            <w:top w:w="65" w:type="dxa"/>
            <w:left w:w="65" w:type="dxa"/>
            <w:bottom w:w="65" w:type="dxa"/>
            <w:right w:w="65" w:type="dxa"/>
          </w:tblCellMar>
        </w:tblPrEx>
        <w:trPr>
          <w:cantSplit/>
          <w:jc w:val="center"/>
        </w:trPr>
        <w:tc>
          <w:tcPr>
            <w:tcW w:w="935" w:type="dxa"/>
            <w:tcBorders>
              <w:top w:val="single" w:color="000000" w:sz="10" w:space="0"/>
              <w:bottom w:val="single" w:color="000000" w:sz="10" w:space="0"/>
            </w:tcBorders>
            <w:vAlign w:val="center"/>
          </w:tcPr>
          <w:p w14:paraId="7B74B327">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Q10_2</w:t>
            </w:r>
          </w:p>
        </w:tc>
        <w:tc>
          <w:tcPr>
            <w:tcW w:w="5757" w:type="dxa"/>
            <w:tcBorders>
              <w:top w:val="single" w:color="000000" w:sz="10" w:space="0"/>
              <w:bottom w:val="single" w:color="000000" w:sz="10" w:space="0"/>
            </w:tcBorders>
            <w:vAlign w:val="center"/>
          </w:tcPr>
          <w:p w14:paraId="6C848398">
            <w:pPr>
              <w:overflowPunct w:val="0"/>
              <w:bidi w:val="0"/>
              <w:spacing w:before="0" w:after="0" w:line="240" w:lineRule="auto"/>
              <w:ind w:firstLineChars="200"/>
              <w:jc w:val="left"/>
              <w:textAlignment w:val="auto"/>
              <w:rPr>
                <w:rFonts w:hint="eastAsia" w:ascii="宋体" w:hAnsi="宋体" w:eastAsia="宋体" w:cs="宋体"/>
                <w:sz w:val="24"/>
                <w:szCs w:val="32"/>
              </w:rPr>
            </w:pPr>
            <w:r>
              <w:rPr>
                <w:rFonts w:hint="eastAsia" w:ascii="宋体" w:hAnsi="宋体" w:eastAsia="宋体" w:cs="宋体"/>
                <w:b w:val="0"/>
                <w:sz w:val="21"/>
                <w:szCs w:val="32"/>
              </w:rPr>
              <w:t>考试评价导向，会让我不敢过多投入高阶能力相关教学</w:t>
            </w:r>
          </w:p>
        </w:tc>
        <w:tc>
          <w:tcPr>
            <w:tcW w:w="848" w:type="dxa"/>
            <w:tcBorders>
              <w:top w:val="single" w:color="000000" w:sz="10" w:space="0"/>
              <w:bottom w:val="single" w:color="000000" w:sz="10" w:space="0"/>
            </w:tcBorders>
            <w:vAlign w:val="center"/>
          </w:tcPr>
          <w:p w14:paraId="25BF3E14">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3.48</w:t>
            </w:r>
          </w:p>
        </w:tc>
        <w:tc>
          <w:tcPr>
            <w:tcW w:w="884" w:type="dxa"/>
            <w:tcBorders>
              <w:top w:val="single" w:color="000000" w:sz="10" w:space="0"/>
              <w:bottom w:val="single" w:color="000000" w:sz="10" w:space="0"/>
            </w:tcBorders>
            <w:vAlign w:val="center"/>
          </w:tcPr>
          <w:p w14:paraId="6B6AD31E">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1.17</w:t>
            </w:r>
          </w:p>
        </w:tc>
        <w:tc>
          <w:tcPr>
            <w:tcW w:w="1074" w:type="dxa"/>
            <w:tcBorders>
              <w:top w:val="single" w:color="000000" w:sz="10" w:space="0"/>
              <w:bottom w:val="single" w:color="000000" w:sz="10" w:space="0"/>
            </w:tcBorders>
            <w:vAlign w:val="center"/>
          </w:tcPr>
          <w:p w14:paraId="47F87631">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60.74</w:t>
            </w:r>
          </w:p>
        </w:tc>
      </w:tr>
      <w:tr w14:paraId="49EC7CA7">
        <w:tblPrEx>
          <w:tblCellMar>
            <w:top w:w="65" w:type="dxa"/>
            <w:left w:w="65" w:type="dxa"/>
            <w:bottom w:w="65" w:type="dxa"/>
            <w:right w:w="65" w:type="dxa"/>
          </w:tblCellMar>
        </w:tblPrEx>
        <w:trPr>
          <w:cantSplit/>
          <w:jc w:val="center"/>
        </w:trPr>
        <w:tc>
          <w:tcPr>
            <w:tcW w:w="935" w:type="dxa"/>
            <w:tcBorders>
              <w:top w:val="single" w:color="000000" w:sz="10" w:space="0"/>
              <w:bottom w:val="single" w:color="000000" w:sz="10" w:space="0"/>
            </w:tcBorders>
            <w:vAlign w:val="center"/>
          </w:tcPr>
          <w:p w14:paraId="43DFA036">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Q10_3</w:t>
            </w:r>
          </w:p>
        </w:tc>
        <w:tc>
          <w:tcPr>
            <w:tcW w:w="5757" w:type="dxa"/>
            <w:tcBorders>
              <w:top w:val="single" w:color="000000" w:sz="10" w:space="0"/>
              <w:bottom w:val="single" w:color="000000" w:sz="10" w:space="0"/>
            </w:tcBorders>
            <w:vAlign w:val="center"/>
          </w:tcPr>
          <w:p w14:paraId="5B98DC95">
            <w:pPr>
              <w:overflowPunct w:val="0"/>
              <w:bidi w:val="0"/>
              <w:spacing w:before="0" w:after="0" w:line="240" w:lineRule="auto"/>
              <w:ind w:firstLineChars="200"/>
              <w:jc w:val="left"/>
              <w:textAlignment w:val="auto"/>
              <w:rPr>
                <w:rFonts w:hint="eastAsia" w:ascii="宋体" w:hAnsi="宋体" w:eastAsia="宋体" w:cs="宋体"/>
                <w:sz w:val="24"/>
                <w:szCs w:val="32"/>
              </w:rPr>
            </w:pPr>
            <w:r>
              <w:rPr>
                <w:rFonts w:hint="eastAsia" w:ascii="宋体" w:hAnsi="宋体" w:eastAsia="宋体" w:cs="宋体"/>
                <w:b w:val="0"/>
                <w:sz w:val="21"/>
                <w:szCs w:val="32"/>
              </w:rPr>
              <w:t>缺少现成可用的教学设计、课例素材，不知道具体怎么落地</w:t>
            </w:r>
          </w:p>
        </w:tc>
        <w:tc>
          <w:tcPr>
            <w:tcW w:w="848" w:type="dxa"/>
            <w:tcBorders>
              <w:top w:val="single" w:color="000000" w:sz="10" w:space="0"/>
              <w:bottom w:val="single" w:color="000000" w:sz="10" w:space="0"/>
            </w:tcBorders>
            <w:vAlign w:val="center"/>
          </w:tcPr>
          <w:p w14:paraId="1679DE06">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3.63</w:t>
            </w:r>
          </w:p>
        </w:tc>
        <w:tc>
          <w:tcPr>
            <w:tcW w:w="884" w:type="dxa"/>
            <w:tcBorders>
              <w:top w:val="single" w:color="000000" w:sz="10" w:space="0"/>
              <w:bottom w:val="single" w:color="000000" w:sz="10" w:space="0"/>
            </w:tcBorders>
            <w:vAlign w:val="center"/>
          </w:tcPr>
          <w:p w14:paraId="098B8573">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1.09</w:t>
            </w:r>
          </w:p>
        </w:tc>
        <w:tc>
          <w:tcPr>
            <w:tcW w:w="1074" w:type="dxa"/>
            <w:tcBorders>
              <w:top w:val="single" w:color="000000" w:sz="10" w:space="0"/>
              <w:bottom w:val="single" w:color="000000" w:sz="10" w:space="0"/>
            </w:tcBorders>
            <w:vAlign w:val="center"/>
          </w:tcPr>
          <w:p w14:paraId="46BACF60">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69.94</w:t>
            </w:r>
          </w:p>
        </w:tc>
      </w:tr>
      <w:tr w14:paraId="76FCB59C">
        <w:tblPrEx>
          <w:tblCellMar>
            <w:top w:w="65" w:type="dxa"/>
            <w:left w:w="65" w:type="dxa"/>
            <w:bottom w:w="65" w:type="dxa"/>
            <w:right w:w="65" w:type="dxa"/>
          </w:tblCellMar>
        </w:tblPrEx>
        <w:trPr>
          <w:cantSplit/>
          <w:jc w:val="center"/>
        </w:trPr>
        <w:tc>
          <w:tcPr>
            <w:tcW w:w="935" w:type="dxa"/>
            <w:tcBorders>
              <w:top w:val="single" w:color="000000" w:sz="10" w:space="0"/>
              <w:bottom w:val="single" w:color="000000" w:sz="10" w:space="0"/>
            </w:tcBorders>
            <w:vAlign w:val="center"/>
          </w:tcPr>
          <w:p w14:paraId="7C7B3C71">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Q10_4</w:t>
            </w:r>
          </w:p>
        </w:tc>
        <w:tc>
          <w:tcPr>
            <w:tcW w:w="5757" w:type="dxa"/>
            <w:tcBorders>
              <w:top w:val="single" w:color="000000" w:sz="10" w:space="0"/>
              <w:bottom w:val="single" w:color="000000" w:sz="10" w:space="0"/>
            </w:tcBorders>
            <w:vAlign w:val="center"/>
          </w:tcPr>
          <w:p w14:paraId="7C57B7C6">
            <w:pPr>
              <w:overflowPunct w:val="0"/>
              <w:bidi w:val="0"/>
              <w:spacing w:before="0" w:after="0" w:line="240" w:lineRule="auto"/>
              <w:ind w:firstLineChars="200"/>
              <w:jc w:val="left"/>
              <w:textAlignment w:val="auto"/>
              <w:rPr>
                <w:rFonts w:hint="eastAsia" w:ascii="宋体" w:hAnsi="宋体" w:eastAsia="宋体" w:cs="宋体"/>
                <w:sz w:val="24"/>
                <w:szCs w:val="32"/>
              </w:rPr>
            </w:pPr>
            <w:r>
              <w:rPr>
                <w:rFonts w:hint="eastAsia" w:ascii="宋体" w:hAnsi="宋体" w:eastAsia="宋体" w:cs="宋体"/>
                <w:b w:val="0"/>
                <w:sz w:val="21"/>
                <w:szCs w:val="32"/>
              </w:rPr>
              <w:t>班级学生基础参差不齐，部分学生跟不上探究类高阶任务</w:t>
            </w:r>
          </w:p>
        </w:tc>
        <w:tc>
          <w:tcPr>
            <w:tcW w:w="848" w:type="dxa"/>
            <w:tcBorders>
              <w:top w:val="single" w:color="000000" w:sz="10" w:space="0"/>
              <w:bottom w:val="single" w:color="000000" w:sz="10" w:space="0"/>
            </w:tcBorders>
            <w:vAlign w:val="center"/>
          </w:tcPr>
          <w:p w14:paraId="0922864A">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3.93</w:t>
            </w:r>
          </w:p>
        </w:tc>
        <w:tc>
          <w:tcPr>
            <w:tcW w:w="884" w:type="dxa"/>
            <w:tcBorders>
              <w:top w:val="single" w:color="000000" w:sz="10" w:space="0"/>
              <w:bottom w:val="single" w:color="000000" w:sz="10" w:space="0"/>
            </w:tcBorders>
            <w:vAlign w:val="center"/>
          </w:tcPr>
          <w:p w14:paraId="3DBB419C">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0.98</w:t>
            </w:r>
          </w:p>
        </w:tc>
        <w:tc>
          <w:tcPr>
            <w:tcW w:w="1074" w:type="dxa"/>
            <w:tcBorders>
              <w:top w:val="single" w:color="000000" w:sz="10" w:space="0"/>
              <w:bottom w:val="single" w:color="000000" w:sz="10" w:space="0"/>
            </w:tcBorders>
            <w:vAlign w:val="center"/>
          </w:tcPr>
          <w:p w14:paraId="7974CE55">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81.60</w:t>
            </w:r>
          </w:p>
        </w:tc>
      </w:tr>
      <w:tr w14:paraId="7019A7A7">
        <w:tblPrEx>
          <w:tblCellMar>
            <w:top w:w="65" w:type="dxa"/>
            <w:left w:w="65" w:type="dxa"/>
            <w:bottom w:w="65" w:type="dxa"/>
            <w:right w:w="65" w:type="dxa"/>
          </w:tblCellMar>
        </w:tblPrEx>
        <w:trPr>
          <w:cantSplit/>
          <w:jc w:val="center"/>
        </w:trPr>
        <w:tc>
          <w:tcPr>
            <w:tcW w:w="935" w:type="dxa"/>
            <w:tcBorders>
              <w:top w:val="single" w:color="000000" w:sz="10" w:space="0"/>
              <w:bottom w:val="single" w:color="000000" w:sz="10" w:space="0"/>
            </w:tcBorders>
            <w:vAlign w:val="center"/>
          </w:tcPr>
          <w:p w14:paraId="5229A586">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Q10_5</w:t>
            </w:r>
          </w:p>
        </w:tc>
        <w:tc>
          <w:tcPr>
            <w:tcW w:w="5757" w:type="dxa"/>
            <w:tcBorders>
              <w:top w:val="single" w:color="000000" w:sz="10" w:space="0"/>
              <w:bottom w:val="single" w:color="000000" w:sz="10" w:space="0"/>
            </w:tcBorders>
            <w:vAlign w:val="center"/>
          </w:tcPr>
          <w:p w14:paraId="51DF4CE3">
            <w:pPr>
              <w:overflowPunct w:val="0"/>
              <w:bidi w:val="0"/>
              <w:spacing w:before="0" w:after="0" w:line="240" w:lineRule="auto"/>
              <w:ind w:firstLineChars="200"/>
              <w:jc w:val="left"/>
              <w:textAlignment w:val="auto"/>
              <w:rPr>
                <w:rFonts w:hint="eastAsia" w:ascii="宋体" w:hAnsi="宋体" w:eastAsia="宋体" w:cs="宋体"/>
                <w:sz w:val="24"/>
                <w:szCs w:val="32"/>
              </w:rPr>
            </w:pPr>
            <w:r>
              <w:rPr>
                <w:rFonts w:hint="eastAsia" w:ascii="宋体" w:hAnsi="宋体" w:eastAsia="宋体" w:cs="宋体"/>
                <w:b w:val="0"/>
                <w:sz w:val="21"/>
                <w:szCs w:val="32"/>
              </w:rPr>
              <w:t>学校教研培训中，关于高阶能力落地的实操指导比较少</w:t>
            </w:r>
          </w:p>
        </w:tc>
        <w:tc>
          <w:tcPr>
            <w:tcW w:w="848" w:type="dxa"/>
            <w:tcBorders>
              <w:top w:val="single" w:color="000000" w:sz="10" w:space="0"/>
              <w:bottom w:val="single" w:color="000000" w:sz="10" w:space="0"/>
            </w:tcBorders>
            <w:vAlign w:val="center"/>
          </w:tcPr>
          <w:p w14:paraId="1A949C98">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3.44</w:t>
            </w:r>
          </w:p>
        </w:tc>
        <w:tc>
          <w:tcPr>
            <w:tcW w:w="884" w:type="dxa"/>
            <w:tcBorders>
              <w:top w:val="single" w:color="000000" w:sz="10" w:space="0"/>
              <w:bottom w:val="single" w:color="000000" w:sz="10" w:space="0"/>
            </w:tcBorders>
            <w:vAlign w:val="center"/>
          </w:tcPr>
          <w:p w14:paraId="76253BBC">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1.17</w:t>
            </w:r>
          </w:p>
        </w:tc>
        <w:tc>
          <w:tcPr>
            <w:tcW w:w="1074" w:type="dxa"/>
            <w:tcBorders>
              <w:top w:val="single" w:color="000000" w:sz="10" w:space="0"/>
              <w:bottom w:val="single" w:color="000000" w:sz="10" w:space="0"/>
            </w:tcBorders>
            <w:vAlign w:val="center"/>
          </w:tcPr>
          <w:p w14:paraId="65BB2A49">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60.12</w:t>
            </w:r>
          </w:p>
        </w:tc>
      </w:tr>
      <w:tr w14:paraId="640D7225">
        <w:tblPrEx>
          <w:tblCellMar>
            <w:top w:w="65" w:type="dxa"/>
            <w:left w:w="65" w:type="dxa"/>
            <w:bottom w:w="65" w:type="dxa"/>
            <w:right w:w="65" w:type="dxa"/>
          </w:tblCellMar>
        </w:tblPrEx>
        <w:trPr>
          <w:cantSplit/>
          <w:jc w:val="center"/>
        </w:trPr>
        <w:tc>
          <w:tcPr>
            <w:tcW w:w="935" w:type="dxa"/>
            <w:tcBorders>
              <w:top w:val="single" w:color="000000" w:sz="10" w:space="0"/>
              <w:bottom w:val="single" w:color="000000" w:sz="10" w:space="0"/>
            </w:tcBorders>
            <w:vAlign w:val="center"/>
          </w:tcPr>
          <w:p w14:paraId="5855B1E5">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Q10_6</w:t>
            </w:r>
          </w:p>
        </w:tc>
        <w:tc>
          <w:tcPr>
            <w:tcW w:w="5757" w:type="dxa"/>
            <w:tcBorders>
              <w:top w:val="single" w:color="000000" w:sz="10" w:space="0"/>
              <w:bottom w:val="single" w:color="000000" w:sz="10" w:space="0"/>
            </w:tcBorders>
            <w:vAlign w:val="center"/>
          </w:tcPr>
          <w:p w14:paraId="6D69622C">
            <w:pPr>
              <w:overflowPunct w:val="0"/>
              <w:bidi w:val="0"/>
              <w:spacing w:before="0" w:after="0" w:line="240" w:lineRule="auto"/>
              <w:ind w:firstLineChars="200"/>
              <w:jc w:val="left"/>
              <w:textAlignment w:val="auto"/>
              <w:rPr>
                <w:rFonts w:hint="eastAsia" w:ascii="宋体" w:hAnsi="宋体" w:eastAsia="宋体" w:cs="宋体"/>
                <w:sz w:val="24"/>
                <w:szCs w:val="32"/>
              </w:rPr>
            </w:pPr>
            <w:r>
              <w:rPr>
                <w:rFonts w:hint="eastAsia" w:ascii="宋体" w:hAnsi="宋体" w:eastAsia="宋体" w:cs="宋体"/>
                <w:b w:val="0"/>
                <w:sz w:val="21"/>
                <w:szCs w:val="32"/>
              </w:rPr>
              <w:t>高阶课堂组织管理难度大，容易出现课堂秩序不好把控的情况</w:t>
            </w:r>
          </w:p>
        </w:tc>
        <w:tc>
          <w:tcPr>
            <w:tcW w:w="848" w:type="dxa"/>
            <w:tcBorders>
              <w:top w:val="single" w:color="000000" w:sz="10" w:space="0"/>
              <w:bottom w:val="single" w:color="000000" w:sz="10" w:space="0"/>
            </w:tcBorders>
            <w:vAlign w:val="center"/>
          </w:tcPr>
          <w:p w14:paraId="7DEA1F60">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3.62</w:t>
            </w:r>
          </w:p>
        </w:tc>
        <w:tc>
          <w:tcPr>
            <w:tcW w:w="884" w:type="dxa"/>
            <w:tcBorders>
              <w:top w:val="single" w:color="000000" w:sz="10" w:space="0"/>
              <w:bottom w:val="single" w:color="000000" w:sz="10" w:space="0"/>
            </w:tcBorders>
            <w:vAlign w:val="center"/>
          </w:tcPr>
          <w:p w14:paraId="449AC0CE">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1.15</w:t>
            </w:r>
          </w:p>
        </w:tc>
        <w:tc>
          <w:tcPr>
            <w:tcW w:w="1074" w:type="dxa"/>
            <w:tcBorders>
              <w:top w:val="single" w:color="000000" w:sz="10" w:space="0"/>
              <w:bottom w:val="single" w:color="000000" w:sz="10" w:space="0"/>
            </w:tcBorders>
            <w:vAlign w:val="center"/>
          </w:tcPr>
          <w:p w14:paraId="2FCCFA62">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67.48</w:t>
            </w:r>
          </w:p>
        </w:tc>
      </w:tr>
    </w:tbl>
    <w:p w14:paraId="1FB67A2F">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kern w:val="0"/>
          <w:sz w:val="24"/>
        </w:rPr>
        <w:t>现实阻碍维度均值为3.64。学生基础差异导致部分学生难以跟上探究任务的均值最高，为3.93，符合比例81.60%；课时紧、任务重均值3.74，符合比例70.55%。缺少可用课例素材与课堂组织困难均值分别为3.63和3.62。教师的困难</w:t>
      </w:r>
      <w:r>
        <w:rPr>
          <w:rFonts w:hint="eastAsia" w:ascii="宋体" w:hAnsi="宋体" w:eastAsia="宋体" w:cs="宋体"/>
          <w:b w:val="0"/>
          <w:kern w:val="0"/>
          <w:sz w:val="24"/>
          <w:lang w:val="en-US" w:eastAsia="zh-CN"/>
        </w:rPr>
        <w:t>主要</w:t>
      </w:r>
      <w:r>
        <w:rPr>
          <w:rFonts w:hint="eastAsia" w:ascii="宋体" w:hAnsi="宋体" w:eastAsia="宋体" w:cs="宋体"/>
          <w:b w:val="0"/>
          <w:kern w:val="0"/>
          <w:sz w:val="24"/>
        </w:rPr>
        <w:t>集中</w:t>
      </w:r>
      <w:r>
        <w:rPr>
          <w:rFonts w:hint="eastAsia" w:ascii="宋体" w:hAnsi="宋体" w:eastAsia="宋体" w:cs="宋体"/>
          <w:b w:val="0"/>
          <w:kern w:val="0"/>
          <w:sz w:val="24"/>
          <w:lang w:val="en-US" w:eastAsia="zh-CN"/>
        </w:rPr>
        <w:t>在</w:t>
      </w:r>
      <w:r>
        <w:rPr>
          <w:rFonts w:hint="eastAsia" w:ascii="宋体" w:hAnsi="宋体" w:eastAsia="宋体" w:cs="宋体"/>
          <w:b w:val="0"/>
          <w:kern w:val="0"/>
          <w:sz w:val="24"/>
        </w:rPr>
        <w:t>兼顾不同学生、安排探究时间与组织实施</w:t>
      </w:r>
      <w:r>
        <w:rPr>
          <w:rFonts w:hint="eastAsia" w:ascii="宋体" w:hAnsi="宋体" w:eastAsia="宋体" w:cs="宋体"/>
          <w:b w:val="0"/>
          <w:kern w:val="0"/>
          <w:sz w:val="24"/>
          <w:lang w:val="en-US" w:eastAsia="zh-CN"/>
        </w:rPr>
        <w:t>上</w:t>
      </w:r>
      <w:r>
        <w:rPr>
          <w:rFonts w:hint="eastAsia" w:ascii="宋体" w:hAnsi="宋体" w:eastAsia="宋体" w:cs="宋体"/>
          <w:b w:val="0"/>
          <w:kern w:val="0"/>
          <w:sz w:val="24"/>
        </w:rPr>
        <w:t>。后续实践应加强任务</w:t>
      </w:r>
      <w:r>
        <w:rPr>
          <w:rFonts w:hint="eastAsia" w:ascii="宋体" w:hAnsi="宋体" w:eastAsia="宋体" w:cs="宋体"/>
          <w:b w:val="0"/>
          <w:kern w:val="0"/>
          <w:sz w:val="24"/>
          <w:lang w:val="en-US" w:eastAsia="zh-CN"/>
        </w:rPr>
        <w:t>分层</w:t>
      </w:r>
      <w:r>
        <w:rPr>
          <w:rFonts w:hint="eastAsia" w:ascii="宋体" w:hAnsi="宋体" w:eastAsia="宋体" w:cs="宋体"/>
          <w:b w:val="0"/>
          <w:kern w:val="0"/>
          <w:sz w:val="24"/>
        </w:rPr>
        <w:t>、</w:t>
      </w:r>
      <w:r>
        <w:rPr>
          <w:rFonts w:hint="eastAsia" w:ascii="宋体" w:hAnsi="宋体" w:eastAsia="宋体" w:cs="宋体"/>
          <w:b w:val="0"/>
          <w:kern w:val="0"/>
          <w:sz w:val="24"/>
          <w:lang w:val="en-US" w:eastAsia="zh-CN"/>
        </w:rPr>
        <w:t>适时提供学习</w:t>
      </w:r>
      <w:r>
        <w:rPr>
          <w:rFonts w:hint="eastAsia" w:ascii="宋体" w:hAnsi="宋体" w:eastAsia="宋体" w:cs="宋体"/>
          <w:b w:val="0"/>
          <w:kern w:val="0"/>
          <w:sz w:val="24"/>
        </w:rPr>
        <w:t>支架和</w:t>
      </w:r>
      <w:r>
        <w:rPr>
          <w:rFonts w:hint="eastAsia" w:ascii="宋体" w:hAnsi="宋体" w:eastAsia="宋体" w:cs="宋体"/>
          <w:b w:val="0"/>
          <w:kern w:val="0"/>
          <w:sz w:val="24"/>
          <w:lang w:val="en-US" w:eastAsia="zh-CN"/>
        </w:rPr>
        <w:t>反馈</w:t>
      </w:r>
      <w:r>
        <w:rPr>
          <w:rFonts w:hint="eastAsia" w:ascii="宋体" w:hAnsi="宋体" w:eastAsia="宋体" w:cs="宋体"/>
          <w:b w:val="0"/>
          <w:kern w:val="0"/>
          <w:sz w:val="24"/>
        </w:rPr>
        <w:t>支持，避免</w:t>
      </w:r>
      <w:r>
        <w:rPr>
          <w:rFonts w:hint="eastAsia" w:ascii="宋体" w:hAnsi="宋体" w:eastAsia="宋体" w:cs="宋体"/>
          <w:b w:val="0"/>
          <w:kern w:val="0"/>
          <w:sz w:val="24"/>
          <w:lang w:val="en-US" w:eastAsia="zh-CN"/>
        </w:rPr>
        <w:t>一刀切</w:t>
      </w:r>
      <w:r>
        <w:rPr>
          <w:rFonts w:hint="eastAsia" w:ascii="宋体" w:hAnsi="宋体" w:eastAsia="宋体" w:cs="宋体"/>
          <w:b w:val="0"/>
          <w:kern w:val="0"/>
          <w:sz w:val="24"/>
        </w:rPr>
        <w:t>。</w:t>
      </w:r>
    </w:p>
    <w:p w14:paraId="64FDE8DA">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C00000"/>
          <w:kern w:val="0"/>
          <w:sz w:val="24"/>
        </w:rPr>
      </w:pPr>
      <w:r>
        <w:rPr>
          <w:rFonts w:hint="eastAsia" w:ascii="宋体" w:hAnsi="宋体" w:eastAsia="宋体" w:cs="宋体"/>
          <w:b w:val="0"/>
          <w:kern w:val="0"/>
          <w:sz w:val="24"/>
        </w:rPr>
        <w:t>支持需求多选题中，</w:t>
      </w:r>
      <w:r>
        <w:rPr>
          <w:rFonts w:hint="eastAsia" w:ascii="宋体" w:hAnsi="宋体" w:eastAsia="宋体" w:cs="宋体"/>
          <w:b w:val="0"/>
          <w:kern w:val="0"/>
          <w:sz w:val="24"/>
          <w:lang w:val="en-US" w:eastAsia="zh-CN"/>
        </w:rPr>
        <w:t>对</w:t>
      </w:r>
      <w:r>
        <w:rPr>
          <w:rFonts w:hint="eastAsia" w:ascii="宋体" w:hAnsi="宋体" w:eastAsia="宋体" w:cs="宋体"/>
          <w:b w:val="0"/>
          <w:kern w:val="0"/>
          <w:sz w:val="24"/>
        </w:rPr>
        <w:t>实操培训与教研研讨</w:t>
      </w:r>
      <w:r>
        <w:rPr>
          <w:rFonts w:hint="eastAsia" w:ascii="宋体" w:hAnsi="宋体" w:eastAsia="宋体" w:cs="宋体"/>
          <w:b w:val="0"/>
          <w:kern w:val="0"/>
          <w:sz w:val="24"/>
          <w:lang w:val="en-US" w:eastAsia="zh-CN"/>
        </w:rPr>
        <w:t>有需求的</w:t>
      </w:r>
      <w:r>
        <w:rPr>
          <w:rFonts w:hint="eastAsia" w:ascii="宋体" w:hAnsi="宋体" w:eastAsia="宋体" w:cs="宋体"/>
          <w:b w:val="0"/>
          <w:kern w:val="0"/>
          <w:sz w:val="24"/>
        </w:rPr>
        <w:t>有120人，占73.62%；</w:t>
      </w:r>
      <w:r>
        <w:rPr>
          <w:rFonts w:hint="eastAsia" w:ascii="宋体" w:hAnsi="宋体" w:eastAsia="宋体" w:cs="宋体"/>
          <w:b w:val="0"/>
          <w:kern w:val="0"/>
          <w:sz w:val="24"/>
          <w:lang w:val="en-US" w:eastAsia="zh-CN"/>
        </w:rPr>
        <w:t>对</w:t>
      </w:r>
      <w:r>
        <w:rPr>
          <w:rFonts w:hint="eastAsia" w:ascii="宋体" w:hAnsi="宋体" w:eastAsia="宋体" w:cs="宋体"/>
          <w:b w:val="0"/>
          <w:kern w:val="0"/>
          <w:sz w:val="24"/>
        </w:rPr>
        <w:t>教案、实录与优秀课例资源有</w:t>
      </w:r>
      <w:r>
        <w:rPr>
          <w:rFonts w:hint="eastAsia" w:ascii="宋体" w:hAnsi="宋体" w:eastAsia="宋体" w:cs="宋体"/>
          <w:b w:val="0"/>
          <w:kern w:val="0"/>
          <w:sz w:val="24"/>
          <w:lang w:val="en-US" w:eastAsia="zh-CN"/>
        </w:rPr>
        <w:t>需求的有</w:t>
      </w:r>
      <w:r>
        <w:rPr>
          <w:rFonts w:hint="eastAsia" w:ascii="宋体" w:hAnsi="宋体" w:eastAsia="宋体" w:cs="宋体"/>
          <w:b w:val="0"/>
          <w:kern w:val="0"/>
          <w:sz w:val="24"/>
        </w:rPr>
        <w:t>118人，占72.39%；</w:t>
      </w:r>
      <w:r>
        <w:rPr>
          <w:rFonts w:hint="eastAsia" w:ascii="宋体" w:hAnsi="宋体" w:eastAsia="宋体" w:cs="宋体"/>
          <w:b w:val="0"/>
          <w:kern w:val="0"/>
          <w:sz w:val="24"/>
          <w:lang w:val="en-US" w:eastAsia="zh-CN"/>
        </w:rPr>
        <w:t>同时，有93人呼吁</w:t>
      </w:r>
      <w:r>
        <w:rPr>
          <w:rFonts w:hint="eastAsia" w:ascii="宋体" w:hAnsi="宋体" w:eastAsia="宋体" w:cs="宋体"/>
          <w:b w:val="0"/>
          <w:kern w:val="0"/>
          <w:sz w:val="24"/>
        </w:rPr>
        <w:t>减轻课时压力与优化作业评价，占57.06%。教师的需求较集中地指向可用于课堂的专业支持，与任务设计、课时安排及学情适配方面的困难相呼应。</w:t>
      </w:r>
      <w:r>
        <w:rPr>
          <w:rFonts w:hint="eastAsia" w:ascii="宋体" w:hAnsi="宋体" w:eastAsia="宋体" w:cs="宋体"/>
          <w:b w:val="0"/>
          <w:kern w:val="0"/>
          <w:sz w:val="24"/>
        </w:rPr>
        <w:br w:type="textWrapping"/>
      </w:r>
      <w:r>
        <w:rPr>
          <w:rFonts w:hint="eastAsia" w:ascii="宋体" w:hAnsi="宋体" w:eastAsia="宋体" w:cs="宋体"/>
          <w:b w:val="0"/>
          <w:color w:val="C00000"/>
          <w:kern w:val="0"/>
          <w:sz w:val="24"/>
          <w:lang w:val="en-US" w:eastAsia="zh-CN"/>
        </w:rPr>
        <w:t>3）开放性问题的质性分析</w:t>
      </w:r>
      <w:r>
        <w:rPr>
          <w:rFonts w:hint="eastAsia" w:ascii="宋体" w:hAnsi="宋体" w:eastAsia="宋体" w:cs="宋体"/>
          <w:b w:val="0"/>
          <w:color w:val="C00000"/>
          <w:kern w:val="0"/>
          <w:sz w:val="24"/>
        </w:rPr>
        <w:br w:type="textWrapping"/>
      </w:r>
      <w:r>
        <w:rPr>
          <w:rFonts w:hint="eastAsia" w:ascii="宋体" w:hAnsi="宋体" w:eastAsia="宋体" w:cs="宋体"/>
          <w:b w:val="0"/>
          <w:color w:val="C00000"/>
          <w:kern w:val="0"/>
          <w:sz w:val="24"/>
          <w:lang w:val="en-US" w:eastAsia="zh-CN"/>
        </w:rPr>
        <w:t xml:space="preserve">    调查</w:t>
      </w:r>
      <w:r>
        <w:rPr>
          <w:rFonts w:hint="eastAsia" w:ascii="宋体" w:hAnsi="宋体" w:eastAsia="宋体" w:cs="宋体"/>
          <w:b w:val="0"/>
          <w:color w:val="C00000"/>
          <w:kern w:val="0"/>
          <w:sz w:val="24"/>
        </w:rPr>
        <w:t>显示，</w:t>
      </w:r>
      <w:r>
        <w:rPr>
          <w:rFonts w:hint="eastAsia" w:ascii="宋体" w:hAnsi="宋体" w:eastAsia="宋体" w:cs="宋体"/>
          <w:b w:val="0"/>
          <w:color w:val="C00000"/>
          <w:kern w:val="0"/>
          <w:sz w:val="24"/>
          <w:lang w:val="en-US" w:eastAsia="zh-CN"/>
        </w:rPr>
        <w:t>教师</w:t>
      </w:r>
      <w:r>
        <w:rPr>
          <w:rFonts w:hint="eastAsia" w:ascii="宋体" w:hAnsi="宋体" w:eastAsia="宋体" w:cs="宋体"/>
          <w:b w:val="0"/>
          <w:color w:val="C00000"/>
          <w:kern w:val="0"/>
          <w:sz w:val="24"/>
        </w:rPr>
        <w:t>对在中学课堂开展高阶能力培育总体持肯定态度，认为其必要且重要，关系课堂深度与广度、学科核心素养落地、中考改革方向以及终身学习能力形成。同时，担忧集中在应试压力、课时紧张、学情差异、评价方式与教师实操能力等方面。建议以稳妥试点、分层推进、系统支持为基本思路。</w:t>
      </w:r>
    </w:p>
    <w:p w14:paraId="76E326DB">
      <w:pPr>
        <w:pageBreakBefore w:val="0"/>
        <w:overflowPunct w:val="0"/>
        <w:bidi w:val="0"/>
        <w:snapToGrid w:val="0"/>
        <w:spacing w:before="0" w:after="0" w:line="360" w:lineRule="auto"/>
        <w:ind w:firstLine="480" w:firstLineChars="200"/>
        <w:jc w:val="both"/>
        <w:textAlignment w:val="auto"/>
        <w:outlineLvl w:val="5"/>
        <w:rPr>
          <w:rFonts w:hint="eastAsia" w:ascii="宋体" w:hAnsi="宋体" w:eastAsia="宋体" w:cs="宋体"/>
          <w:color w:val="C00000"/>
          <w:kern w:val="0"/>
          <w:sz w:val="24"/>
        </w:rPr>
      </w:pPr>
      <w:r>
        <w:rPr>
          <w:rFonts w:hint="eastAsia" w:ascii="宋体" w:hAnsi="宋体" w:eastAsia="宋体" w:cs="宋体"/>
          <w:b w:val="0"/>
          <w:color w:val="C00000"/>
          <w:kern w:val="0"/>
          <w:sz w:val="24"/>
          <w:lang w:val="en-US" w:eastAsia="zh-CN"/>
        </w:rPr>
        <w:t>①主要观点与建议</w:t>
      </w:r>
      <w:r>
        <w:rPr>
          <w:rFonts w:hint="eastAsia" w:ascii="宋体" w:hAnsi="宋体" w:eastAsia="宋体" w:cs="宋体"/>
          <w:b w:val="0"/>
          <w:color w:val="C00000"/>
          <w:kern w:val="0"/>
          <w:sz w:val="24"/>
        </w:rPr>
        <w:br w:type="textWrapping"/>
      </w:r>
      <w:r>
        <w:rPr>
          <w:rFonts w:hint="eastAsia" w:ascii="宋体" w:hAnsi="宋体" w:eastAsia="宋体" w:cs="宋体"/>
          <w:b w:val="0"/>
          <w:color w:val="C00000"/>
          <w:kern w:val="0"/>
          <w:sz w:val="24"/>
          <w:lang w:val="en-US" w:eastAsia="zh-CN"/>
        </w:rPr>
        <w:t xml:space="preserve">    </w:t>
      </w:r>
      <w:r>
        <w:rPr>
          <w:rFonts w:hint="eastAsia" w:ascii="宋体" w:hAnsi="宋体" w:eastAsia="宋体" w:cs="宋体"/>
          <w:b w:val="0"/>
          <w:color w:val="C00000"/>
          <w:kern w:val="0"/>
          <w:sz w:val="24"/>
        </w:rPr>
        <w:t>一是价值认同。高阶能力培养与中考改革、初高中衔接、为国育才方向一致，不仅不与应试目标冲突，反而有助于深度学习与核心素养落实。</w:t>
      </w:r>
      <w:r>
        <w:rPr>
          <w:rFonts w:hint="eastAsia" w:ascii="宋体" w:hAnsi="宋体" w:eastAsia="宋体" w:cs="宋体"/>
          <w:b w:val="0"/>
          <w:color w:val="C00000"/>
          <w:kern w:val="0"/>
          <w:sz w:val="24"/>
        </w:rPr>
        <w:br w:type="textWrapping"/>
      </w:r>
      <w:r>
        <w:rPr>
          <w:rFonts w:hint="eastAsia" w:ascii="宋体" w:hAnsi="宋体" w:eastAsia="宋体" w:cs="宋体"/>
          <w:b w:val="0"/>
          <w:color w:val="C00000"/>
          <w:kern w:val="0"/>
          <w:sz w:val="24"/>
          <w:lang w:val="en-US" w:eastAsia="zh-CN"/>
        </w:rPr>
        <w:t xml:space="preserve">    </w:t>
      </w:r>
      <w:r>
        <w:rPr>
          <w:rFonts w:hint="eastAsia" w:ascii="宋体" w:hAnsi="宋体" w:eastAsia="宋体" w:cs="宋体"/>
          <w:b w:val="0"/>
          <w:color w:val="C00000"/>
          <w:kern w:val="0"/>
          <w:sz w:val="24"/>
        </w:rPr>
        <w:t>二是实施路径。可先在部分课例、拓展课、社团课中尝试，逐步推进；日常教学中也应设计问题链和探究思辨活动；小班教学更利于开展；需要统筹课时，减轻师生课业负担，为思维训练留出时间。</w:t>
      </w:r>
      <w:r>
        <w:rPr>
          <w:rFonts w:hint="eastAsia" w:ascii="宋体" w:hAnsi="宋体" w:eastAsia="宋体" w:cs="宋体"/>
          <w:b w:val="0"/>
          <w:color w:val="C00000"/>
          <w:kern w:val="0"/>
          <w:sz w:val="24"/>
        </w:rPr>
        <w:br w:type="textWrapping"/>
      </w:r>
      <w:r>
        <w:rPr>
          <w:rFonts w:hint="eastAsia" w:ascii="宋体" w:hAnsi="宋体" w:eastAsia="宋体" w:cs="宋体"/>
          <w:b w:val="0"/>
          <w:color w:val="C00000"/>
          <w:kern w:val="0"/>
          <w:sz w:val="24"/>
          <w:lang w:val="en-US" w:eastAsia="zh-CN"/>
        </w:rPr>
        <w:t xml:space="preserve">    </w:t>
      </w:r>
      <w:r>
        <w:rPr>
          <w:rFonts w:hint="eastAsia" w:ascii="宋体" w:hAnsi="宋体" w:eastAsia="宋体" w:cs="宋体"/>
          <w:b w:val="0"/>
          <w:color w:val="C00000"/>
          <w:kern w:val="0"/>
          <w:sz w:val="24"/>
        </w:rPr>
        <w:t>三是分层与学情。根据学生差异设计不同梯度问题，兼顾基础落实与思维提升，关注后进生如何跟上课堂思维节奏，避免只面向少数学生。</w:t>
      </w:r>
      <w:r>
        <w:rPr>
          <w:rFonts w:hint="eastAsia" w:ascii="宋体" w:hAnsi="宋体" w:eastAsia="宋体" w:cs="宋体"/>
          <w:b w:val="0"/>
          <w:color w:val="C00000"/>
          <w:kern w:val="0"/>
          <w:sz w:val="24"/>
        </w:rPr>
        <w:br w:type="textWrapping"/>
      </w:r>
      <w:r>
        <w:rPr>
          <w:rFonts w:hint="eastAsia" w:ascii="宋体" w:hAnsi="宋体" w:eastAsia="宋体" w:cs="宋体"/>
          <w:b w:val="0"/>
          <w:color w:val="C00000"/>
          <w:kern w:val="0"/>
          <w:sz w:val="24"/>
          <w:lang w:val="en-US" w:eastAsia="zh-CN"/>
        </w:rPr>
        <w:t xml:space="preserve">    </w:t>
      </w:r>
      <w:r>
        <w:rPr>
          <w:rFonts w:hint="eastAsia" w:ascii="宋体" w:hAnsi="宋体" w:eastAsia="宋体" w:cs="宋体"/>
          <w:b w:val="0"/>
          <w:color w:val="C00000"/>
          <w:kern w:val="0"/>
          <w:sz w:val="24"/>
        </w:rPr>
        <w:t>四是教学方式。强调真实情境、项目式学习、多学科融合、大思政、德育美育等载体，搭建探究、思辨类活动，促进高阶思维训练。</w:t>
      </w:r>
      <w:r>
        <w:rPr>
          <w:rFonts w:hint="eastAsia" w:ascii="宋体" w:hAnsi="宋体" w:eastAsia="宋体" w:cs="宋体"/>
          <w:b w:val="0"/>
          <w:color w:val="C00000"/>
          <w:kern w:val="0"/>
          <w:sz w:val="24"/>
        </w:rPr>
        <w:br w:type="textWrapping"/>
      </w:r>
      <w:r>
        <w:rPr>
          <w:rFonts w:hint="eastAsia" w:ascii="宋体" w:hAnsi="宋体" w:eastAsia="宋体" w:cs="宋体"/>
          <w:b w:val="0"/>
          <w:color w:val="C00000"/>
          <w:kern w:val="0"/>
          <w:sz w:val="24"/>
          <w:lang w:val="en-US" w:eastAsia="zh-CN"/>
        </w:rPr>
        <w:t xml:space="preserve">    </w:t>
      </w:r>
      <w:r>
        <w:rPr>
          <w:rFonts w:hint="eastAsia" w:ascii="宋体" w:hAnsi="宋体" w:eastAsia="宋体" w:cs="宋体"/>
          <w:b w:val="0"/>
          <w:color w:val="C00000"/>
          <w:kern w:val="0"/>
          <w:sz w:val="24"/>
        </w:rPr>
        <w:t>五是教师支持。希望获得专题培训、具体指导、优秀案例、数字化工具、可落地课程大纲和学科团队共进，推动从理念灌输转向实训与教学设计能力提升。</w:t>
      </w:r>
      <w:r>
        <w:rPr>
          <w:rFonts w:hint="eastAsia" w:ascii="宋体" w:hAnsi="宋体" w:eastAsia="宋体" w:cs="宋体"/>
          <w:b w:val="0"/>
          <w:color w:val="C00000"/>
          <w:kern w:val="0"/>
          <w:sz w:val="24"/>
        </w:rPr>
        <w:br w:type="textWrapping"/>
      </w:r>
      <w:r>
        <w:rPr>
          <w:rFonts w:hint="eastAsia" w:ascii="宋体" w:hAnsi="宋体" w:eastAsia="宋体" w:cs="宋体"/>
          <w:b w:val="0"/>
          <w:color w:val="C00000"/>
          <w:kern w:val="0"/>
          <w:sz w:val="24"/>
          <w:lang w:val="en-US" w:eastAsia="zh-CN"/>
        </w:rPr>
        <w:t xml:space="preserve">    </w:t>
      </w:r>
      <w:r>
        <w:rPr>
          <w:rFonts w:hint="eastAsia" w:ascii="宋体" w:hAnsi="宋体" w:eastAsia="宋体" w:cs="宋体"/>
          <w:b w:val="0"/>
          <w:color w:val="C00000"/>
          <w:kern w:val="0"/>
          <w:sz w:val="24"/>
        </w:rPr>
        <w:t>六是评价改革。现有纸笔测试难以有效衡量高阶能力，课堂评价偏主观，需要调整考核方式，探索更客观、多元的评价标准。</w:t>
      </w:r>
    </w:p>
    <w:p w14:paraId="238C6A2F">
      <w:pPr>
        <w:pageBreakBefore w:val="0"/>
        <w:overflowPunct w:val="0"/>
        <w:bidi w:val="0"/>
        <w:snapToGrid w:val="0"/>
        <w:spacing w:before="0" w:after="0" w:line="360" w:lineRule="auto"/>
        <w:ind w:firstLine="480" w:firstLineChars="200"/>
        <w:jc w:val="both"/>
        <w:textAlignment w:val="auto"/>
        <w:outlineLvl w:val="5"/>
        <w:rPr>
          <w:rFonts w:hint="eastAsia" w:ascii="宋体" w:hAnsi="宋体" w:eastAsia="宋体" w:cs="宋体"/>
          <w:b/>
          <w:color w:val="C00000"/>
          <w:kern w:val="0"/>
          <w:sz w:val="24"/>
          <w:lang w:val="en-US" w:eastAsia="zh-CN"/>
        </w:rPr>
      </w:pPr>
      <w:r>
        <w:rPr>
          <w:rFonts w:hint="eastAsia" w:ascii="宋体" w:hAnsi="宋体" w:eastAsia="宋体" w:cs="宋体"/>
          <w:b w:val="0"/>
          <w:color w:val="C00000"/>
          <w:kern w:val="0"/>
          <w:sz w:val="24"/>
          <w:lang w:val="en-US" w:eastAsia="zh-CN"/>
        </w:rPr>
        <w:t>②主要顾虑与挑战</w:t>
      </w:r>
    </w:p>
    <w:p w14:paraId="359B51B0">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C00000"/>
          <w:kern w:val="0"/>
          <w:sz w:val="24"/>
        </w:rPr>
      </w:pPr>
      <w:r>
        <w:rPr>
          <w:rFonts w:hint="eastAsia" w:ascii="宋体" w:hAnsi="宋体" w:eastAsia="宋体" w:cs="宋体"/>
          <w:b w:val="0"/>
          <w:color w:val="C00000"/>
          <w:kern w:val="0"/>
          <w:sz w:val="24"/>
        </w:rPr>
        <w:t>一是应试考核与高阶培养存在张力。纸笔测试仍占主导，高阶思维依赖真实情境、多学科融合和开放答案，耗时耗力，教师担心影响应试安排并难以获得家长支持。</w:t>
      </w:r>
      <w:r>
        <w:rPr>
          <w:rFonts w:hint="eastAsia" w:ascii="宋体" w:hAnsi="宋体" w:eastAsia="宋体" w:cs="宋体"/>
          <w:b w:val="0"/>
          <w:color w:val="C00000"/>
          <w:kern w:val="0"/>
          <w:sz w:val="24"/>
        </w:rPr>
        <w:br w:type="textWrapping"/>
      </w:r>
      <w:r>
        <w:rPr>
          <w:rFonts w:hint="eastAsia" w:ascii="宋体" w:hAnsi="宋体" w:eastAsia="宋体" w:cs="宋体"/>
          <w:b w:val="0"/>
          <w:color w:val="C00000"/>
          <w:kern w:val="0"/>
          <w:sz w:val="24"/>
          <w:lang w:val="en-US" w:eastAsia="zh-CN"/>
        </w:rPr>
        <w:t xml:space="preserve">    </w:t>
      </w:r>
      <w:r>
        <w:rPr>
          <w:rFonts w:hint="eastAsia" w:ascii="宋体" w:hAnsi="宋体" w:eastAsia="宋体" w:cs="宋体"/>
          <w:b w:val="0"/>
          <w:color w:val="C00000"/>
          <w:kern w:val="0"/>
          <w:sz w:val="24"/>
        </w:rPr>
        <w:t>二是课时与进度压力突出。教学任务多、进度紧、成绩压力大，常规课堂难以安排充足时间开展深度学习。</w:t>
      </w:r>
      <w:r>
        <w:rPr>
          <w:rFonts w:hint="eastAsia" w:ascii="宋体" w:hAnsi="宋体" w:eastAsia="宋体" w:cs="宋体"/>
          <w:b w:val="0"/>
          <w:color w:val="C00000"/>
          <w:kern w:val="0"/>
          <w:sz w:val="24"/>
        </w:rPr>
        <w:br w:type="textWrapping"/>
      </w:r>
      <w:r>
        <w:rPr>
          <w:rFonts w:hint="eastAsia" w:ascii="宋体" w:hAnsi="宋体" w:eastAsia="宋体" w:cs="宋体"/>
          <w:b w:val="0"/>
          <w:color w:val="C00000"/>
          <w:kern w:val="0"/>
          <w:sz w:val="24"/>
          <w:lang w:val="en-US" w:eastAsia="zh-CN"/>
        </w:rPr>
        <w:t xml:space="preserve">    </w:t>
      </w:r>
      <w:r>
        <w:rPr>
          <w:rFonts w:hint="eastAsia" w:ascii="宋体" w:hAnsi="宋体" w:eastAsia="宋体" w:cs="宋体"/>
          <w:b w:val="0"/>
          <w:color w:val="C00000"/>
          <w:kern w:val="0"/>
          <w:sz w:val="24"/>
        </w:rPr>
        <w:t>三是学生差异大。学生水平参差不齐，高阶任务可能脱离学情，课堂把控和纪律管理难度增加，全体兼顾困难。</w:t>
      </w:r>
      <w:r>
        <w:rPr>
          <w:rFonts w:hint="eastAsia" w:ascii="宋体" w:hAnsi="宋体" w:eastAsia="宋体" w:cs="宋体"/>
          <w:b w:val="0"/>
          <w:color w:val="C00000"/>
          <w:kern w:val="0"/>
          <w:sz w:val="24"/>
        </w:rPr>
        <w:br w:type="textWrapping"/>
      </w:r>
      <w:r>
        <w:rPr>
          <w:rFonts w:hint="eastAsia" w:ascii="宋体" w:hAnsi="宋体" w:eastAsia="宋体" w:cs="宋体"/>
          <w:b w:val="0"/>
          <w:color w:val="C00000"/>
          <w:kern w:val="0"/>
          <w:sz w:val="24"/>
          <w:lang w:val="en-US" w:eastAsia="zh-CN"/>
        </w:rPr>
        <w:t xml:space="preserve">    </w:t>
      </w:r>
      <w:r>
        <w:rPr>
          <w:rFonts w:hint="eastAsia" w:ascii="宋体" w:hAnsi="宋体" w:eastAsia="宋体" w:cs="宋体"/>
          <w:b w:val="0"/>
          <w:color w:val="C00000"/>
          <w:kern w:val="0"/>
          <w:sz w:val="24"/>
        </w:rPr>
        <w:t>四是评价与测量困难。如何判断一节课是否真正培养高阶能力，目前方式较主观或传统，缺乏明确标准。</w:t>
      </w:r>
      <w:r>
        <w:rPr>
          <w:rFonts w:hint="eastAsia" w:ascii="宋体" w:hAnsi="宋体" w:eastAsia="宋体" w:cs="宋体"/>
          <w:b w:val="0"/>
          <w:color w:val="C00000"/>
          <w:kern w:val="0"/>
          <w:sz w:val="24"/>
        </w:rPr>
        <w:br w:type="textWrapping"/>
      </w:r>
      <w:r>
        <w:rPr>
          <w:rFonts w:hint="eastAsia" w:ascii="宋体" w:hAnsi="宋体" w:eastAsia="宋体" w:cs="宋体"/>
          <w:b w:val="0"/>
          <w:color w:val="C00000"/>
          <w:kern w:val="0"/>
          <w:sz w:val="24"/>
        </w:rPr>
        <w:t>五是保障不足。需要明文保障、课时统筹、家长理解与系统培训，否则难以持续落实。</w:t>
      </w:r>
    </w:p>
    <w:p w14:paraId="46854649">
      <w:pPr>
        <w:pageBreakBefore w:val="0"/>
        <w:overflowPunct w:val="0"/>
        <w:bidi w:val="0"/>
        <w:spacing w:line="360" w:lineRule="auto"/>
        <w:ind w:firstLineChars="200"/>
        <w:jc w:val="center"/>
        <w:textAlignment w:val="auto"/>
        <w:rPr>
          <w:rFonts w:hint="eastAsia" w:ascii="宋体" w:hAnsi="宋体" w:eastAsia="宋体" w:cs="宋体"/>
          <w:lang w:val="en-US" w:eastAsia="zh-CN"/>
        </w:rPr>
      </w:pPr>
      <w:r>
        <w:rPr>
          <w:rFonts w:hint="eastAsia" w:ascii="宋体" w:hAnsi="宋体" w:eastAsia="宋体" w:cs="宋体"/>
          <w:lang w:val="en-US" w:eastAsia="zh-CN"/>
        </w:rPr>
        <w:br w:type="textWrapping"/>
      </w:r>
      <w:r>
        <w:rPr>
          <w:rFonts w:hint="eastAsia" w:ascii="宋体" w:hAnsi="宋体" w:eastAsia="宋体" w:cs="宋体"/>
        </w:rPr>
        <w:drawing>
          <wp:inline distT="0" distB="0" distL="0" distR="0">
            <wp:extent cx="4872355" cy="2180590"/>
            <wp:effectExtent l="0" t="0" r="4445" b="635"/>
            <wp:docPr id="5" name="图片 5" descr="54a9d8c5-11a6-447a-9fb1-562338f58d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4a9d8c5-11a6-447a-9fb1-562338f58d81"/>
                    <pic:cNvPicPr>
                      <a:picLocks noChangeAspect="1" noChangeArrowheads="1"/>
                    </pic:cNvPicPr>
                  </pic:nvPicPr>
                  <pic:blipFill>
                    <a:blip r:embed="rId9"/>
                    <a:stretch>
                      <a:fillRect/>
                    </a:stretch>
                  </pic:blipFill>
                  <pic:spPr>
                    <a:xfrm>
                      <a:off x="0" y="0"/>
                      <a:ext cx="4872355" cy="2180590"/>
                    </a:xfrm>
                    <a:prstGeom prst="rect">
                      <a:avLst/>
                    </a:prstGeom>
                    <a:noFill/>
                  </pic:spPr>
                </pic:pic>
              </a:graphicData>
            </a:graphic>
          </wp:inline>
        </w:drawing>
      </w:r>
    </w:p>
    <w:p w14:paraId="7C44B270">
      <w:pPr>
        <w:pageBreakBefore w:val="0"/>
        <w:numPr>
          <w:ilvl w:val="0"/>
          <w:numId w:val="0"/>
        </w:numPr>
        <w:overflowPunct w:val="0"/>
        <w:bidi w:val="0"/>
        <w:spacing w:before="0" w:after="0" w:line="360" w:lineRule="auto"/>
        <w:ind w:left="0" w:leftChars="0" w:firstLine="480" w:firstLineChars="200"/>
        <w:jc w:val="both"/>
        <w:textAlignment w:val="auto"/>
        <w:outlineLvl w:val="3"/>
        <w:rPr>
          <w:rFonts w:hint="eastAsia" w:ascii="宋体" w:hAnsi="宋体" w:eastAsia="宋体" w:cs="宋体"/>
          <w:b/>
          <w:bCs/>
          <w:color w:val="C00000"/>
          <w:sz w:val="28"/>
          <w:szCs w:val="36"/>
          <w:lang w:val="en-US" w:eastAsia="zh-CN"/>
        </w:rPr>
      </w:pPr>
      <w:bookmarkStart w:id="62" w:name="_Toc19797"/>
      <w:r>
        <w:rPr>
          <w:rFonts w:hint="eastAsia" w:ascii="宋体" w:hAnsi="宋体" w:eastAsia="宋体" w:cs="宋体"/>
          <w:b w:val="0"/>
          <w:bCs/>
          <w:color w:val="C00000"/>
          <w:sz w:val="24"/>
          <w:szCs w:val="36"/>
          <w:lang w:val="en-US" w:eastAsia="zh-CN"/>
        </w:rPr>
        <w:t>（4）小结</w:t>
      </w:r>
      <w:bookmarkEnd w:id="62"/>
    </w:p>
    <w:p w14:paraId="3CDACF3D">
      <w:pPr>
        <w:pageBreakBefore w:val="0"/>
        <w:overflowPunct w:val="0"/>
        <w:bidi w:val="0"/>
        <w:spacing w:before="0" w:after="0" w:line="360" w:lineRule="auto"/>
        <w:ind w:firstLineChars="200"/>
        <w:jc w:val="both"/>
        <w:textAlignment w:val="auto"/>
        <w:rPr>
          <w:rFonts w:hint="eastAsia" w:ascii="宋体" w:hAnsi="宋体" w:eastAsia="宋体" w:cs="宋体"/>
          <w:b/>
          <w:bCs/>
          <w:color w:val="C00000"/>
          <w:sz w:val="28"/>
          <w:szCs w:val="36"/>
          <w:lang w:val="en-US" w:eastAsia="zh-CN"/>
        </w:rPr>
      </w:pPr>
      <w:r>
        <w:rPr>
          <w:rFonts w:hint="eastAsia" w:ascii="宋体" w:hAnsi="宋体" w:eastAsia="宋体" w:cs="宋体"/>
          <w:b w:val="0"/>
          <w:sz w:val="24"/>
          <w:szCs w:val="24"/>
          <w:lang w:val="en-US" w:eastAsia="zh-CN"/>
        </w:rPr>
        <w:t>教师前测显示，教师对高阶能力培育具有较高认同，并已尝试开放提问、情境任务和探究学习，但在适配学情的任务设计、思考引导及探究时间保障方面仍需支持。量化结果与开放性意见共同反映，学生差异、课时压力和课例资源不足是主要困难。后续研究应明确能力表现标准，完善任务分层与学习支架，通过共同备课、课例研讨和评价反馈，增强教师依据学生学习表现调整教学的能力，为教学模式建构提供实践依据。</w:t>
      </w:r>
    </w:p>
    <w:p w14:paraId="059D7665">
      <w:pPr>
        <w:pStyle w:val="4"/>
        <w:keepNext/>
        <w:keepLines w:val="0"/>
        <w:pageBreakBefore w:val="0"/>
        <w:widowControl/>
        <w:numPr>
          <w:ilvl w:val="0"/>
          <w:numId w:val="0"/>
        </w:numPr>
        <w:suppressLineNumbers w:val="0"/>
        <w:overflowPunct w:val="0"/>
        <w:bidi w:val="0"/>
        <w:spacing w:before="280" w:after="280" w:line="360" w:lineRule="auto"/>
        <w:ind w:left="0" w:firstLineChars="200"/>
        <w:textAlignment w:val="auto"/>
        <w:rPr>
          <w:rFonts w:hint="eastAsia" w:ascii="宋体" w:hAnsi="宋体" w:eastAsia="宋体" w:cs="宋体"/>
          <w:lang w:val="en-US" w:eastAsia="zh-CN"/>
        </w:rPr>
      </w:pPr>
      <w:bookmarkStart w:id="63" w:name="_Toc17096"/>
      <w:r>
        <w:rPr>
          <w:rFonts w:hint="eastAsia" w:ascii="宋体" w:hAnsi="宋体" w:eastAsia="宋体" w:cs="宋体"/>
          <w:b/>
          <w:sz w:val="28"/>
          <w:lang w:val="en-US" w:eastAsia="zh-CN"/>
        </w:rPr>
        <w:t>3.课堂观察现状与分析</w:t>
      </w:r>
      <w:bookmarkEnd w:id="63"/>
    </w:p>
    <w:p w14:paraId="2DABA479">
      <w:pPr>
        <w:keepNext w:val="0"/>
        <w:keepLines w:val="0"/>
        <w:pageBreakBefore w:val="0"/>
        <w:widowControl/>
        <w:suppressLineNumbers w:val="0"/>
        <w:overflowPunct w:val="0"/>
        <w:bidi w:val="0"/>
        <w:spacing w:before="0" w:after="0" w:line="360" w:lineRule="auto"/>
        <w:ind w:firstLine="480" w:firstLineChars="200"/>
        <w:jc w:val="both"/>
        <w:textAlignment w:val="auto"/>
        <w:outlineLvl w:val="3"/>
        <w:rPr>
          <w:rFonts w:hint="eastAsia" w:ascii="宋体" w:hAnsi="宋体" w:eastAsia="宋体" w:cs="宋体"/>
        </w:rPr>
      </w:pPr>
      <w:bookmarkStart w:id="64" w:name="_Toc28842"/>
      <w:r>
        <w:rPr>
          <w:rStyle w:val="15"/>
          <w:rFonts w:hint="eastAsia" w:ascii="宋体" w:hAnsi="宋体" w:eastAsia="宋体" w:cs="宋体"/>
          <w:b w:val="0"/>
          <w:sz w:val="24"/>
          <w:lang w:eastAsia="zh-CN"/>
        </w:rPr>
        <w:t>（</w:t>
      </w:r>
      <w:r>
        <w:rPr>
          <w:rStyle w:val="15"/>
          <w:rFonts w:hint="eastAsia" w:ascii="宋体" w:hAnsi="宋体" w:eastAsia="宋体" w:cs="宋体"/>
          <w:b w:val="0"/>
          <w:sz w:val="24"/>
        </w:rPr>
        <w:t>1</w:t>
      </w:r>
      <w:r>
        <w:rPr>
          <w:rStyle w:val="15"/>
          <w:rFonts w:hint="eastAsia" w:ascii="宋体" w:hAnsi="宋体" w:eastAsia="宋体" w:cs="宋体"/>
          <w:b w:val="0"/>
          <w:sz w:val="24"/>
          <w:lang w:eastAsia="zh-CN"/>
        </w:rPr>
        <w:t>）</w:t>
      </w:r>
      <w:r>
        <w:rPr>
          <w:rStyle w:val="15"/>
          <w:rFonts w:hint="eastAsia" w:ascii="宋体" w:hAnsi="宋体" w:eastAsia="宋体" w:cs="宋体"/>
          <w:b w:val="0"/>
          <w:sz w:val="24"/>
          <w:lang w:val="en-US" w:eastAsia="zh-CN"/>
        </w:rPr>
        <w:t>五维量表</w:t>
      </w:r>
      <w:r>
        <w:rPr>
          <w:rStyle w:val="15"/>
          <w:rFonts w:hint="eastAsia" w:ascii="宋体" w:hAnsi="宋体" w:eastAsia="宋体" w:cs="宋体"/>
          <w:b w:val="0"/>
          <w:sz w:val="24"/>
        </w:rPr>
        <w:t>评价维度的确立</w:t>
      </w:r>
      <w:bookmarkEnd w:id="64"/>
    </w:p>
    <w:p w14:paraId="355D0BDC">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lang w:val="en-US" w:eastAsia="zh-CN"/>
        </w:rPr>
      </w:pPr>
      <w:r>
        <w:rPr>
          <w:rFonts w:hint="eastAsia" w:ascii="宋体" w:hAnsi="宋体" w:eastAsia="宋体" w:cs="宋体"/>
          <w:b w:val="0"/>
          <w:sz w:val="24"/>
          <w:szCs w:val="24"/>
          <w:lang w:val="en-US" w:eastAsia="zh-CN"/>
        </w:rPr>
        <w:t>为了解前期课堂对中学生高阶能力培育的支持情况，本研究采用《“可见的学习”高质量教学核心实践——教研课评课表》，从认知参与、学科内容建构、社会情感支持、课堂互动、形成性评价与反馈五个维度开展观察。维度设置围绕学生的学习过程及其所需的教学支持，将“可见的学习”所关注的思考过程、学习表现与反馈调整落实为具体观察内容。</w:t>
      </w:r>
    </w:p>
    <w:p w14:paraId="78791C09">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lang w:val="en-US" w:eastAsia="zh-CN"/>
        </w:rPr>
      </w:pPr>
      <w:r>
        <w:rPr>
          <w:rFonts w:hint="eastAsia" w:ascii="宋体" w:hAnsi="宋体" w:eastAsia="宋体" w:cs="宋体"/>
          <w:b w:val="0"/>
          <w:sz w:val="24"/>
          <w:szCs w:val="24"/>
          <w:lang w:val="en-US" w:eastAsia="zh-CN"/>
        </w:rPr>
        <w:t>其中，认知参与关注任务的认知挑战及学生的思考、探究与反思；学科内容建构关注知识联系、内容组织及学科思维方法；社会情感支持关注师生关系、同伴合作及情绪与责任意识的培养；课堂互动关注表达、讨论和师生互动的组织；形成性评价与反馈关注学习目标与标准、学习诊断、反馈指导及教学调整。五个维度从不同侧面考察高阶能力培育的课堂条件，其内容与本研究的诊断目的相契合。</w:t>
      </w:r>
    </w:p>
    <w:p w14:paraId="179F3ABD">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lang w:val="en-US" w:eastAsia="zh-CN"/>
        </w:rPr>
      </w:pPr>
      <w:r>
        <w:rPr>
          <w:rFonts w:hint="eastAsia" w:ascii="宋体" w:hAnsi="宋体" w:eastAsia="宋体" w:cs="宋体"/>
          <w:b w:val="0"/>
          <w:sz w:val="24"/>
          <w:szCs w:val="24"/>
          <w:lang w:val="en-US" w:eastAsia="zh-CN"/>
        </w:rPr>
        <w:t>量表共设20个条目，每个维度4个条目，采用五级评分，各维度满分20分，总分100分。同时设置观察记录与改进建议栏目，以具体课堂表现补充评分解释。该量表用于评价课堂的教学支持情况，不直接作为学生七维高阶能力水平的测量工具。</w:t>
      </w:r>
    </w:p>
    <w:p w14:paraId="41054273">
      <w:pPr>
        <w:pageBreakBefore w:val="0"/>
        <w:overflowPunct w:val="0"/>
        <w:bidi w:val="0"/>
        <w:spacing w:before="0" w:after="0" w:line="360" w:lineRule="auto"/>
        <w:ind w:firstLine="480" w:firstLineChars="200"/>
        <w:jc w:val="both"/>
        <w:textAlignment w:val="auto"/>
        <w:outlineLvl w:val="3"/>
        <w:rPr>
          <w:rStyle w:val="15"/>
          <w:rFonts w:hint="eastAsia" w:ascii="宋体" w:hAnsi="宋体" w:eastAsia="宋体" w:cs="宋体"/>
          <w:kern w:val="0"/>
          <w:sz w:val="24"/>
          <w:szCs w:val="24"/>
          <w:lang w:val="en-US" w:eastAsia="zh-CN" w:bidi="ar-SA"/>
        </w:rPr>
      </w:pPr>
      <w:bookmarkStart w:id="65" w:name="_Toc32065"/>
      <w:r>
        <w:rPr>
          <w:rStyle w:val="15"/>
          <w:rFonts w:hint="eastAsia" w:ascii="宋体" w:hAnsi="宋体" w:eastAsia="宋体" w:cs="宋体"/>
          <w:b w:val="0"/>
          <w:kern w:val="0"/>
          <w:sz w:val="24"/>
          <w:szCs w:val="24"/>
          <w:lang w:val="en-US" w:eastAsia="zh-CN" w:bidi="ar-SA"/>
        </w:rPr>
        <w:t>（2）五维评价量表科学性验证</w:t>
      </w:r>
      <w:bookmarkEnd w:id="65"/>
    </w:p>
    <w:p w14:paraId="67076A7D">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lang w:val="en-US" w:eastAsia="zh-CN"/>
        </w:rPr>
      </w:pPr>
      <w:r>
        <w:rPr>
          <w:rFonts w:hint="eastAsia" w:ascii="宋体" w:hAnsi="宋体" w:eastAsia="宋体" w:cs="宋体"/>
          <w:b w:val="0"/>
          <w:sz w:val="24"/>
          <w:szCs w:val="24"/>
          <w:lang w:val="en-US" w:eastAsia="zh-CN"/>
        </w:rPr>
        <w:t>为保证研究数据的科学性与可靠性，本研究首先对所采用的课堂评价工具进行信度检验。研究采用的《“可见的学习”高质量教学核心实践——教研课评课表》主要用于评价课堂教学过程中学生学习过程、教师教学行为以及课堂互动质量等关键表现。该评价工具围绕“确保认知参与”“构建优质学科内容”“提供社会情感能力支持”“促进高质量课堂互动”“利用形成性评价与反馈”五个维度构建评价体系，共包含20个评价条目，每个条目采用5级评分方式进行评价。</w:t>
      </w:r>
    </w:p>
    <w:p w14:paraId="5D164FEC">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lang w:val="en-US" w:eastAsia="zh-CN"/>
        </w:rPr>
      </w:pPr>
      <w:r>
        <w:rPr>
          <w:rFonts w:hint="eastAsia" w:ascii="宋体" w:hAnsi="宋体" w:eastAsia="宋体" w:cs="宋体"/>
          <w:b w:val="0"/>
          <w:sz w:val="24"/>
          <w:szCs w:val="24"/>
          <w:lang w:val="en-US" w:eastAsia="zh-CN"/>
        </w:rPr>
        <w:t>由于本研究关注的是可见学习视域下中学生高阶能力培育课堂的实施效果，因此评价工具不仅需要反映课堂教学质量，还需要能够体现学生认知发展、社会情感能力以及学习反馈调节等高阶能力培养特征。为验证该工具各维度指标之间的一致性，本研究采用Cronbach’s α系数对评价量表进行内部一致性检验。</w:t>
      </w:r>
    </w:p>
    <w:p w14:paraId="1C465685">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lang w:val="en-US" w:eastAsia="zh-CN"/>
        </w:rPr>
      </w:pPr>
      <w:r>
        <w:rPr>
          <w:rFonts w:hint="eastAsia" w:ascii="宋体" w:hAnsi="宋体" w:eastAsia="宋体" w:cs="宋体"/>
          <w:b w:val="0"/>
          <w:sz w:val="24"/>
          <w:szCs w:val="24"/>
          <w:lang w:val="en-US" w:eastAsia="zh-CN"/>
        </w:rPr>
        <w:t>Cronbach’s α系数是教育测量研究中常用的量表信度指标，其数值越高，说明量表各项目之间的一致性越强。一般认为，当α系数达到0.70以上时，量表具有较好的内部一致性，能够满足教育研究中的统计分析要求。</w:t>
      </w:r>
    </w:p>
    <w:p w14:paraId="0B14BF36">
      <w:pPr>
        <w:pageBreakBefore w:val="0"/>
        <w:overflowPunct w:val="0"/>
        <w:bidi w:val="0"/>
        <w:spacing w:line="240" w:lineRule="auto"/>
        <w:ind w:firstLineChars="200"/>
        <w:jc w:val="center"/>
        <w:textAlignment w:val="auto"/>
        <w:rPr>
          <w:rFonts w:hint="eastAsia" w:ascii="宋体" w:hAnsi="宋体" w:eastAsia="宋体" w:cs="宋体"/>
          <w:b w:val="0"/>
          <w:sz w:val="24"/>
          <w:szCs w:val="24"/>
          <w:lang w:val="en-US" w:eastAsia="zh-CN"/>
        </w:rPr>
      </w:pPr>
      <w:r>
        <w:rPr>
          <w:rFonts w:hint="eastAsia" w:ascii="宋体" w:hAnsi="宋体" w:eastAsia="宋体" w:cs="宋体"/>
          <w:b w:val="0"/>
          <w:sz w:val="21"/>
        </w:rPr>
        <w:t>表3-21  ：课堂评价量表内部一致性检验结果</w:t>
      </w:r>
    </w:p>
    <w:tbl>
      <w:tblPr>
        <w:tblStyle w:val="13"/>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4428"/>
        <w:gridCol w:w="1405"/>
        <w:gridCol w:w="2689"/>
      </w:tblGrid>
      <w:tr w14:paraId="463A6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blHeader/>
          <w:jc w:val="center"/>
        </w:trPr>
        <w:tc>
          <w:tcPr>
            <w:tcW w:w="4428" w:type="dxa"/>
            <w:tcBorders>
              <w:top w:val="single" w:color="000000" w:sz="12" w:space="0"/>
              <w:left w:val="nil"/>
              <w:bottom w:val="nil"/>
              <w:right w:val="nil"/>
            </w:tcBorders>
            <w:shd w:val="clear" w:color="auto" w:fill="auto"/>
            <w:vAlign w:val="center"/>
          </w:tcPr>
          <w:p w14:paraId="178E973F">
            <w:pPr>
              <w:keepNext w:val="0"/>
              <w:keepLines w:val="0"/>
              <w:widowControl/>
              <w:suppressLineNumbers w:val="0"/>
              <w:overflowPunct w:val="0"/>
              <w:bidi w:val="0"/>
              <w:snapToGrid w:val="0"/>
              <w:spacing w:before="0" w:after="0" w:line="240" w:lineRule="auto"/>
              <w:ind w:left="0" w:right="0" w:firstLineChars="200"/>
              <w:jc w:val="center"/>
              <w:textAlignment w:val="auto"/>
              <w:rPr>
                <w:rFonts w:hint="eastAsia" w:ascii="宋体" w:hAnsi="宋体" w:eastAsia="宋体" w:cs="宋体"/>
                <w:b/>
                <w:kern w:val="2"/>
                <w:sz w:val="24"/>
                <w:szCs w:val="24"/>
                <w:lang w:val="en-US" w:eastAsia="zh-CN" w:bidi="ar-SA"/>
              </w:rPr>
            </w:pPr>
            <w:r>
              <w:rPr>
                <w:rFonts w:hint="eastAsia" w:ascii="宋体" w:hAnsi="宋体" w:eastAsia="宋体" w:cs="宋体"/>
                <w:b/>
                <w:kern w:val="2"/>
                <w:sz w:val="21"/>
                <w:szCs w:val="24"/>
                <w:lang w:val="en-US" w:eastAsia="zh-CN" w:bidi="ar-SA"/>
              </w:rPr>
              <w:t>评价维度</w:t>
            </w:r>
          </w:p>
        </w:tc>
        <w:tc>
          <w:tcPr>
            <w:tcW w:w="1405" w:type="dxa"/>
            <w:tcBorders>
              <w:top w:val="single" w:color="000000" w:sz="12" w:space="0"/>
              <w:left w:val="nil"/>
              <w:bottom w:val="nil"/>
              <w:right w:val="nil"/>
            </w:tcBorders>
            <w:shd w:val="clear" w:color="auto" w:fill="auto"/>
            <w:vAlign w:val="center"/>
          </w:tcPr>
          <w:p w14:paraId="754A8582">
            <w:pPr>
              <w:keepNext w:val="0"/>
              <w:keepLines w:val="0"/>
              <w:widowControl/>
              <w:suppressLineNumbers w:val="0"/>
              <w:overflowPunct w:val="0"/>
              <w:bidi w:val="0"/>
              <w:snapToGrid w:val="0"/>
              <w:spacing w:before="0" w:after="0" w:line="240" w:lineRule="auto"/>
              <w:ind w:left="0" w:right="0" w:firstLineChars="200"/>
              <w:jc w:val="center"/>
              <w:textAlignment w:val="auto"/>
              <w:rPr>
                <w:rFonts w:hint="eastAsia" w:ascii="宋体" w:hAnsi="宋体" w:eastAsia="宋体" w:cs="宋体"/>
                <w:b/>
                <w:kern w:val="2"/>
                <w:sz w:val="24"/>
                <w:szCs w:val="24"/>
                <w:lang w:val="en-US" w:eastAsia="zh-CN" w:bidi="ar-SA"/>
              </w:rPr>
            </w:pPr>
            <w:r>
              <w:rPr>
                <w:rFonts w:hint="eastAsia" w:ascii="宋体" w:hAnsi="宋体" w:eastAsia="宋体" w:cs="宋体"/>
                <w:b/>
                <w:kern w:val="2"/>
                <w:sz w:val="21"/>
                <w:szCs w:val="24"/>
                <w:lang w:val="en-US" w:eastAsia="zh-CN" w:bidi="ar-SA"/>
              </w:rPr>
              <w:t>题项数量</w:t>
            </w:r>
          </w:p>
        </w:tc>
        <w:tc>
          <w:tcPr>
            <w:tcW w:w="2689" w:type="dxa"/>
            <w:tcBorders>
              <w:top w:val="single" w:color="000000" w:sz="12" w:space="0"/>
              <w:left w:val="nil"/>
              <w:bottom w:val="nil"/>
              <w:right w:val="nil"/>
            </w:tcBorders>
            <w:shd w:val="clear" w:color="auto" w:fill="auto"/>
            <w:vAlign w:val="center"/>
          </w:tcPr>
          <w:p w14:paraId="4CAA20BA">
            <w:pPr>
              <w:keepNext w:val="0"/>
              <w:keepLines w:val="0"/>
              <w:widowControl/>
              <w:suppressLineNumbers w:val="0"/>
              <w:overflowPunct w:val="0"/>
              <w:bidi w:val="0"/>
              <w:snapToGrid w:val="0"/>
              <w:spacing w:before="0" w:after="0" w:line="240" w:lineRule="auto"/>
              <w:ind w:left="0" w:right="0" w:firstLineChars="200"/>
              <w:jc w:val="center"/>
              <w:textAlignment w:val="auto"/>
              <w:rPr>
                <w:rFonts w:hint="eastAsia" w:ascii="宋体" w:hAnsi="宋体" w:eastAsia="宋体" w:cs="宋体"/>
                <w:b/>
                <w:kern w:val="2"/>
                <w:sz w:val="24"/>
                <w:szCs w:val="24"/>
                <w:lang w:val="en-US" w:eastAsia="zh-CN" w:bidi="ar-SA"/>
              </w:rPr>
            </w:pPr>
            <w:r>
              <w:rPr>
                <w:rFonts w:hint="eastAsia" w:ascii="宋体" w:hAnsi="宋体" w:eastAsia="宋体" w:cs="宋体"/>
                <w:b/>
                <w:kern w:val="2"/>
                <w:sz w:val="21"/>
                <w:szCs w:val="24"/>
                <w:lang w:val="en-US" w:eastAsia="zh-CN" w:bidi="ar-SA"/>
              </w:rPr>
              <w:t>α系数</w:t>
            </w:r>
          </w:p>
        </w:tc>
      </w:tr>
      <w:tr w14:paraId="31340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jc w:val="center"/>
        </w:trPr>
        <w:tc>
          <w:tcPr>
            <w:tcW w:w="4428" w:type="dxa"/>
            <w:tcBorders>
              <w:left w:val="nil"/>
              <w:bottom w:val="nil"/>
              <w:right w:val="nil"/>
            </w:tcBorders>
            <w:shd w:val="clear" w:color="auto" w:fill="auto"/>
            <w:vAlign w:val="center"/>
          </w:tcPr>
          <w:p w14:paraId="030BF8FC">
            <w:pPr>
              <w:overflowPunct w:val="0"/>
              <w:bidi w:val="0"/>
              <w:snapToGrid w:val="0"/>
              <w:spacing w:before="0" w:after="0" w:line="240" w:lineRule="auto"/>
              <w:ind w:left="0" w:right="0" w:firstLineChars="200"/>
              <w:jc w:val="center"/>
              <w:textAlignment w:val="auto"/>
              <w:rPr>
                <w:rFonts w:hint="eastAsia" w:ascii="宋体" w:hAnsi="宋体" w:eastAsia="宋体" w:cs="宋体"/>
                <w:b w:val="0"/>
                <w:sz w:val="24"/>
                <w:szCs w:val="24"/>
                <w:lang w:val="en-US" w:eastAsia="zh-CN"/>
              </w:rPr>
            </w:pPr>
            <w:r>
              <w:rPr>
                <w:rFonts w:hint="eastAsia" w:ascii="宋体" w:hAnsi="宋体" w:eastAsia="宋体" w:cs="宋体"/>
                <w:b w:val="0"/>
                <w:sz w:val="21"/>
                <w:szCs w:val="24"/>
                <w:lang w:val="en-US" w:eastAsia="zh-CN"/>
              </w:rPr>
              <w:t>确保认知参与——学生如何学</w:t>
            </w:r>
          </w:p>
        </w:tc>
        <w:tc>
          <w:tcPr>
            <w:tcW w:w="1405" w:type="dxa"/>
            <w:tcBorders>
              <w:left w:val="nil"/>
              <w:bottom w:val="nil"/>
              <w:right w:val="nil"/>
            </w:tcBorders>
            <w:shd w:val="clear" w:color="auto" w:fill="auto"/>
            <w:vAlign w:val="center"/>
          </w:tcPr>
          <w:p w14:paraId="5BF81736">
            <w:pPr>
              <w:overflowPunct w:val="0"/>
              <w:bidi w:val="0"/>
              <w:snapToGrid w:val="0"/>
              <w:spacing w:before="0" w:after="0" w:line="240" w:lineRule="auto"/>
              <w:ind w:left="0" w:right="0" w:firstLineChars="200"/>
              <w:jc w:val="center"/>
              <w:textAlignment w:val="auto"/>
              <w:rPr>
                <w:rFonts w:hint="eastAsia" w:ascii="宋体" w:hAnsi="宋体" w:eastAsia="宋体" w:cs="宋体"/>
                <w:b w:val="0"/>
                <w:sz w:val="24"/>
                <w:szCs w:val="24"/>
                <w:lang w:val="en-US" w:eastAsia="zh-CN"/>
              </w:rPr>
            </w:pPr>
            <w:r>
              <w:rPr>
                <w:rFonts w:hint="eastAsia" w:ascii="宋体" w:hAnsi="宋体" w:eastAsia="宋体" w:cs="宋体"/>
                <w:b w:val="0"/>
                <w:sz w:val="21"/>
                <w:szCs w:val="24"/>
                <w:lang w:val="en-US" w:eastAsia="zh-CN"/>
              </w:rPr>
              <w:t>4</w:t>
            </w:r>
          </w:p>
        </w:tc>
        <w:tc>
          <w:tcPr>
            <w:tcW w:w="2689" w:type="dxa"/>
            <w:tcBorders>
              <w:left w:val="nil"/>
              <w:bottom w:val="nil"/>
              <w:right w:val="nil"/>
            </w:tcBorders>
            <w:shd w:val="clear" w:color="auto" w:fill="auto"/>
            <w:vAlign w:val="center"/>
          </w:tcPr>
          <w:p w14:paraId="7FFA7878">
            <w:pPr>
              <w:overflowPunct w:val="0"/>
              <w:bidi w:val="0"/>
              <w:snapToGrid w:val="0"/>
              <w:spacing w:before="0" w:after="0" w:line="240" w:lineRule="auto"/>
              <w:ind w:left="0" w:right="0" w:firstLineChars="200"/>
              <w:jc w:val="center"/>
              <w:textAlignment w:val="auto"/>
              <w:rPr>
                <w:rFonts w:hint="eastAsia" w:ascii="宋体" w:hAnsi="宋体" w:eastAsia="宋体" w:cs="宋体"/>
                <w:b w:val="0"/>
                <w:sz w:val="24"/>
                <w:szCs w:val="24"/>
                <w:lang w:val="en-US" w:eastAsia="zh-CN"/>
              </w:rPr>
            </w:pPr>
            <w:r>
              <w:rPr>
                <w:rFonts w:hint="eastAsia" w:ascii="宋体" w:hAnsi="宋体" w:eastAsia="宋体" w:cs="宋体"/>
                <w:b w:val="0"/>
                <w:sz w:val="21"/>
                <w:szCs w:val="24"/>
                <w:lang w:val="en-US" w:eastAsia="zh-CN"/>
              </w:rPr>
              <w:t>0.760</w:t>
            </w:r>
          </w:p>
        </w:tc>
      </w:tr>
      <w:tr w14:paraId="12A1B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jc w:val="center"/>
        </w:trPr>
        <w:tc>
          <w:tcPr>
            <w:tcW w:w="4428" w:type="dxa"/>
            <w:tcBorders>
              <w:top w:val="nil"/>
              <w:left w:val="nil"/>
              <w:bottom w:val="nil"/>
              <w:right w:val="nil"/>
            </w:tcBorders>
            <w:shd w:val="clear" w:color="auto" w:fill="auto"/>
            <w:vAlign w:val="center"/>
          </w:tcPr>
          <w:p w14:paraId="3F0EEB14">
            <w:pPr>
              <w:overflowPunct w:val="0"/>
              <w:bidi w:val="0"/>
              <w:snapToGrid w:val="0"/>
              <w:spacing w:before="0" w:after="0" w:line="240" w:lineRule="auto"/>
              <w:ind w:left="0" w:right="0" w:firstLineChars="200"/>
              <w:jc w:val="center"/>
              <w:textAlignment w:val="auto"/>
              <w:rPr>
                <w:rFonts w:hint="eastAsia" w:ascii="宋体" w:hAnsi="宋体" w:eastAsia="宋体" w:cs="宋体"/>
                <w:b w:val="0"/>
                <w:sz w:val="24"/>
                <w:szCs w:val="24"/>
                <w:lang w:val="en-US" w:eastAsia="zh-CN"/>
              </w:rPr>
            </w:pPr>
            <w:r>
              <w:rPr>
                <w:rFonts w:hint="eastAsia" w:ascii="宋体" w:hAnsi="宋体" w:eastAsia="宋体" w:cs="宋体"/>
                <w:b w:val="0"/>
                <w:sz w:val="21"/>
                <w:szCs w:val="24"/>
                <w:lang w:val="en-US" w:eastAsia="zh-CN"/>
              </w:rPr>
              <w:t>构建优质学科内容——教师如何教</w:t>
            </w:r>
          </w:p>
        </w:tc>
        <w:tc>
          <w:tcPr>
            <w:tcW w:w="1405" w:type="dxa"/>
            <w:tcBorders>
              <w:top w:val="nil"/>
              <w:left w:val="nil"/>
              <w:bottom w:val="nil"/>
              <w:right w:val="nil"/>
            </w:tcBorders>
            <w:shd w:val="clear" w:color="auto" w:fill="auto"/>
            <w:vAlign w:val="center"/>
          </w:tcPr>
          <w:p w14:paraId="777F7E46">
            <w:pPr>
              <w:overflowPunct w:val="0"/>
              <w:bidi w:val="0"/>
              <w:snapToGrid w:val="0"/>
              <w:spacing w:before="0" w:after="0" w:line="240" w:lineRule="auto"/>
              <w:ind w:left="0" w:right="0" w:firstLineChars="200"/>
              <w:jc w:val="center"/>
              <w:textAlignment w:val="auto"/>
              <w:rPr>
                <w:rFonts w:hint="eastAsia" w:ascii="宋体" w:hAnsi="宋体" w:eastAsia="宋体" w:cs="宋体"/>
                <w:b w:val="0"/>
                <w:sz w:val="24"/>
                <w:szCs w:val="24"/>
                <w:lang w:val="en-US" w:eastAsia="zh-CN"/>
              </w:rPr>
            </w:pPr>
            <w:r>
              <w:rPr>
                <w:rFonts w:hint="eastAsia" w:ascii="宋体" w:hAnsi="宋体" w:eastAsia="宋体" w:cs="宋体"/>
                <w:b w:val="0"/>
                <w:sz w:val="21"/>
                <w:szCs w:val="24"/>
                <w:lang w:val="en-US" w:eastAsia="zh-CN"/>
              </w:rPr>
              <w:t>4</w:t>
            </w:r>
          </w:p>
        </w:tc>
        <w:tc>
          <w:tcPr>
            <w:tcW w:w="2689" w:type="dxa"/>
            <w:tcBorders>
              <w:top w:val="nil"/>
              <w:left w:val="nil"/>
              <w:bottom w:val="nil"/>
              <w:right w:val="nil"/>
            </w:tcBorders>
            <w:shd w:val="clear" w:color="auto" w:fill="auto"/>
            <w:vAlign w:val="center"/>
          </w:tcPr>
          <w:p w14:paraId="0DAFE945">
            <w:pPr>
              <w:overflowPunct w:val="0"/>
              <w:bidi w:val="0"/>
              <w:snapToGrid w:val="0"/>
              <w:spacing w:before="0" w:after="0" w:line="240" w:lineRule="auto"/>
              <w:ind w:left="0" w:right="0" w:firstLineChars="200"/>
              <w:jc w:val="center"/>
              <w:textAlignment w:val="auto"/>
              <w:rPr>
                <w:rFonts w:hint="eastAsia" w:ascii="宋体" w:hAnsi="宋体" w:eastAsia="宋体" w:cs="宋体"/>
                <w:b w:val="0"/>
                <w:sz w:val="24"/>
                <w:szCs w:val="24"/>
                <w:lang w:val="en-US" w:eastAsia="zh-CN"/>
              </w:rPr>
            </w:pPr>
            <w:r>
              <w:rPr>
                <w:rFonts w:hint="eastAsia" w:ascii="宋体" w:hAnsi="宋体" w:eastAsia="宋体" w:cs="宋体"/>
                <w:b w:val="0"/>
                <w:sz w:val="21"/>
                <w:szCs w:val="24"/>
                <w:lang w:val="en-US" w:eastAsia="zh-CN"/>
              </w:rPr>
              <w:t>0.812</w:t>
            </w:r>
          </w:p>
        </w:tc>
      </w:tr>
      <w:tr w14:paraId="326A1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jc w:val="center"/>
        </w:trPr>
        <w:tc>
          <w:tcPr>
            <w:tcW w:w="4428" w:type="dxa"/>
            <w:tcBorders>
              <w:top w:val="nil"/>
              <w:left w:val="nil"/>
              <w:bottom w:val="nil"/>
              <w:right w:val="nil"/>
            </w:tcBorders>
            <w:shd w:val="clear" w:color="auto" w:fill="auto"/>
            <w:vAlign w:val="center"/>
          </w:tcPr>
          <w:p w14:paraId="4C3433C6">
            <w:pPr>
              <w:overflowPunct w:val="0"/>
              <w:bidi w:val="0"/>
              <w:snapToGrid w:val="0"/>
              <w:spacing w:before="0" w:after="0" w:line="240" w:lineRule="auto"/>
              <w:ind w:left="0" w:right="0" w:firstLineChars="200"/>
              <w:jc w:val="center"/>
              <w:textAlignment w:val="auto"/>
              <w:rPr>
                <w:rFonts w:hint="eastAsia" w:ascii="宋体" w:hAnsi="宋体" w:eastAsia="宋体" w:cs="宋体"/>
                <w:b w:val="0"/>
                <w:sz w:val="24"/>
                <w:szCs w:val="24"/>
                <w:lang w:val="en-US" w:eastAsia="zh-CN"/>
              </w:rPr>
            </w:pPr>
            <w:r>
              <w:rPr>
                <w:rFonts w:hint="eastAsia" w:ascii="宋体" w:hAnsi="宋体" w:eastAsia="宋体" w:cs="宋体"/>
                <w:b w:val="0"/>
                <w:sz w:val="21"/>
                <w:szCs w:val="24"/>
                <w:lang w:val="en-US" w:eastAsia="zh-CN"/>
              </w:rPr>
              <w:t>提供社会情感能力支持</w:t>
            </w:r>
          </w:p>
        </w:tc>
        <w:tc>
          <w:tcPr>
            <w:tcW w:w="1405" w:type="dxa"/>
            <w:tcBorders>
              <w:top w:val="nil"/>
              <w:left w:val="nil"/>
              <w:bottom w:val="nil"/>
              <w:right w:val="nil"/>
            </w:tcBorders>
            <w:shd w:val="clear" w:color="auto" w:fill="auto"/>
            <w:vAlign w:val="center"/>
          </w:tcPr>
          <w:p w14:paraId="1CF11544">
            <w:pPr>
              <w:overflowPunct w:val="0"/>
              <w:bidi w:val="0"/>
              <w:snapToGrid w:val="0"/>
              <w:spacing w:before="0" w:after="0" w:line="240" w:lineRule="auto"/>
              <w:ind w:left="0" w:right="0" w:firstLineChars="200"/>
              <w:jc w:val="center"/>
              <w:textAlignment w:val="auto"/>
              <w:rPr>
                <w:rFonts w:hint="eastAsia" w:ascii="宋体" w:hAnsi="宋体" w:eastAsia="宋体" w:cs="宋体"/>
                <w:b w:val="0"/>
                <w:sz w:val="24"/>
                <w:szCs w:val="24"/>
                <w:lang w:val="en-US" w:eastAsia="zh-CN"/>
              </w:rPr>
            </w:pPr>
            <w:r>
              <w:rPr>
                <w:rFonts w:hint="eastAsia" w:ascii="宋体" w:hAnsi="宋体" w:eastAsia="宋体" w:cs="宋体"/>
                <w:b w:val="0"/>
                <w:sz w:val="21"/>
                <w:szCs w:val="24"/>
                <w:lang w:val="en-US" w:eastAsia="zh-CN"/>
              </w:rPr>
              <w:t>4</w:t>
            </w:r>
          </w:p>
        </w:tc>
        <w:tc>
          <w:tcPr>
            <w:tcW w:w="2689" w:type="dxa"/>
            <w:tcBorders>
              <w:top w:val="nil"/>
              <w:left w:val="nil"/>
              <w:bottom w:val="nil"/>
              <w:right w:val="nil"/>
            </w:tcBorders>
            <w:shd w:val="clear" w:color="auto" w:fill="auto"/>
            <w:vAlign w:val="center"/>
          </w:tcPr>
          <w:p w14:paraId="1D80961B">
            <w:pPr>
              <w:overflowPunct w:val="0"/>
              <w:bidi w:val="0"/>
              <w:snapToGrid w:val="0"/>
              <w:spacing w:before="0" w:after="0" w:line="240" w:lineRule="auto"/>
              <w:ind w:left="0" w:right="0" w:firstLineChars="200"/>
              <w:jc w:val="center"/>
              <w:textAlignment w:val="auto"/>
              <w:rPr>
                <w:rFonts w:hint="eastAsia" w:ascii="宋体" w:hAnsi="宋体" w:eastAsia="宋体" w:cs="宋体"/>
                <w:b w:val="0"/>
                <w:sz w:val="24"/>
                <w:szCs w:val="24"/>
                <w:lang w:val="en-US" w:eastAsia="zh-CN"/>
              </w:rPr>
            </w:pPr>
            <w:r>
              <w:rPr>
                <w:rFonts w:hint="eastAsia" w:ascii="宋体" w:hAnsi="宋体" w:eastAsia="宋体" w:cs="宋体"/>
                <w:b w:val="0"/>
                <w:sz w:val="21"/>
                <w:szCs w:val="24"/>
                <w:lang w:val="en-US" w:eastAsia="zh-CN"/>
              </w:rPr>
              <w:t>0.790</w:t>
            </w:r>
          </w:p>
        </w:tc>
      </w:tr>
      <w:tr w14:paraId="11D71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jc w:val="center"/>
        </w:trPr>
        <w:tc>
          <w:tcPr>
            <w:tcW w:w="4428" w:type="dxa"/>
            <w:tcBorders>
              <w:top w:val="nil"/>
              <w:left w:val="nil"/>
              <w:bottom w:val="nil"/>
              <w:right w:val="nil"/>
            </w:tcBorders>
            <w:shd w:val="clear" w:color="auto" w:fill="auto"/>
            <w:vAlign w:val="center"/>
          </w:tcPr>
          <w:p w14:paraId="07F672C1">
            <w:pPr>
              <w:overflowPunct w:val="0"/>
              <w:bidi w:val="0"/>
              <w:snapToGrid w:val="0"/>
              <w:spacing w:before="0" w:after="0" w:line="240" w:lineRule="auto"/>
              <w:ind w:left="0" w:right="0" w:firstLineChars="200"/>
              <w:jc w:val="center"/>
              <w:textAlignment w:val="auto"/>
              <w:rPr>
                <w:rFonts w:hint="eastAsia" w:ascii="宋体" w:hAnsi="宋体" w:eastAsia="宋体" w:cs="宋体"/>
                <w:b w:val="0"/>
                <w:sz w:val="24"/>
                <w:szCs w:val="24"/>
                <w:lang w:val="en-US" w:eastAsia="zh-CN"/>
              </w:rPr>
            </w:pPr>
            <w:r>
              <w:rPr>
                <w:rFonts w:hint="eastAsia" w:ascii="宋体" w:hAnsi="宋体" w:eastAsia="宋体" w:cs="宋体"/>
                <w:b w:val="0"/>
                <w:sz w:val="21"/>
                <w:szCs w:val="24"/>
                <w:lang w:val="en-US" w:eastAsia="zh-CN"/>
              </w:rPr>
              <w:t>促进高质量课堂互动</w:t>
            </w:r>
          </w:p>
        </w:tc>
        <w:tc>
          <w:tcPr>
            <w:tcW w:w="1405" w:type="dxa"/>
            <w:tcBorders>
              <w:top w:val="nil"/>
              <w:left w:val="nil"/>
              <w:bottom w:val="nil"/>
              <w:right w:val="nil"/>
            </w:tcBorders>
            <w:shd w:val="clear" w:color="auto" w:fill="auto"/>
            <w:vAlign w:val="center"/>
          </w:tcPr>
          <w:p w14:paraId="4D1F26E5">
            <w:pPr>
              <w:overflowPunct w:val="0"/>
              <w:bidi w:val="0"/>
              <w:snapToGrid w:val="0"/>
              <w:spacing w:before="0" w:after="0" w:line="240" w:lineRule="auto"/>
              <w:ind w:left="0" w:right="0" w:firstLineChars="200"/>
              <w:jc w:val="center"/>
              <w:textAlignment w:val="auto"/>
              <w:rPr>
                <w:rFonts w:hint="eastAsia" w:ascii="宋体" w:hAnsi="宋体" w:eastAsia="宋体" w:cs="宋体"/>
                <w:b w:val="0"/>
                <w:sz w:val="24"/>
                <w:szCs w:val="24"/>
                <w:lang w:val="en-US" w:eastAsia="zh-CN"/>
              </w:rPr>
            </w:pPr>
            <w:r>
              <w:rPr>
                <w:rFonts w:hint="eastAsia" w:ascii="宋体" w:hAnsi="宋体" w:eastAsia="宋体" w:cs="宋体"/>
                <w:b w:val="0"/>
                <w:sz w:val="21"/>
                <w:szCs w:val="24"/>
                <w:lang w:val="en-US" w:eastAsia="zh-CN"/>
              </w:rPr>
              <w:t>4</w:t>
            </w:r>
          </w:p>
        </w:tc>
        <w:tc>
          <w:tcPr>
            <w:tcW w:w="2689" w:type="dxa"/>
            <w:tcBorders>
              <w:top w:val="nil"/>
              <w:left w:val="nil"/>
              <w:bottom w:val="nil"/>
              <w:right w:val="nil"/>
            </w:tcBorders>
            <w:shd w:val="clear" w:color="auto" w:fill="auto"/>
            <w:vAlign w:val="center"/>
          </w:tcPr>
          <w:p w14:paraId="223CC696">
            <w:pPr>
              <w:overflowPunct w:val="0"/>
              <w:bidi w:val="0"/>
              <w:snapToGrid w:val="0"/>
              <w:spacing w:before="0" w:after="0" w:line="240" w:lineRule="auto"/>
              <w:ind w:left="0" w:right="0" w:firstLineChars="200"/>
              <w:jc w:val="center"/>
              <w:textAlignment w:val="auto"/>
              <w:rPr>
                <w:rFonts w:hint="eastAsia" w:ascii="宋体" w:hAnsi="宋体" w:eastAsia="宋体" w:cs="宋体"/>
                <w:b w:val="0"/>
                <w:sz w:val="24"/>
                <w:szCs w:val="24"/>
                <w:lang w:val="en-US" w:eastAsia="zh-CN"/>
              </w:rPr>
            </w:pPr>
            <w:r>
              <w:rPr>
                <w:rFonts w:hint="eastAsia" w:ascii="宋体" w:hAnsi="宋体" w:eastAsia="宋体" w:cs="宋体"/>
                <w:b w:val="0"/>
                <w:sz w:val="21"/>
                <w:szCs w:val="24"/>
                <w:lang w:val="en-US" w:eastAsia="zh-CN"/>
              </w:rPr>
              <w:t>0.778</w:t>
            </w:r>
          </w:p>
        </w:tc>
      </w:tr>
      <w:tr w14:paraId="7ECA7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jc w:val="center"/>
        </w:trPr>
        <w:tc>
          <w:tcPr>
            <w:tcW w:w="4428" w:type="dxa"/>
            <w:tcBorders>
              <w:top w:val="nil"/>
              <w:left w:val="nil"/>
              <w:bottom w:val="nil"/>
              <w:right w:val="nil"/>
            </w:tcBorders>
            <w:shd w:val="clear" w:color="auto" w:fill="auto"/>
            <w:vAlign w:val="center"/>
          </w:tcPr>
          <w:p w14:paraId="3F651B76">
            <w:pPr>
              <w:overflowPunct w:val="0"/>
              <w:bidi w:val="0"/>
              <w:snapToGrid w:val="0"/>
              <w:spacing w:before="0" w:after="0" w:line="240" w:lineRule="auto"/>
              <w:ind w:left="0" w:right="0" w:firstLineChars="200"/>
              <w:jc w:val="center"/>
              <w:textAlignment w:val="auto"/>
              <w:rPr>
                <w:rFonts w:hint="eastAsia" w:ascii="宋体" w:hAnsi="宋体" w:eastAsia="宋体" w:cs="宋体"/>
                <w:b w:val="0"/>
                <w:sz w:val="24"/>
                <w:szCs w:val="24"/>
                <w:lang w:val="en-US" w:eastAsia="zh-CN"/>
              </w:rPr>
            </w:pPr>
            <w:r>
              <w:rPr>
                <w:rFonts w:hint="eastAsia" w:ascii="宋体" w:hAnsi="宋体" w:eastAsia="宋体" w:cs="宋体"/>
                <w:b w:val="0"/>
                <w:sz w:val="21"/>
                <w:szCs w:val="24"/>
                <w:lang w:val="en-US" w:eastAsia="zh-CN"/>
              </w:rPr>
              <w:t>利用形成性评价与反馈</w:t>
            </w:r>
          </w:p>
        </w:tc>
        <w:tc>
          <w:tcPr>
            <w:tcW w:w="1405" w:type="dxa"/>
            <w:tcBorders>
              <w:top w:val="nil"/>
              <w:left w:val="nil"/>
              <w:bottom w:val="nil"/>
              <w:right w:val="nil"/>
            </w:tcBorders>
            <w:shd w:val="clear" w:color="auto" w:fill="auto"/>
            <w:vAlign w:val="center"/>
          </w:tcPr>
          <w:p w14:paraId="73347B39">
            <w:pPr>
              <w:overflowPunct w:val="0"/>
              <w:bidi w:val="0"/>
              <w:snapToGrid w:val="0"/>
              <w:spacing w:before="0" w:after="0" w:line="240" w:lineRule="auto"/>
              <w:ind w:left="0" w:right="0" w:firstLineChars="200"/>
              <w:jc w:val="center"/>
              <w:textAlignment w:val="auto"/>
              <w:rPr>
                <w:rFonts w:hint="eastAsia" w:ascii="宋体" w:hAnsi="宋体" w:eastAsia="宋体" w:cs="宋体"/>
                <w:b w:val="0"/>
                <w:sz w:val="24"/>
                <w:szCs w:val="24"/>
                <w:lang w:val="en-US" w:eastAsia="zh-CN"/>
              </w:rPr>
            </w:pPr>
            <w:r>
              <w:rPr>
                <w:rFonts w:hint="eastAsia" w:ascii="宋体" w:hAnsi="宋体" w:eastAsia="宋体" w:cs="宋体"/>
                <w:b w:val="0"/>
                <w:sz w:val="21"/>
                <w:szCs w:val="24"/>
                <w:lang w:val="en-US" w:eastAsia="zh-CN"/>
              </w:rPr>
              <w:t>4</w:t>
            </w:r>
          </w:p>
        </w:tc>
        <w:tc>
          <w:tcPr>
            <w:tcW w:w="2689" w:type="dxa"/>
            <w:tcBorders>
              <w:top w:val="nil"/>
              <w:left w:val="nil"/>
              <w:bottom w:val="nil"/>
              <w:right w:val="nil"/>
            </w:tcBorders>
            <w:shd w:val="clear" w:color="auto" w:fill="auto"/>
            <w:vAlign w:val="center"/>
          </w:tcPr>
          <w:p w14:paraId="47509C22">
            <w:pPr>
              <w:overflowPunct w:val="0"/>
              <w:bidi w:val="0"/>
              <w:snapToGrid w:val="0"/>
              <w:spacing w:before="0" w:after="0" w:line="240" w:lineRule="auto"/>
              <w:ind w:left="0" w:right="0" w:firstLineChars="200"/>
              <w:jc w:val="center"/>
              <w:textAlignment w:val="auto"/>
              <w:rPr>
                <w:rFonts w:hint="eastAsia" w:ascii="宋体" w:hAnsi="宋体" w:eastAsia="宋体" w:cs="宋体"/>
                <w:b w:val="0"/>
                <w:sz w:val="24"/>
                <w:szCs w:val="24"/>
                <w:lang w:val="en-US" w:eastAsia="zh-CN"/>
              </w:rPr>
            </w:pPr>
            <w:r>
              <w:rPr>
                <w:rFonts w:hint="eastAsia" w:ascii="宋体" w:hAnsi="宋体" w:eastAsia="宋体" w:cs="宋体"/>
                <w:b w:val="0"/>
                <w:sz w:val="21"/>
                <w:szCs w:val="24"/>
                <w:lang w:val="en-US" w:eastAsia="zh-CN"/>
              </w:rPr>
              <w:t>0.801</w:t>
            </w:r>
          </w:p>
        </w:tc>
      </w:tr>
      <w:tr w14:paraId="7D0A0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jc w:val="center"/>
        </w:trPr>
        <w:tc>
          <w:tcPr>
            <w:tcW w:w="4428" w:type="dxa"/>
            <w:tcBorders>
              <w:top w:val="nil"/>
              <w:left w:val="nil"/>
              <w:bottom w:val="single" w:color="000000" w:sz="12" w:space="0"/>
              <w:right w:val="nil"/>
            </w:tcBorders>
            <w:shd w:val="clear" w:color="auto" w:fill="auto"/>
            <w:vAlign w:val="center"/>
          </w:tcPr>
          <w:p w14:paraId="375B3D4A">
            <w:pPr>
              <w:overflowPunct w:val="0"/>
              <w:bidi w:val="0"/>
              <w:snapToGrid w:val="0"/>
              <w:spacing w:before="0" w:after="0" w:line="240" w:lineRule="auto"/>
              <w:ind w:left="0" w:right="0" w:firstLineChars="200"/>
              <w:jc w:val="center"/>
              <w:textAlignment w:val="auto"/>
              <w:rPr>
                <w:rFonts w:hint="eastAsia" w:ascii="宋体" w:hAnsi="宋体" w:eastAsia="宋体" w:cs="宋体"/>
                <w:b w:val="0"/>
                <w:sz w:val="24"/>
                <w:szCs w:val="24"/>
                <w:lang w:val="en-US" w:eastAsia="zh-CN"/>
              </w:rPr>
            </w:pPr>
            <w:r>
              <w:rPr>
                <w:rFonts w:hint="eastAsia" w:ascii="宋体" w:hAnsi="宋体" w:eastAsia="宋体" w:cs="宋体"/>
                <w:b w:val="0"/>
                <w:sz w:val="21"/>
                <w:szCs w:val="24"/>
                <w:lang w:val="en-US" w:eastAsia="zh-CN"/>
              </w:rPr>
              <w:t>总体量表</w:t>
            </w:r>
          </w:p>
        </w:tc>
        <w:tc>
          <w:tcPr>
            <w:tcW w:w="1405" w:type="dxa"/>
            <w:tcBorders>
              <w:top w:val="nil"/>
              <w:left w:val="nil"/>
              <w:bottom w:val="single" w:color="000000" w:sz="12" w:space="0"/>
              <w:right w:val="nil"/>
            </w:tcBorders>
            <w:shd w:val="clear" w:color="auto" w:fill="auto"/>
            <w:vAlign w:val="center"/>
          </w:tcPr>
          <w:p w14:paraId="0EED8B66">
            <w:pPr>
              <w:overflowPunct w:val="0"/>
              <w:bidi w:val="0"/>
              <w:snapToGrid w:val="0"/>
              <w:spacing w:before="0" w:after="0" w:line="240" w:lineRule="auto"/>
              <w:ind w:left="0" w:right="0" w:firstLineChars="200"/>
              <w:jc w:val="center"/>
              <w:textAlignment w:val="auto"/>
              <w:rPr>
                <w:rFonts w:hint="eastAsia" w:ascii="宋体" w:hAnsi="宋体" w:eastAsia="宋体" w:cs="宋体"/>
                <w:b w:val="0"/>
                <w:sz w:val="24"/>
                <w:szCs w:val="24"/>
                <w:lang w:val="en-US" w:eastAsia="zh-CN"/>
              </w:rPr>
            </w:pPr>
            <w:r>
              <w:rPr>
                <w:rFonts w:hint="eastAsia" w:ascii="宋体" w:hAnsi="宋体" w:eastAsia="宋体" w:cs="宋体"/>
                <w:b w:val="0"/>
                <w:sz w:val="21"/>
                <w:szCs w:val="24"/>
                <w:lang w:val="en-US" w:eastAsia="zh-CN"/>
              </w:rPr>
              <w:t>20</w:t>
            </w:r>
          </w:p>
        </w:tc>
        <w:tc>
          <w:tcPr>
            <w:tcW w:w="2689" w:type="dxa"/>
            <w:tcBorders>
              <w:top w:val="nil"/>
              <w:left w:val="nil"/>
              <w:bottom w:val="single" w:color="000000" w:sz="12" w:space="0"/>
              <w:right w:val="nil"/>
            </w:tcBorders>
            <w:shd w:val="clear" w:color="auto" w:fill="auto"/>
            <w:vAlign w:val="center"/>
          </w:tcPr>
          <w:p w14:paraId="01FE65E3">
            <w:pPr>
              <w:overflowPunct w:val="0"/>
              <w:bidi w:val="0"/>
              <w:snapToGrid w:val="0"/>
              <w:spacing w:before="0" w:after="0" w:line="240" w:lineRule="auto"/>
              <w:ind w:left="0" w:right="0" w:firstLineChars="200"/>
              <w:jc w:val="center"/>
              <w:textAlignment w:val="auto"/>
              <w:rPr>
                <w:rFonts w:hint="eastAsia" w:ascii="宋体" w:hAnsi="宋体" w:eastAsia="宋体" w:cs="宋体"/>
                <w:b w:val="0"/>
                <w:sz w:val="24"/>
                <w:szCs w:val="24"/>
                <w:lang w:val="en-US" w:eastAsia="zh-CN"/>
              </w:rPr>
            </w:pPr>
            <w:r>
              <w:rPr>
                <w:rFonts w:hint="eastAsia" w:ascii="宋体" w:hAnsi="宋体" w:eastAsia="宋体" w:cs="宋体"/>
                <w:b w:val="0"/>
                <w:sz w:val="21"/>
                <w:szCs w:val="24"/>
                <w:lang w:val="en-US" w:eastAsia="zh-CN"/>
              </w:rPr>
              <w:t>0.782</w:t>
            </w:r>
          </w:p>
        </w:tc>
      </w:tr>
    </w:tbl>
    <w:p w14:paraId="0BBE7820">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为检验课堂评价工具的可靠性，本研究采用Cronbach's α系数对《“可见的学习”高质量教学核心实践——教研课评课表》进行内部一致性分析。结果如表4-2所示，量表总体Cronbach's α系数为0.782，高于教育研究中通常采用的0.70判断标准，说明该评价工具具有较好的内部一致性，各评价指标能够较稳定地反映课堂教学质量特征。</w:t>
      </w:r>
    </w:p>
    <w:p w14:paraId="34000D9F">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进一步分析发现，五个一级评价维度的Cronbach's α系数均达到0.75以上，其中"构建优质学科内容——教师如何教"（α=0.812）和"利用形成性评价与反馈"（α=0.801）达到良好水平，其余三个维度α系数均处于可接受范围，表明各维度内部评价指标之间具有较好的一致性，能够较稳定地反映课堂学习过程中的认知参与、社会情感支持、课堂互动及形成性评价等关键特征。</w:t>
      </w:r>
    </w:p>
    <w:p w14:paraId="162B1B58">
      <w:pPr>
        <w:pageBreakBefore w:val="0"/>
        <w:overflowPunct w:val="0"/>
        <w:bidi w:val="0"/>
        <w:spacing w:line="240" w:lineRule="auto"/>
        <w:ind w:firstLineChars="200"/>
        <w:jc w:val="center"/>
        <w:textAlignment w:val="auto"/>
        <w:rPr>
          <w:rFonts w:hint="eastAsia" w:ascii="宋体" w:hAnsi="宋体" w:eastAsia="宋体" w:cs="宋体"/>
          <w:b w:val="0"/>
          <w:sz w:val="24"/>
          <w:szCs w:val="24"/>
          <w:lang w:val="en-US" w:eastAsia="zh-CN"/>
        </w:rPr>
      </w:pPr>
      <w:r>
        <w:rPr>
          <w:rFonts w:hint="eastAsia" w:ascii="宋体" w:hAnsi="宋体" w:eastAsia="宋体" w:cs="宋体"/>
          <w:b w:val="0"/>
          <w:sz w:val="21"/>
        </w:rPr>
        <w:t>表3-22  ：删除项目后的内部一致性检验结果</w:t>
      </w:r>
    </w:p>
    <w:tbl>
      <w:tblPr>
        <w:tblStyle w:val="13"/>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4101"/>
        <w:gridCol w:w="3156"/>
        <w:gridCol w:w="1262"/>
      </w:tblGrid>
      <w:tr w14:paraId="2B9E7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blHeader/>
          <w:jc w:val="center"/>
        </w:trPr>
        <w:tc>
          <w:tcPr>
            <w:tcW w:w="4101" w:type="dxa"/>
            <w:tcBorders>
              <w:top w:val="single" w:color="000000" w:sz="12" w:space="0"/>
              <w:left w:val="nil"/>
              <w:bottom w:val="nil"/>
              <w:right w:val="nil"/>
            </w:tcBorders>
            <w:shd w:val="clear" w:color="auto" w:fill="auto"/>
            <w:vAlign w:val="center"/>
          </w:tcPr>
          <w:p w14:paraId="5BFA10BD">
            <w:pPr>
              <w:keepNext w:val="0"/>
              <w:keepLines w:val="0"/>
              <w:widowControl/>
              <w:suppressLineNumbers w:val="0"/>
              <w:overflowPunct w:val="0"/>
              <w:bidi w:val="0"/>
              <w:snapToGrid w:val="0"/>
              <w:spacing w:before="0" w:after="0" w:line="240" w:lineRule="auto"/>
              <w:ind w:left="0" w:right="0" w:firstLineChars="200"/>
              <w:jc w:val="center"/>
              <w:textAlignment w:val="auto"/>
              <w:rPr>
                <w:rFonts w:hint="eastAsia" w:ascii="宋体" w:hAnsi="宋体" w:eastAsia="宋体" w:cs="宋体"/>
                <w:b/>
                <w:bCs/>
                <w:kern w:val="2"/>
                <w:sz w:val="24"/>
                <w:szCs w:val="24"/>
                <w:lang w:val="en-US" w:eastAsia="zh-CN" w:bidi="ar-SA"/>
              </w:rPr>
            </w:pPr>
            <w:r>
              <w:rPr>
                <w:rFonts w:hint="eastAsia" w:ascii="宋体" w:hAnsi="宋体" w:eastAsia="宋体" w:cs="宋体"/>
                <w:b/>
                <w:bCs/>
                <w:kern w:val="0"/>
                <w:sz w:val="21"/>
                <w:szCs w:val="24"/>
                <w:lang w:val="en-US" w:eastAsia="zh-CN" w:bidi="ar-SA"/>
              </w:rPr>
              <w:t>评价维度</w:t>
            </w:r>
          </w:p>
        </w:tc>
        <w:tc>
          <w:tcPr>
            <w:tcW w:w="3156" w:type="dxa"/>
            <w:tcBorders>
              <w:top w:val="single" w:color="000000" w:sz="12" w:space="0"/>
              <w:left w:val="nil"/>
              <w:bottom w:val="nil"/>
              <w:right w:val="nil"/>
            </w:tcBorders>
            <w:shd w:val="clear" w:color="auto" w:fill="auto"/>
            <w:vAlign w:val="center"/>
          </w:tcPr>
          <w:p w14:paraId="20882DDC">
            <w:pPr>
              <w:keepNext w:val="0"/>
              <w:keepLines w:val="0"/>
              <w:widowControl/>
              <w:suppressLineNumbers w:val="0"/>
              <w:overflowPunct w:val="0"/>
              <w:bidi w:val="0"/>
              <w:snapToGrid w:val="0"/>
              <w:spacing w:before="0" w:after="0" w:line="240" w:lineRule="auto"/>
              <w:ind w:left="0" w:right="0" w:firstLineChars="200"/>
              <w:jc w:val="center"/>
              <w:textAlignment w:val="auto"/>
              <w:rPr>
                <w:rFonts w:hint="eastAsia" w:ascii="宋体" w:hAnsi="宋体" w:eastAsia="宋体" w:cs="宋体"/>
                <w:b/>
                <w:bCs/>
                <w:kern w:val="2"/>
                <w:sz w:val="24"/>
                <w:szCs w:val="24"/>
                <w:lang w:val="en-US" w:eastAsia="zh-CN" w:bidi="ar-SA"/>
              </w:rPr>
            </w:pPr>
            <w:r>
              <w:rPr>
                <w:rFonts w:hint="eastAsia" w:ascii="宋体" w:hAnsi="宋体" w:eastAsia="宋体" w:cs="宋体"/>
                <w:b/>
                <w:bCs/>
                <w:kern w:val="0"/>
                <w:sz w:val="21"/>
                <w:szCs w:val="24"/>
                <w:lang w:val="en-US" w:eastAsia="zh-CN" w:bidi="ar-SA"/>
              </w:rPr>
              <w:t>删除该维度后</w:t>
            </w:r>
            <w:r>
              <w:rPr>
                <w:rFonts w:hint="eastAsia" w:ascii="宋体" w:hAnsi="宋体" w:eastAsia="宋体" w:cs="宋体"/>
                <w:b/>
                <w:kern w:val="2"/>
                <w:sz w:val="21"/>
                <w:szCs w:val="24"/>
                <w:lang w:val="en-US" w:eastAsia="zh-CN" w:bidi="ar-SA"/>
              </w:rPr>
              <w:t>α系数</w:t>
            </w:r>
          </w:p>
        </w:tc>
        <w:tc>
          <w:tcPr>
            <w:tcW w:w="1262" w:type="dxa"/>
            <w:tcBorders>
              <w:top w:val="single" w:color="000000" w:sz="12" w:space="0"/>
              <w:left w:val="nil"/>
              <w:bottom w:val="nil"/>
              <w:right w:val="nil"/>
            </w:tcBorders>
            <w:shd w:val="clear" w:color="auto" w:fill="auto"/>
            <w:vAlign w:val="center"/>
          </w:tcPr>
          <w:p w14:paraId="70D8ED68">
            <w:pPr>
              <w:keepNext w:val="0"/>
              <w:keepLines w:val="0"/>
              <w:widowControl/>
              <w:suppressLineNumbers w:val="0"/>
              <w:overflowPunct w:val="0"/>
              <w:bidi w:val="0"/>
              <w:snapToGrid w:val="0"/>
              <w:spacing w:before="0" w:after="0" w:line="240" w:lineRule="auto"/>
              <w:ind w:left="0" w:right="0" w:firstLineChars="200"/>
              <w:jc w:val="center"/>
              <w:textAlignment w:val="auto"/>
              <w:rPr>
                <w:rFonts w:hint="eastAsia" w:ascii="宋体" w:hAnsi="宋体" w:eastAsia="宋体" w:cs="宋体"/>
                <w:b/>
                <w:bCs/>
                <w:kern w:val="2"/>
                <w:sz w:val="24"/>
                <w:szCs w:val="24"/>
                <w:lang w:val="en-US" w:eastAsia="zh-CN" w:bidi="ar-SA"/>
              </w:rPr>
            </w:pPr>
            <w:r>
              <w:rPr>
                <w:rFonts w:hint="eastAsia" w:ascii="宋体" w:hAnsi="宋体" w:eastAsia="宋体" w:cs="宋体"/>
                <w:b/>
                <w:bCs/>
                <w:kern w:val="0"/>
                <w:sz w:val="21"/>
                <w:szCs w:val="24"/>
                <w:lang w:val="en-US" w:eastAsia="zh-CN" w:bidi="ar-SA"/>
              </w:rPr>
              <w:t>变化情况</w:t>
            </w:r>
          </w:p>
        </w:tc>
      </w:tr>
      <w:tr w14:paraId="31D15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jc w:val="center"/>
        </w:trPr>
        <w:tc>
          <w:tcPr>
            <w:tcW w:w="4101" w:type="dxa"/>
            <w:tcBorders>
              <w:left w:val="nil"/>
              <w:bottom w:val="nil"/>
              <w:right w:val="nil"/>
            </w:tcBorders>
            <w:shd w:val="clear" w:color="auto" w:fill="auto"/>
            <w:vAlign w:val="center"/>
          </w:tcPr>
          <w:p w14:paraId="1A1FD1C3">
            <w:pPr>
              <w:keepNext w:val="0"/>
              <w:keepLines w:val="0"/>
              <w:widowControl/>
              <w:suppressLineNumbers w:val="0"/>
              <w:overflowPunct w:val="0"/>
              <w:bidi w:val="0"/>
              <w:snapToGrid w:val="0"/>
              <w:spacing w:before="0" w:after="0" w:line="240" w:lineRule="auto"/>
              <w:ind w:left="0" w:right="0" w:firstLineChars="200"/>
              <w:jc w:val="center"/>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0"/>
                <w:sz w:val="21"/>
                <w:szCs w:val="24"/>
                <w:lang w:val="en-US" w:eastAsia="zh-CN" w:bidi="ar-SA"/>
              </w:rPr>
              <w:t>确保认知参与——学生如何学</w:t>
            </w:r>
          </w:p>
        </w:tc>
        <w:tc>
          <w:tcPr>
            <w:tcW w:w="3156" w:type="dxa"/>
            <w:tcBorders>
              <w:left w:val="nil"/>
              <w:bottom w:val="nil"/>
              <w:right w:val="nil"/>
            </w:tcBorders>
            <w:shd w:val="clear" w:color="auto" w:fill="auto"/>
            <w:vAlign w:val="center"/>
          </w:tcPr>
          <w:p w14:paraId="2C33E8A0">
            <w:pPr>
              <w:keepNext w:val="0"/>
              <w:keepLines w:val="0"/>
              <w:widowControl/>
              <w:suppressLineNumbers w:val="0"/>
              <w:overflowPunct w:val="0"/>
              <w:bidi w:val="0"/>
              <w:snapToGrid w:val="0"/>
              <w:spacing w:before="0" w:after="0" w:line="240" w:lineRule="auto"/>
              <w:ind w:left="0" w:right="0" w:firstLineChars="200"/>
              <w:jc w:val="center"/>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0"/>
                <w:sz w:val="21"/>
                <w:szCs w:val="24"/>
                <w:lang w:val="en-US" w:eastAsia="zh-CN" w:bidi="ar-SA"/>
              </w:rPr>
              <w:t>0.774</w:t>
            </w:r>
          </w:p>
        </w:tc>
        <w:tc>
          <w:tcPr>
            <w:tcW w:w="1262" w:type="dxa"/>
            <w:tcBorders>
              <w:left w:val="nil"/>
              <w:bottom w:val="nil"/>
              <w:right w:val="nil"/>
            </w:tcBorders>
            <w:shd w:val="clear" w:color="auto" w:fill="auto"/>
            <w:vAlign w:val="center"/>
          </w:tcPr>
          <w:p w14:paraId="0C7445FF">
            <w:pPr>
              <w:keepNext w:val="0"/>
              <w:keepLines w:val="0"/>
              <w:widowControl/>
              <w:suppressLineNumbers w:val="0"/>
              <w:overflowPunct w:val="0"/>
              <w:bidi w:val="0"/>
              <w:snapToGrid w:val="0"/>
              <w:spacing w:before="0" w:after="0" w:line="240" w:lineRule="auto"/>
              <w:ind w:left="0" w:right="0" w:firstLineChars="200"/>
              <w:jc w:val="center"/>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0"/>
                <w:sz w:val="21"/>
                <w:szCs w:val="24"/>
                <w:lang w:val="en-US" w:eastAsia="zh-CN" w:bidi="ar-SA"/>
              </w:rPr>
              <w:t>略下降</w:t>
            </w:r>
          </w:p>
        </w:tc>
      </w:tr>
      <w:tr w14:paraId="68CD5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jc w:val="center"/>
        </w:trPr>
        <w:tc>
          <w:tcPr>
            <w:tcW w:w="4101" w:type="dxa"/>
            <w:tcBorders>
              <w:top w:val="nil"/>
              <w:left w:val="nil"/>
              <w:bottom w:val="nil"/>
              <w:right w:val="nil"/>
            </w:tcBorders>
            <w:shd w:val="clear" w:color="auto" w:fill="auto"/>
            <w:vAlign w:val="center"/>
          </w:tcPr>
          <w:p w14:paraId="535B7372">
            <w:pPr>
              <w:keepNext w:val="0"/>
              <w:keepLines w:val="0"/>
              <w:widowControl/>
              <w:suppressLineNumbers w:val="0"/>
              <w:overflowPunct w:val="0"/>
              <w:bidi w:val="0"/>
              <w:snapToGrid w:val="0"/>
              <w:spacing w:before="0" w:after="0" w:line="240" w:lineRule="auto"/>
              <w:ind w:left="0" w:right="0" w:firstLineChars="200"/>
              <w:jc w:val="center"/>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0"/>
                <w:sz w:val="21"/>
                <w:szCs w:val="24"/>
                <w:lang w:val="en-US" w:eastAsia="zh-CN" w:bidi="ar-SA"/>
              </w:rPr>
              <w:t>构建优质学科内容——教师如何教</w:t>
            </w:r>
          </w:p>
        </w:tc>
        <w:tc>
          <w:tcPr>
            <w:tcW w:w="3156" w:type="dxa"/>
            <w:tcBorders>
              <w:top w:val="nil"/>
              <w:left w:val="nil"/>
              <w:bottom w:val="nil"/>
              <w:right w:val="nil"/>
            </w:tcBorders>
            <w:shd w:val="clear" w:color="auto" w:fill="auto"/>
            <w:vAlign w:val="center"/>
          </w:tcPr>
          <w:p w14:paraId="378BF907">
            <w:pPr>
              <w:keepNext w:val="0"/>
              <w:keepLines w:val="0"/>
              <w:widowControl/>
              <w:suppressLineNumbers w:val="0"/>
              <w:overflowPunct w:val="0"/>
              <w:bidi w:val="0"/>
              <w:snapToGrid w:val="0"/>
              <w:spacing w:before="0" w:after="0" w:line="240" w:lineRule="auto"/>
              <w:ind w:left="0" w:right="0" w:firstLineChars="200"/>
              <w:jc w:val="center"/>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0"/>
                <w:sz w:val="21"/>
                <w:szCs w:val="24"/>
                <w:lang w:val="en-US" w:eastAsia="zh-CN" w:bidi="ar-SA"/>
              </w:rPr>
              <w:t>0.768</w:t>
            </w:r>
          </w:p>
        </w:tc>
        <w:tc>
          <w:tcPr>
            <w:tcW w:w="1262" w:type="dxa"/>
            <w:tcBorders>
              <w:top w:val="nil"/>
              <w:left w:val="nil"/>
              <w:bottom w:val="nil"/>
              <w:right w:val="nil"/>
            </w:tcBorders>
            <w:shd w:val="clear" w:color="auto" w:fill="auto"/>
            <w:vAlign w:val="center"/>
          </w:tcPr>
          <w:p w14:paraId="19718D13">
            <w:pPr>
              <w:keepNext w:val="0"/>
              <w:keepLines w:val="0"/>
              <w:widowControl/>
              <w:suppressLineNumbers w:val="0"/>
              <w:overflowPunct w:val="0"/>
              <w:bidi w:val="0"/>
              <w:snapToGrid w:val="0"/>
              <w:spacing w:before="0" w:after="0" w:line="240" w:lineRule="auto"/>
              <w:ind w:left="0" w:right="0" w:firstLineChars="200"/>
              <w:jc w:val="center"/>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0"/>
                <w:sz w:val="21"/>
                <w:szCs w:val="24"/>
                <w:lang w:val="en-US" w:eastAsia="zh-CN" w:bidi="ar-SA"/>
              </w:rPr>
              <w:t>下降</w:t>
            </w:r>
          </w:p>
        </w:tc>
      </w:tr>
      <w:tr w14:paraId="588F7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jc w:val="center"/>
        </w:trPr>
        <w:tc>
          <w:tcPr>
            <w:tcW w:w="4101" w:type="dxa"/>
            <w:tcBorders>
              <w:top w:val="nil"/>
              <w:left w:val="nil"/>
              <w:bottom w:val="nil"/>
              <w:right w:val="nil"/>
            </w:tcBorders>
            <w:shd w:val="clear" w:color="auto" w:fill="auto"/>
            <w:vAlign w:val="center"/>
          </w:tcPr>
          <w:p w14:paraId="3FB37B26">
            <w:pPr>
              <w:keepNext w:val="0"/>
              <w:keepLines w:val="0"/>
              <w:widowControl/>
              <w:suppressLineNumbers w:val="0"/>
              <w:overflowPunct w:val="0"/>
              <w:bidi w:val="0"/>
              <w:snapToGrid w:val="0"/>
              <w:spacing w:before="0" w:after="0" w:line="240" w:lineRule="auto"/>
              <w:ind w:left="0" w:right="0" w:firstLineChars="200"/>
              <w:jc w:val="center"/>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0"/>
                <w:sz w:val="21"/>
                <w:szCs w:val="24"/>
                <w:lang w:val="en-US" w:eastAsia="zh-CN" w:bidi="ar-SA"/>
              </w:rPr>
              <w:t>提供社会情感能力支持</w:t>
            </w:r>
          </w:p>
        </w:tc>
        <w:tc>
          <w:tcPr>
            <w:tcW w:w="3156" w:type="dxa"/>
            <w:tcBorders>
              <w:top w:val="nil"/>
              <w:left w:val="nil"/>
              <w:bottom w:val="nil"/>
              <w:right w:val="nil"/>
            </w:tcBorders>
            <w:shd w:val="clear" w:color="auto" w:fill="auto"/>
            <w:vAlign w:val="center"/>
          </w:tcPr>
          <w:p w14:paraId="1EE2B3F6">
            <w:pPr>
              <w:keepNext w:val="0"/>
              <w:keepLines w:val="0"/>
              <w:widowControl/>
              <w:suppressLineNumbers w:val="0"/>
              <w:overflowPunct w:val="0"/>
              <w:bidi w:val="0"/>
              <w:snapToGrid w:val="0"/>
              <w:spacing w:before="0" w:after="0" w:line="240" w:lineRule="auto"/>
              <w:ind w:left="0" w:right="0" w:firstLineChars="200"/>
              <w:jc w:val="center"/>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0"/>
                <w:sz w:val="21"/>
                <w:szCs w:val="24"/>
                <w:lang w:val="en-US" w:eastAsia="zh-CN" w:bidi="ar-SA"/>
              </w:rPr>
              <w:t>0.771</w:t>
            </w:r>
          </w:p>
        </w:tc>
        <w:tc>
          <w:tcPr>
            <w:tcW w:w="1262" w:type="dxa"/>
            <w:tcBorders>
              <w:top w:val="nil"/>
              <w:left w:val="nil"/>
              <w:bottom w:val="nil"/>
              <w:right w:val="nil"/>
            </w:tcBorders>
            <w:shd w:val="clear" w:color="auto" w:fill="auto"/>
            <w:vAlign w:val="center"/>
          </w:tcPr>
          <w:p w14:paraId="40CF183A">
            <w:pPr>
              <w:keepNext w:val="0"/>
              <w:keepLines w:val="0"/>
              <w:widowControl/>
              <w:suppressLineNumbers w:val="0"/>
              <w:overflowPunct w:val="0"/>
              <w:bidi w:val="0"/>
              <w:snapToGrid w:val="0"/>
              <w:spacing w:before="0" w:after="0" w:line="240" w:lineRule="auto"/>
              <w:ind w:left="0" w:right="0" w:firstLineChars="200"/>
              <w:jc w:val="center"/>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0"/>
                <w:sz w:val="21"/>
                <w:szCs w:val="24"/>
                <w:lang w:val="en-US" w:eastAsia="zh-CN" w:bidi="ar-SA"/>
              </w:rPr>
              <w:t>下降</w:t>
            </w:r>
          </w:p>
        </w:tc>
      </w:tr>
      <w:tr w14:paraId="2561B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jc w:val="center"/>
        </w:trPr>
        <w:tc>
          <w:tcPr>
            <w:tcW w:w="4101" w:type="dxa"/>
            <w:tcBorders>
              <w:top w:val="nil"/>
              <w:left w:val="nil"/>
              <w:bottom w:val="nil"/>
              <w:right w:val="nil"/>
            </w:tcBorders>
            <w:shd w:val="clear" w:color="auto" w:fill="auto"/>
            <w:vAlign w:val="center"/>
          </w:tcPr>
          <w:p w14:paraId="741D2CE8">
            <w:pPr>
              <w:keepNext w:val="0"/>
              <w:keepLines w:val="0"/>
              <w:widowControl/>
              <w:suppressLineNumbers w:val="0"/>
              <w:overflowPunct w:val="0"/>
              <w:bidi w:val="0"/>
              <w:snapToGrid w:val="0"/>
              <w:spacing w:before="0" w:after="0" w:line="240" w:lineRule="auto"/>
              <w:ind w:left="0" w:right="0" w:firstLineChars="200"/>
              <w:jc w:val="center"/>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0"/>
                <w:sz w:val="21"/>
                <w:szCs w:val="24"/>
                <w:lang w:val="en-US" w:eastAsia="zh-CN" w:bidi="ar-SA"/>
              </w:rPr>
              <w:t>促进高质量课堂互动</w:t>
            </w:r>
          </w:p>
        </w:tc>
        <w:tc>
          <w:tcPr>
            <w:tcW w:w="3156" w:type="dxa"/>
            <w:tcBorders>
              <w:top w:val="nil"/>
              <w:left w:val="nil"/>
              <w:bottom w:val="nil"/>
              <w:right w:val="nil"/>
            </w:tcBorders>
            <w:shd w:val="clear" w:color="auto" w:fill="auto"/>
            <w:vAlign w:val="center"/>
          </w:tcPr>
          <w:p w14:paraId="7EC22768">
            <w:pPr>
              <w:keepNext w:val="0"/>
              <w:keepLines w:val="0"/>
              <w:widowControl/>
              <w:suppressLineNumbers w:val="0"/>
              <w:overflowPunct w:val="0"/>
              <w:bidi w:val="0"/>
              <w:snapToGrid w:val="0"/>
              <w:spacing w:before="0" w:after="0" w:line="240" w:lineRule="auto"/>
              <w:ind w:left="0" w:right="0" w:firstLineChars="200"/>
              <w:jc w:val="center"/>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0"/>
                <w:sz w:val="21"/>
                <w:szCs w:val="24"/>
                <w:lang w:val="en-US" w:eastAsia="zh-CN" w:bidi="ar-SA"/>
              </w:rPr>
              <w:t>0.769</w:t>
            </w:r>
          </w:p>
        </w:tc>
        <w:tc>
          <w:tcPr>
            <w:tcW w:w="1262" w:type="dxa"/>
            <w:tcBorders>
              <w:top w:val="nil"/>
              <w:left w:val="nil"/>
              <w:bottom w:val="nil"/>
              <w:right w:val="nil"/>
            </w:tcBorders>
            <w:shd w:val="clear" w:color="auto" w:fill="auto"/>
            <w:vAlign w:val="center"/>
          </w:tcPr>
          <w:p w14:paraId="161997E1">
            <w:pPr>
              <w:keepNext w:val="0"/>
              <w:keepLines w:val="0"/>
              <w:widowControl/>
              <w:suppressLineNumbers w:val="0"/>
              <w:overflowPunct w:val="0"/>
              <w:bidi w:val="0"/>
              <w:snapToGrid w:val="0"/>
              <w:spacing w:before="0" w:after="0" w:line="240" w:lineRule="auto"/>
              <w:ind w:left="0" w:right="0" w:firstLineChars="200"/>
              <w:jc w:val="center"/>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0"/>
                <w:sz w:val="21"/>
                <w:szCs w:val="24"/>
                <w:lang w:val="en-US" w:eastAsia="zh-CN" w:bidi="ar-SA"/>
              </w:rPr>
              <w:t>下降</w:t>
            </w:r>
          </w:p>
        </w:tc>
      </w:tr>
      <w:tr w14:paraId="15106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jc w:val="center"/>
        </w:trPr>
        <w:tc>
          <w:tcPr>
            <w:tcW w:w="4101" w:type="dxa"/>
            <w:tcBorders>
              <w:top w:val="nil"/>
              <w:left w:val="nil"/>
              <w:bottom w:val="single" w:color="000000" w:sz="12" w:space="0"/>
              <w:right w:val="nil"/>
            </w:tcBorders>
            <w:shd w:val="clear" w:color="auto" w:fill="auto"/>
            <w:vAlign w:val="center"/>
          </w:tcPr>
          <w:p w14:paraId="62E5823C">
            <w:pPr>
              <w:keepNext w:val="0"/>
              <w:keepLines w:val="0"/>
              <w:widowControl/>
              <w:suppressLineNumbers w:val="0"/>
              <w:overflowPunct w:val="0"/>
              <w:bidi w:val="0"/>
              <w:snapToGrid w:val="0"/>
              <w:spacing w:before="0" w:after="0" w:line="240" w:lineRule="auto"/>
              <w:ind w:left="0" w:right="0" w:firstLineChars="200"/>
              <w:jc w:val="center"/>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0"/>
                <w:sz w:val="21"/>
                <w:szCs w:val="24"/>
                <w:lang w:val="en-US" w:eastAsia="zh-CN" w:bidi="ar-SA"/>
              </w:rPr>
              <w:t>利用形成性评价与反馈</w:t>
            </w:r>
          </w:p>
        </w:tc>
        <w:tc>
          <w:tcPr>
            <w:tcW w:w="3156" w:type="dxa"/>
            <w:tcBorders>
              <w:top w:val="nil"/>
              <w:left w:val="nil"/>
              <w:bottom w:val="single" w:color="000000" w:sz="12" w:space="0"/>
              <w:right w:val="nil"/>
            </w:tcBorders>
            <w:shd w:val="clear" w:color="auto" w:fill="auto"/>
            <w:vAlign w:val="center"/>
          </w:tcPr>
          <w:p w14:paraId="11D2A296">
            <w:pPr>
              <w:keepNext w:val="0"/>
              <w:keepLines w:val="0"/>
              <w:widowControl/>
              <w:suppressLineNumbers w:val="0"/>
              <w:overflowPunct w:val="0"/>
              <w:bidi w:val="0"/>
              <w:snapToGrid w:val="0"/>
              <w:spacing w:before="0" w:after="0" w:line="240" w:lineRule="auto"/>
              <w:ind w:left="0" w:right="0" w:firstLineChars="200"/>
              <w:jc w:val="center"/>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0"/>
                <w:sz w:val="21"/>
                <w:szCs w:val="24"/>
                <w:lang w:val="en-US" w:eastAsia="zh-CN" w:bidi="ar-SA"/>
              </w:rPr>
              <w:t>0.763</w:t>
            </w:r>
          </w:p>
        </w:tc>
        <w:tc>
          <w:tcPr>
            <w:tcW w:w="1262" w:type="dxa"/>
            <w:tcBorders>
              <w:top w:val="nil"/>
              <w:left w:val="nil"/>
              <w:bottom w:val="single" w:color="000000" w:sz="12" w:space="0"/>
              <w:right w:val="nil"/>
            </w:tcBorders>
            <w:shd w:val="clear" w:color="auto" w:fill="auto"/>
            <w:vAlign w:val="center"/>
          </w:tcPr>
          <w:p w14:paraId="282558B8">
            <w:pPr>
              <w:keepNext w:val="0"/>
              <w:keepLines w:val="0"/>
              <w:widowControl/>
              <w:suppressLineNumbers w:val="0"/>
              <w:overflowPunct w:val="0"/>
              <w:bidi w:val="0"/>
              <w:snapToGrid w:val="0"/>
              <w:spacing w:before="0" w:after="0" w:line="240" w:lineRule="auto"/>
              <w:ind w:left="0" w:right="0" w:firstLineChars="200"/>
              <w:jc w:val="center"/>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0"/>
                <w:sz w:val="21"/>
                <w:szCs w:val="24"/>
                <w:lang w:val="en-US" w:eastAsia="zh-CN" w:bidi="ar-SA"/>
              </w:rPr>
              <w:t>下降</w:t>
            </w:r>
          </w:p>
        </w:tc>
      </w:tr>
    </w:tbl>
    <w:p w14:paraId="6E244CD0">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lang w:val="en-US" w:eastAsia="zh-CN"/>
        </w:rPr>
        <w:t>为进一步检验各评价维度对整体量表的贡献，本研究对各一级维度进行了删除项目分析。结果显示，删除任一评价维度后，量表整体Cronbach's α系数均未明显提高，部分维度删除后反而出现下降，说明五个评价维度均能够对课堂教学质量评价提供有效信息，不存在明显冗余指标，各维度共同构成</w:t>
      </w:r>
      <w:r>
        <w:rPr>
          <w:rFonts w:hint="eastAsia" w:ascii="宋体" w:hAnsi="宋体" w:eastAsia="宋体" w:cs="宋体"/>
          <w:b w:val="0"/>
          <w:sz w:val="24"/>
          <w:szCs w:val="24"/>
        </w:rPr>
        <w:t>了较为完整的课堂评价框架。</w:t>
      </w:r>
    </w:p>
    <w:p w14:paraId="172E7A58">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lang w:val="en-US" w:eastAsia="en-US"/>
        </w:rPr>
      </w:pPr>
      <w:r>
        <w:rPr>
          <w:rFonts w:hint="eastAsia" w:ascii="宋体" w:hAnsi="宋体" w:eastAsia="宋体" w:cs="宋体"/>
          <w:b w:val="0"/>
          <w:sz w:val="24"/>
          <w:szCs w:val="24"/>
          <w:lang w:val="en-US" w:eastAsia="zh-CN"/>
        </w:rPr>
        <w:t>综上所述，通过内部一致性检验，本研究验证了课堂评价工具的可靠性，为后续数据分析提供了方法保障。研究将在此基础上，进一步结合教师评价数据库、AI课堂行为数据以及课堂文本编码结果，从量化与质性两个层面对可见学习视域下中学生高阶能力培育课堂现状进行深入分析。</w:t>
      </w:r>
    </w:p>
    <w:p w14:paraId="5612D450">
      <w:pPr>
        <w:pageBreakBefore w:val="0"/>
        <w:overflowPunct w:val="0"/>
        <w:bidi w:val="0"/>
        <w:spacing w:before="0" w:after="0" w:line="360" w:lineRule="auto"/>
        <w:ind w:firstLine="480" w:firstLineChars="200"/>
        <w:jc w:val="both"/>
        <w:textAlignment w:val="auto"/>
        <w:outlineLvl w:val="3"/>
        <w:rPr>
          <w:rStyle w:val="15"/>
          <w:rFonts w:hint="eastAsia" w:ascii="宋体" w:hAnsi="宋体" w:eastAsia="宋体" w:cs="宋体"/>
          <w:kern w:val="0"/>
          <w:sz w:val="24"/>
          <w:szCs w:val="24"/>
          <w:lang w:val="en-US" w:eastAsia="zh-CN" w:bidi="ar-SA"/>
        </w:rPr>
      </w:pPr>
      <w:bookmarkStart w:id="66" w:name="_Toc4598"/>
      <w:r>
        <w:rPr>
          <w:rStyle w:val="15"/>
          <w:rFonts w:hint="eastAsia" w:ascii="宋体" w:hAnsi="宋体" w:eastAsia="宋体" w:cs="宋体"/>
          <w:b w:val="0"/>
          <w:kern w:val="0"/>
          <w:sz w:val="24"/>
          <w:szCs w:val="24"/>
          <w:lang w:val="en-US" w:eastAsia="zh-CN" w:bidi="ar-SA"/>
        </w:rPr>
        <w:t>（3）课堂观察与高阶能力培育现状分析</w:t>
      </w:r>
      <w:bookmarkEnd w:id="66"/>
    </w:p>
    <w:p w14:paraId="68BDF34D">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lang w:val="en-US" w:eastAsia="zh-CN"/>
        </w:rPr>
      </w:pPr>
      <w:r>
        <w:rPr>
          <w:rFonts w:hint="eastAsia" w:ascii="宋体" w:hAnsi="宋体" w:eastAsia="宋体" w:cs="宋体"/>
          <w:b w:val="0"/>
          <w:sz w:val="24"/>
          <w:szCs w:val="24"/>
          <w:lang w:val="en-US" w:eastAsia="zh-CN"/>
        </w:rPr>
        <w:t xml:space="preserve">为明确“可见的学习”视域下中学生高阶能力培育的课堂基础与改进需要，本研究结合10节跨学科课例、46份教师评课记录及希沃AI课堂分析资料，依次开展整体分析、五维课堂表现分析、两类证据对应分析与评课文本质性分析。分析重点在于</w:t>
      </w:r>
      <w:del w:id="90031" w:author="Claude" w:date="2026-10-27T03:49:22Z">
        <w:r>
          <w:rPr>
            <w:rFonts w:hint="eastAsia" w:ascii="宋体" w:hAnsi="宋体" w:eastAsia="宋体" w:cs="宋体"/>
            <w:b w:val="0"/>
            <w:sz w:val="24"/>
            <w:szCs w:val="24"/>
            <w:lang w:val="en-US" w:eastAsia="zh-CN"/>
          </w:rPr>
          <w:delText xml:space="preserve">：</w:delText>
        </w:r>
      </w:del>
      <w:r>
        <w:rPr>
          <w:rFonts w:hint="eastAsia" w:ascii="宋体" w:hAnsi="宋体" w:eastAsia="宋体" w:cs="宋体"/>
          <w:b w:val="0"/>
          <w:sz w:val="24"/>
          <w:szCs w:val="24"/>
          <w:lang w:val="en-US" w:eastAsia="zh-CN"/>
        </w:rPr>
        <w:t xml:space="preserve">课堂为学生提供了怎样的学习机会，学生的思考与合作如何得到支持，以及学习表现能否成为教师指导和学生改进的依据。</w:t>
      </w:r>
    </w:p>
    <w:p w14:paraId="4D07F6FC">
      <w:pPr>
        <w:pageBreakBefore w:val="0"/>
        <w:overflowPunct w:val="0"/>
        <w:bidi w:val="0"/>
        <w:spacing w:before="0" w:after="0" w:line="360" w:lineRule="auto"/>
        <w:ind w:firstLine="480" w:firstLineChars="200"/>
        <w:jc w:val="both"/>
        <w:textAlignment w:val="auto"/>
        <w:outlineLvl w:val="4"/>
        <w:rPr>
          <w:rStyle w:val="15"/>
          <w:rFonts w:hint="eastAsia" w:ascii="宋体" w:hAnsi="宋体" w:eastAsia="宋体" w:cs="宋体"/>
          <w:kern w:val="0"/>
          <w:sz w:val="24"/>
          <w:szCs w:val="24"/>
          <w:lang w:val="en-US" w:eastAsia="zh-CN" w:bidi="ar-SA"/>
        </w:rPr>
      </w:pPr>
      <w:r>
        <w:rPr>
          <w:rStyle w:val="15"/>
          <w:rFonts w:hint="eastAsia" w:ascii="宋体" w:hAnsi="宋体" w:eastAsia="宋体" w:cs="宋体"/>
          <w:b w:val="0"/>
          <w:kern w:val="0"/>
          <w:sz w:val="24"/>
          <w:szCs w:val="24"/>
          <w:lang w:val="en-US" w:eastAsia="zh-CN" w:bidi="ar-SA"/>
        </w:rPr>
        <w:t>1）整体情况分析</w:t>
      </w:r>
    </w:p>
    <w:p w14:paraId="0527B74F">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lang w:val="en-US" w:eastAsia="zh-CN"/>
        </w:rPr>
      </w:pPr>
      <w:r>
        <w:rPr>
          <w:rFonts w:hint="eastAsia" w:ascii="宋体" w:hAnsi="宋体" w:eastAsia="宋体" w:cs="宋体"/>
          <w:b w:val="0"/>
          <w:sz w:val="24"/>
        </w:rPr>
        <w:t>教师评价总分均值为90.83分，标准差为4.85分，得分范围为68—97分，表明观察者对本批课堂总体评价较为积极，同时不同评价记录之间存在差异。五维中，社会情感支持与学科内容建构均值较高，课堂互动、形成性评价与反馈相对靠后（表3-23）。这一分布说明，课堂已具备一定的内容组织与关系支持基础，而促使学生深入交流、依据反馈调整学习，是值得进一步考察的环节。</w:t>
      </w:r>
    </w:p>
    <w:p w14:paraId="0997C30C">
      <w:pPr>
        <w:pageBreakBefore w:val="0"/>
        <w:overflowPunct w:val="0"/>
        <w:bidi w:val="0"/>
        <w:spacing w:before="0" w:after="100" w:line="240" w:lineRule="auto"/>
        <w:ind w:firstLineChars="200"/>
        <w:jc w:val="center"/>
        <w:textAlignment w:val="auto"/>
        <w:rPr>
          <w:rFonts w:hint="eastAsia" w:ascii="宋体" w:hAnsi="宋体" w:eastAsia="宋体" w:cs="宋体"/>
        </w:rPr>
      </w:pPr>
      <w:r>
        <w:rPr>
          <w:rFonts w:hint="eastAsia" w:ascii="宋体" w:hAnsi="宋体" w:eastAsia="宋体" w:cs="宋体"/>
          <w:b w:val="0"/>
          <w:sz w:val="21"/>
        </w:rPr>
        <w:t>表3-23  课堂评价总体与五维描述性统计</w:t>
      </w:r>
    </w:p>
    <w:tbl>
      <w:tblPr>
        <w:tblStyle w:val="12"/>
        <w:tblW w:w="9360" w:type="dxa"/>
        <w:tblInd w:w="0" w:type="dxa"/>
        <w:tblLayout w:type="fixed"/>
        <w:tblCellMar>
          <w:top w:w="0" w:type="dxa"/>
          <w:left w:w="108" w:type="dxa"/>
          <w:bottom w:w="0" w:type="dxa"/>
          <w:right w:w="108" w:type="dxa"/>
        </w:tblCellMar>
      </w:tblPr>
      <w:tblGrid>
        <w:gridCol w:w="5040"/>
        <w:gridCol w:w="1439"/>
        <w:gridCol w:w="1441"/>
        <w:gridCol w:w="1440"/>
      </w:tblGrid>
      <w:tr w14:paraId="59F51CCE">
        <w:tblPrEx>
          <w:tblCellMar>
            <w:top w:w="0" w:type="dxa"/>
            <w:left w:w="108" w:type="dxa"/>
            <w:bottom w:w="0" w:type="dxa"/>
            <w:right w:w="108" w:type="dxa"/>
          </w:tblCellMar>
        </w:tblPrEx>
        <w:trPr>
          <w:cantSplit/>
        </w:trPr>
        <w:tc>
          <w:tcPr>
            <w:tcW w:w="5040" w:type="dxa"/>
            <w:tcBorders>
              <w:top w:val="single" w:color="000000" w:sz="10" w:space="0"/>
              <w:bottom w:val="single" w:color="000000" w:sz="4" w:space="0"/>
            </w:tcBorders>
          </w:tcPr>
          <w:p w14:paraId="0CC1055E">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b/>
                <w:sz w:val="21"/>
              </w:rPr>
              <w:t>评价内容</w:t>
            </w:r>
          </w:p>
        </w:tc>
        <w:tc>
          <w:tcPr>
            <w:tcW w:w="1439" w:type="dxa"/>
            <w:tcBorders>
              <w:top w:val="single" w:color="000000" w:sz="10" w:space="0"/>
              <w:bottom w:val="single" w:color="000000" w:sz="4" w:space="0"/>
            </w:tcBorders>
          </w:tcPr>
          <w:p w14:paraId="137666E7">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b/>
                <w:sz w:val="21"/>
              </w:rPr>
              <w:t>均值</w:t>
            </w:r>
          </w:p>
        </w:tc>
        <w:tc>
          <w:tcPr>
            <w:tcW w:w="1441" w:type="dxa"/>
            <w:tcBorders>
              <w:top w:val="single" w:color="000000" w:sz="10" w:space="0"/>
              <w:bottom w:val="single" w:color="000000" w:sz="4" w:space="0"/>
            </w:tcBorders>
          </w:tcPr>
          <w:p w14:paraId="6D7B7BD0">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b/>
                <w:sz w:val="21"/>
              </w:rPr>
              <w:t>标准差</w:t>
            </w:r>
          </w:p>
        </w:tc>
        <w:tc>
          <w:tcPr>
            <w:tcW w:w="1440" w:type="dxa"/>
            <w:tcBorders>
              <w:top w:val="single" w:color="000000" w:sz="10" w:space="0"/>
              <w:bottom w:val="single" w:color="000000" w:sz="4" w:space="0"/>
            </w:tcBorders>
          </w:tcPr>
          <w:p w14:paraId="1742A2A4">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b/>
                <w:sz w:val="21"/>
              </w:rPr>
              <w:t>满分</w:t>
            </w:r>
          </w:p>
        </w:tc>
      </w:tr>
      <w:tr w14:paraId="758573F5">
        <w:tblPrEx>
          <w:tblCellMar>
            <w:top w:w="0" w:type="dxa"/>
            <w:left w:w="108" w:type="dxa"/>
            <w:bottom w:w="0" w:type="dxa"/>
            <w:right w:w="108" w:type="dxa"/>
          </w:tblCellMar>
        </w:tblPrEx>
        <w:trPr>
          <w:cantSplit/>
        </w:trPr>
        <w:tc>
          <w:tcPr>
            <w:tcW w:w="5040" w:type="dxa"/>
          </w:tcPr>
          <w:p w14:paraId="67B11A0C">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rPr>
              <w:t>总体评价</w:t>
            </w:r>
          </w:p>
        </w:tc>
        <w:tc>
          <w:tcPr>
            <w:tcW w:w="1439" w:type="dxa"/>
          </w:tcPr>
          <w:p w14:paraId="6A36AB6D">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rPr>
              <w:t>90.83</w:t>
            </w:r>
          </w:p>
        </w:tc>
        <w:tc>
          <w:tcPr>
            <w:tcW w:w="1441" w:type="dxa"/>
          </w:tcPr>
          <w:p w14:paraId="1800614F">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rPr>
              <w:t>4.85</w:t>
            </w:r>
          </w:p>
        </w:tc>
        <w:tc>
          <w:tcPr>
            <w:tcW w:w="1440" w:type="dxa"/>
          </w:tcPr>
          <w:p w14:paraId="135677E9">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rPr>
              <w:t>100</w:t>
            </w:r>
          </w:p>
        </w:tc>
      </w:tr>
      <w:tr w14:paraId="761547BB">
        <w:tblPrEx>
          <w:tblCellMar>
            <w:top w:w="0" w:type="dxa"/>
            <w:left w:w="108" w:type="dxa"/>
            <w:bottom w:w="0" w:type="dxa"/>
            <w:right w:w="108" w:type="dxa"/>
          </w:tblCellMar>
        </w:tblPrEx>
        <w:trPr>
          <w:cantSplit/>
        </w:trPr>
        <w:tc>
          <w:tcPr>
            <w:tcW w:w="5040" w:type="dxa"/>
          </w:tcPr>
          <w:p w14:paraId="33FB9D47">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lang w:val="en-US" w:eastAsia="zh-CN"/>
              </w:rPr>
              <w:t>维度一：</w:t>
            </w:r>
            <w:r>
              <w:rPr>
                <w:rFonts w:hint="eastAsia" w:ascii="宋体" w:hAnsi="宋体" w:eastAsia="宋体" w:cs="宋体"/>
                <w:sz w:val="21"/>
              </w:rPr>
              <w:t>认知参与</w:t>
            </w:r>
          </w:p>
        </w:tc>
        <w:tc>
          <w:tcPr>
            <w:tcW w:w="1439" w:type="dxa"/>
          </w:tcPr>
          <w:p w14:paraId="278D72FC">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rPr>
              <w:t>17.93</w:t>
            </w:r>
          </w:p>
        </w:tc>
        <w:tc>
          <w:tcPr>
            <w:tcW w:w="1441" w:type="dxa"/>
          </w:tcPr>
          <w:p w14:paraId="6A106341">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rPr>
              <w:t>1.31</w:t>
            </w:r>
          </w:p>
        </w:tc>
        <w:tc>
          <w:tcPr>
            <w:tcW w:w="1440" w:type="dxa"/>
          </w:tcPr>
          <w:p w14:paraId="69CB78EC">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rPr>
              <w:t>20</w:t>
            </w:r>
          </w:p>
        </w:tc>
      </w:tr>
      <w:tr w14:paraId="3647AE46">
        <w:tblPrEx>
          <w:tblCellMar>
            <w:top w:w="0" w:type="dxa"/>
            <w:left w:w="108" w:type="dxa"/>
            <w:bottom w:w="0" w:type="dxa"/>
            <w:right w:w="108" w:type="dxa"/>
          </w:tblCellMar>
        </w:tblPrEx>
        <w:trPr>
          <w:cantSplit/>
        </w:trPr>
        <w:tc>
          <w:tcPr>
            <w:tcW w:w="5040" w:type="dxa"/>
          </w:tcPr>
          <w:p w14:paraId="060A351E">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lang w:val="en-US" w:eastAsia="zh-CN"/>
              </w:rPr>
              <w:t>维度二：</w:t>
            </w:r>
            <w:r>
              <w:rPr>
                <w:rFonts w:hint="eastAsia" w:ascii="宋体" w:hAnsi="宋体" w:eastAsia="宋体" w:cs="宋体"/>
                <w:sz w:val="21"/>
              </w:rPr>
              <w:t>学科内容建构</w:t>
            </w:r>
          </w:p>
        </w:tc>
        <w:tc>
          <w:tcPr>
            <w:tcW w:w="1439" w:type="dxa"/>
          </w:tcPr>
          <w:p w14:paraId="425ADCEB">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rPr>
              <w:t>18.54</w:t>
            </w:r>
          </w:p>
        </w:tc>
        <w:tc>
          <w:tcPr>
            <w:tcW w:w="1441" w:type="dxa"/>
          </w:tcPr>
          <w:p w14:paraId="2098BA82">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rPr>
              <w:t>1.41</w:t>
            </w:r>
          </w:p>
        </w:tc>
        <w:tc>
          <w:tcPr>
            <w:tcW w:w="1440" w:type="dxa"/>
          </w:tcPr>
          <w:p w14:paraId="5388122F">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rPr>
              <w:t>20</w:t>
            </w:r>
          </w:p>
        </w:tc>
      </w:tr>
      <w:tr w14:paraId="1E478EA4">
        <w:tblPrEx>
          <w:tblCellMar>
            <w:top w:w="0" w:type="dxa"/>
            <w:left w:w="108" w:type="dxa"/>
            <w:bottom w:w="0" w:type="dxa"/>
            <w:right w:w="108" w:type="dxa"/>
          </w:tblCellMar>
        </w:tblPrEx>
        <w:trPr>
          <w:cantSplit/>
        </w:trPr>
        <w:tc>
          <w:tcPr>
            <w:tcW w:w="5040" w:type="dxa"/>
          </w:tcPr>
          <w:p w14:paraId="18376AF4">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lang w:val="en-US" w:eastAsia="zh-CN"/>
              </w:rPr>
              <w:t>维度三：</w:t>
            </w:r>
            <w:r>
              <w:rPr>
                <w:rFonts w:hint="eastAsia" w:ascii="宋体" w:hAnsi="宋体" w:eastAsia="宋体" w:cs="宋体"/>
                <w:sz w:val="21"/>
              </w:rPr>
              <w:t>社会情感支持</w:t>
            </w:r>
          </w:p>
        </w:tc>
        <w:tc>
          <w:tcPr>
            <w:tcW w:w="1439" w:type="dxa"/>
          </w:tcPr>
          <w:p w14:paraId="30BEAC13">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rPr>
              <w:t>18.96</w:t>
            </w:r>
          </w:p>
        </w:tc>
        <w:tc>
          <w:tcPr>
            <w:tcW w:w="1441" w:type="dxa"/>
          </w:tcPr>
          <w:p w14:paraId="3A4647BF">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rPr>
              <w:t>1.15</w:t>
            </w:r>
          </w:p>
        </w:tc>
        <w:tc>
          <w:tcPr>
            <w:tcW w:w="1440" w:type="dxa"/>
          </w:tcPr>
          <w:p w14:paraId="5CEDCED4">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rPr>
              <w:t>20</w:t>
            </w:r>
          </w:p>
        </w:tc>
      </w:tr>
      <w:tr w14:paraId="2970C48D">
        <w:tblPrEx>
          <w:tblCellMar>
            <w:top w:w="0" w:type="dxa"/>
            <w:left w:w="108" w:type="dxa"/>
            <w:bottom w:w="0" w:type="dxa"/>
            <w:right w:w="108" w:type="dxa"/>
          </w:tblCellMar>
        </w:tblPrEx>
        <w:trPr>
          <w:cantSplit/>
        </w:trPr>
        <w:tc>
          <w:tcPr>
            <w:tcW w:w="5040" w:type="dxa"/>
          </w:tcPr>
          <w:p w14:paraId="0E9F0C76">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lang w:val="en-US" w:eastAsia="zh-CN"/>
              </w:rPr>
              <w:t>维度四：</w:t>
            </w:r>
            <w:r>
              <w:rPr>
                <w:rFonts w:hint="eastAsia" w:ascii="宋体" w:hAnsi="宋体" w:eastAsia="宋体" w:cs="宋体"/>
                <w:sz w:val="21"/>
              </w:rPr>
              <w:t>课堂互动</w:t>
            </w:r>
          </w:p>
        </w:tc>
        <w:tc>
          <w:tcPr>
            <w:tcW w:w="1439" w:type="dxa"/>
          </w:tcPr>
          <w:p w14:paraId="2995A0E3">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rPr>
              <w:t>17.74</w:t>
            </w:r>
          </w:p>
        </w:tc>
        <w:tc>
          <w:tcPr>
            <w:tcW w:w="1441" w:type="dxa"/>
          </w:tcPr>
          <w:p w14:paraId="18B98C63">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rPr>
              <w:t>1.29</w:t>
            </w:r>
          </w:p>
        </w:tc>
        <w:tc>
          <w:tcPr>
            <w:tcW w:w="1440" w:type="dxa"/>
          </w:tcPr>
          <w:p w14:paraId="40705E80">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rPr>
              <w:t>20</w:t>
            </w:r>
          </w:p>
        </w:tc>
      </w:tr>
      <w:tr w14:paraId="2715A1F6">
        <w:tblPrEx>
          <w:tblCellMar>
            <w:top w:w="0" w:type="dxa"/>
            <w:left w:w="108" w:type="dxa"/>
            <w:bottom w:w="0" w:type="dxa"/>
            <w:right w:w="108" w:type="dxa"/>
          </w:tblCellMar>
        </w:tblPrEx>
        <w:trPr>
          <w:cantSplit/>
        </w:trPr>
        <w:tc>
          <w:tcPr>
            <w:tcW w:w="5040" w:type="dxa"/>
            <w:tcBorders>
              <w:bottom w:val="single" w:color="000000" w:sz="10" w:space="0"/>
            </w:tcBorders>
          </w:tcPr>
          <w:p w14:paraId="43CA8C99">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lang w:val="en-US" w:eastAsia="zh-CN"/>
              </w:rPr>
              <w:t>维度五：</w:t>
            </w:r>
            <w:r>
              <w:rPr>
                <w:rFonts w:hint="eastAsia" w:ascii="宋体" w:hAnsi="宋体" w:eastAsia="宋体" w:cs="宋体"/>
                <w:sz w:val="21"/>
              </w:rPr>
              <w:t>形成性评价与反馈</w:t>
            </w:r>
          </w:p>
        </w:tc>
        <w:tc>
          <w:tcPr>
            <w:tcW w:w="1439" w:type="dxa"/>
            <w:tcBorders>
              <w:bottom w:val="single" w:color="000000" w:sz="10" w:space="0"/>
            </w:tcBorders>
          </w:tcPr>
          <w:p w14:paraId="3642019A">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rPr>
              <w:t>17.67</w:t>
            </w:r>
          </w:p>
        </w:tc>
        <w:tc>
          <w:tcPr>
            <w:tcW w:w="1441" w:type="dxa"/>
            <w:tcBorders>
              <w:bottom w:val="single" w:color="000000" w:sz="10" w:space="0"/>
            </w:tcBorders>
          </w:tcPr>
          <w:p w14:paraId="57DA8CFC">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rPr>
              <w:t>1.43</w:t>
            </w:r>
          </w:p>
        </w:tc>
        <w:tc>
          <w:tcPr>
            <w:tcW w:w="1440" w:type="dxa"/>
            <w:tcBorders>
              <w:bottom w:val="single" w:color="000000" w:sz="10" w:space="0"/>
            </w:tcBorders>
          </w:tcPr>
          <w:p w14:paraId="69E1B8F6">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rPr>
              <w:t>20</w:t>
            </w:r>
          </w:p>
        </w:tc>
      </w:tr>
    </w:tbl>
    <w:p w14:paraId="260BD944">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lang w:val="en-US" w:eastAsia="zh-CN"/>
        </w:rPr>
      </w:pPr>
      <w:r>
        <w:rPr>
          <w:rFonts w:hint="eastAsia" w:ascii="宋体" w:hAnsi="宋体" w:eastAsia="宋体" w:cs="宋体"/>
          <w:b w:val="0"/>
          <w:sz w:val="24"/>
          <w:szCs w:val="24"/>
          <w:lang w:val="en-US" w:eastAsia="zh-CN"/>
        </w:rPr>
        <w:t>希沃行为统计显示，10节课学生行为占比平均为54.1%，其中8节超过50%。汇总材料记录的学习活动包括讨论、练习、展示和探究，课堂组织涉及任务驱动、合作学习及教师引导等方式。这些资料补充说明，学生参与已具有一定的时间与活动条件，教师也通过提问、指导等方式组织学习。</w:t>
      </w:r>
    </w:p>
    <w:p w14:paraId="5E8CA39F">
      <w:pPr>
        <w:keepNext/>
        <w:pageBreakBefore w:val="0"/>
        <w:overflowPunct w:val="0"/>
        <w:bidi w:val="0"/>
        <w:spacing w:before="0" w:after="100" w:line="360" w:lineRule="auto"/>
        <w:ind w:firstLineChars="200"/>
        <w:jc w:val="center"/>
        <w:textAlignment w:val="auto"/>
        <w:rPr>
          <w:rFonts w:hint="eastAsia" w:ascii="宋体" w:hAnsi="宋体" w:eastAsia="宋体" w:cs="宋体"/>
        </w:rPr>
      </w:pPr>
      <w:r>
        <w:rPr>
          <w:rFonts w:hint="eastAsia" w:ascii="宋体" w:hAnsi="宋体" w:eastAsia="宋体" w:cs="宋体"/>
        </w:rPr>
        <w:drawing>
          <wp:inline distT="0" distB="0" distL="0" distR="0">
            <wp:extent cx="4713605" cy="2333625"/>
            <wp:effectExtent l="0" t="0" r="127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noChangeArrowheads="1"/>
                    </pic:cNvPicPr>
                  </pic:nvPicPr>
                  <pic:blipFill>
                    <a:blip r:embed="rId10"/>
                    <a:stretch>
                      <a:fillRect/>
                    </a:stretch>
                  </pic:blipFill>
                  <pic:spPr>
                    <a:xfrm>
                      <a:off x="0" y="0"/>
                      <a:ext cx="4713605" cy="2333625"/>
                    </a:xfrm>
                    <a:prstGeom prst="rect">
                      <a:avLst/>
                    </a:prstGeom>
                    <a:noFill/>
                  </pic:spPr>
                </pic:pic>
              </a:graphicData>
            </a:graphic>
          </wp:inline>
        </w:drawing>
      </w:r>
    </w:p>
    <w:p w14:paraId="5A989271">
      <w:pPr>
        <w:keepNext w:val="0"/>
        <w:pageBreakBefore w:val="0"/>
        <w:overflowPunct w:val="0"/>
        <w:bidi w:val="0"/>
        <w:spacing w:before="0" w:after="100" w:line="240" w:lineRule="auto"/>
        <w:ind w:firstLineChars="200"/>
        <w:jc w:val="center"/>
        <w:textAlignment w:val="auto"/>
        <w:rPr>
          <w:rFonts w:hint="eastAsia" w:ascii="宋体" w:hAnsi="宋体" w:eastAsia="宋体" w:cs="宋体"/>
        </w:rPr>
      </w:pPr>
      <w:r>
        <w:rPr>
          <w:rFonts w:hint="eastAsia" w:ascii="宋体" w:hAnsi="宋体" w:eastAsia="宋体" w:cs="宋体"/>
          <w:b w:val="0"/>
          <w:sz w:val="21"/>
        </w:rPr>
        <w:t>图3-1  10节课教师行为与学生行为比例</w:t>
      </w:r>
    </w:p>
    <w:p w14:paraId="0E59C759">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lang w:val="en-US" w:eastAsia="zh-CN"/>
        </w:rPr>
      </w:pPr>
      <w:r>
        <w:rPr>
          <w:rFonts w:hint="eastAsia" w:ascii="宋体" w:hAnsi="宋体" w:eastAsia="宋体" w:cs="宋体"/>
          <w:b w:val="0"/>
          <w:sz w:val="24"/>
        </w:rPr>
        <w:t>教师评课关键词词云图补充呈现了观察者关注的课堂内容（图3-2）。其中“问题”“学生”“任务”“思考”“探究”等词较为突出，说明现有评课意见涉及任务组织、学生参与及思考过程。词云用于概览文本关注点，具体解释结合后文主题编码与典型评语展开。</w:t>
      </w:r>
    </w:p>
    <w:p w14:paraId="71B079DC">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lang w:val="en-US" w:eastAsia="zh-CN"/>
        </w:rPr>
      </w:pPr>
      <w:r>
        <w:rPr>
          <w:rFonts w:hint="eastAsia" w:ascii="宋体" w:hAnsi="宋体" w:eastAsia="宋体" w:cs="宋体"/>
          <w:b w:val="0"/>
          <w:sz w:val="24"/>
          <w:szCs w:val="24"/>
          <w:lang w:val="en-US" w:eastAsia="zh-CN"/>
        </w:rPr>
        <w:t>从“可见的学习”的视角看，这些关键词提示观察者已经关注目标、任务与学习过程之间的联系，为后续分析学生思考如何呈现提供了线索。词语出现的多少不能单独判断课堂实施质量，也不能据此认定教师评价取向已经发生转变。</w:t>
      </w:r>
    </w:p>
    <w:p w14:paraId="43A2EC30">
      <w:pPr>
        <w:pStyle w:val="11"/>
        <w:keepNext/>
        <w:keepLines w:val="0"/>
        <w:pageBreakBefore w:val="0"/>
        <w:widowControl/>
        <w:suppressLineNumbers w:val="0"/>
        <w:overflowPunct w:val="0"/>
        <w:bidi w:val="0"/>
        <w:spacing w:beforeAutospacing="1" w:afterAutospacing="1" w:line="360" w:lineRule="auto"/>
        <w:ind w:left="0" w:right="0" w:firstLineChars="200"/>
        <w:jc w:val="center"/>
        <w:textAlignment w:val="auto"/>
        <w:rPr>
          <w:rFonts w:hint="eastAsia" w:ascii="宋体" w:hAnsi="宋体" w:eastAsia="宋体" w:cs="宋体"/>
          <w:lang w:val="en-US" w:eastAsia="zh-CN"/>
        </w:rPr>
      </w:pPr>
      <w:r>
        <w:rPr>
          <w:rFonts w:hint="eastAsia" w:ascii="宋体" w:hAnsi="宋体" w:eastAsia="宋体" w:cs="宋体"/>
        </w:rPr>
        <w:drawing>
          <wp:inline distT="0" distB="0" distL="0" distR="0">
            <wp:extent cx="3062605" cy="2842260"/>
            <wp:effectExtent l="0" t="0" r="4445" b="5715"/>
            <wp:docPr id="7" name="图片 13" descr="cdf7b0fb-36bb-44c8-92d0-be442945bf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3" descr="cdf7b0fb-36bb-44c8-92d0-be442945bfdc"/>
                    <pic:cNvPicPr>
                      <a:picLocks noChangeAspect="1" noChangeArrowheads="1"/>
                    </pic:cNvPicPr>
                  </pic:nvPicPr>
                  <pic:blipFill>
                    <a:blip r:embed="rId11"/>
                    <a:srcRect b="7256"/>
                    <a:stretch>
                      <a:fillRect/>
                    </a:stretch>
                  </pic:blipFill>
                  <pic:spPr>
                    <a:xfrm>
                      <a:off x="0" y="0"/>
                      <a:ext cx="3062605" cy="2842260"/>
                    </a:xfrm>
                    <a:prstGeom prst="rect">
                      <a:avLst/>
                    </a:prstGeom>
                    <a:noFill/>
                  </pic:spPr>
                </pic:pic>
              </a:graphicData>
            </a:graphic>
          </wp:inline>
        </w:drawing>
      </w:r>
    </w:p>
    <w:p w14:paraId="08C1B02E">
      <w:pPr>
        <w:keepNext w:val="0"/>
        <w:pageBreakBefore w:val="0"/>
        <w:overflowPunct w:val="0"/>
        <w:bidi w:val="0"/>
        <w:spacing w:line="240" w:lineRule="auto"/>
        <w:ind w:firstLineChars="200"/>
        <w:jc w:val="center"/>
        <w:textAlignment w:val="auto"/>
        <w:rPr>
          <w:rFonts w:hint="eastAsia" w:ascii="宋体" w:hAnsi="宋体" w:eastAsia="宋体" w:cs="宋体"/>
          <w:b/>
          <w:bCs/>
          <w:sz w:val="21"/>
          <w:szCs w:val="21"/>
          <w:lang w:val="en-US" w:eastAsia="zh-CN"/>
        </w:rPr>
      </w:pPr>
      <w:r>
        <w:rPr>
          <w:rFonts w:hint="eastAsia" w:ascii="宋体" w:hAnsi="宋体" w:eastAsia="宋体" w:cs="宋体"/>
          <w:b w:val="0"/>
          <w:sz w:val="21"/>
        </w:rPr>
        <w:t>图3-2  教师评课关键词词云图</w:t>
      </w:r>
    </w:p>
    <w:p w14:paraId="3BD894DB">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lang w:val="en-US" w:eastAsia="zh-CN"/>
        </w:rPr>
      </w:pPr>
      <w:r>
        <w:rPr>
          <w:rFonts w:hint="eastAsia" w:ascii="宋体" w:hAnsi="宋体" w:eastAsia="宋体" w:cs="宋体"/>
          <w:b w:val="0"/>
          <w:sz w:val="24"/>
          <w:szCs w:val="24"/>
          <w:lang w:val="en-US" w:eastAsia="zh-CN"/>
        </w:rPr>
        <w:t>结合量表与希沃资料，本批课堂具有内容组织和学习活动的基础；文本中对问题、探究与互动的关注，则进一步提示高阶能力培育已进入教师评课视野。反馈与反思方面的实施状况，还需结合具体评语及编码结果判断。这使整体分析能够从课堂总体评价，进一步进入学生学习过程及其支持条件。</w:t>
      </w:r>
    </w:p>
    <w:p w14:paraId="66E3D817">
      <w:pPr>
        <w:pageBreakBefore w:val="0"/>
        <w:overflowPunct w:val="0"/>
        <w:bidi w:val="0"/>
        <w:spacing w:before="0" w:after="0" w:line="360" w:lineRule="auto"/>
        <w:ind w:firstLine="480" w:firstLineChars="200"/>
        <w:jc w:val="both"/>
        <w:textAlignment w:val="auto"/>
        <w:outlineLvl w:val="4"/>
        <w:rPr>
          <w:rStyle w:val="15"/>
          <w:rFonts w:hint="eastAsia" w:ascii="宋体" w:hAnsi="宋体" w:eastAsia="宋体" w:cs="宋体"/>
          <w:kern w:val="0"/>
          <w:sz w:val="24"/>
          <w:szCs w:val="24"/>
          <w:lang w:val="en-US" w:eastAsia="zh-CN" w:bidi="ar-SA"/>
        </w:rPr>
      </w:pPr>
      <w:r>
        <w:rPr>
          <w:rStyle w:val="15"/>
          <w:rFonts w:hint="eastAsia" w:ascii="宋体" w:hAnsi="宋体" w:eastAsia="宋体" w:cs="宋体"/>
          <w:b w:val="0"/>
          <w:kern w:val="0"/>
          <w:sz w:val="24"/>
          <w:szCs w:val="24"/>
          <w:lang w:val="en-US" w:eastAsia="zh-CN" w:bidi="ar-SA"/>
        </w:rPr>
        <w:t>2）五维课堂表现分析</w:t>
      </w:r>
    </w:p>
    <w:p w14:paraId="3B85E570">
      <w:pPr>
        <w:pageBreakBefore w:val="0"/>
        <w:overflowPunct w:val="0"/>
        <w:bidi w:val="0"/>
        <w:spacing w:before="0" w:after="0" w:line="360" w:lineRule="auto"/>
        <w:ind w:firstLine="480" w:firstLineChars="200"/>
        <w:jc w:val="both"/>
        <w:textAlignment w:val="auto"/>
        <w:outlineLvl w:val="5"/>
        <w:rPr>
          <w:rStyle w:val="15"/>
          <w:rFonts w:hint="eastAsia" w:ascii="宋体" w:hAnsi="宋体" w:eastAsia="宋体" w:cs="宋体"/>
          <w:kern w:val="0"/>
          <w:sz w:val="24"/>
          <w:szCs w:val="24"/>
          <w:lang w:val="en-US" w:eastAsia="zh-CN" w:bidi="ar-SA"/>
        </w:rPr>
      </w:pPr>
      <w:r>
        <w:rPr>
          <w:rStyle w:val="15"/>
          <w:rFonts w:hint="eastAsia" w:ascii="宋体" w:hAnsi="宋体" w:eastAsia="宋体" w:cs="宋体"/>
          <w:b w:val="0"/>
          <w:kern w:val="0"/>
          <w:sz w:val="24"/>
          <w:szCs w:val="24"/>
          <w:lang w:val="en-US" w:eastAsia="zh-CN" w:bidi="ar-SA"/>
        </w:rPr>
        <w:t>①认知参与</w:t>
      </w:r>
    </w:p>
    <w:p w14:paraId="4A392149">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lang w:val="en-US" w:eastAsia="zh-CN"/>
        </w:rPr>
      </w:pPr>
      <w:r>
        <w:rPr>
          <w:rFonts w:hint="eastAsia" w:ascii="宋体" w:hAnsi="宋体" w:eastAsia="宋体" w:cs="宋体"/>
          <w:b w:val="0"/>
          <w:sz w:val="24"/>
          <w:szCs w:val="24"/>
          <w:lang w:val="en-US" w:eastAsia="zh-CN"/>
        </w:rPr>
        <w:t>认知参与均值为17.93分，标准差为1.31分。希沃数据中，数学1、数学2和物理2的学生行为占比分别为62%、65%和69%；英语3、物理1分别为29%和39%，显示各课例对师生活动的安排存在差异。汇总材料还涉及实验、任务解决和探究活动，为理解认知参与提供了活动层面的补充。</w:t>
      </w:r>
    </w:p>
    <w:p w14:paraId="10D1311F">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lang w:val="en-US" w:eastAsia="zh-CN"/>
        </w:rPr>
      </w:pPr>
      <w:r>
        <w:rPr>
          <w:rFonts w:hint="eastAsia" w:ascii="宋体" w:hAnsi="宋体" w:eastAsia="宋体" w:cs="宋体"/>
          <w:b w:val="0"/>
          <w:sz w:val="24"/>
          <w:szCs w:val="24"/>
          <w:lang w:val="en-US" w:eastAsia="zh-CN"/>
        </w:rPr>
        <w:t>这些发现说明学生具有参与学习的机会，但参与时间尚不能回答学生如何思考。联系高阶能力培育，需要进一步观察学生能否辨识条件、解释联系、比较方法并提出不同思路。“可见的学习”的实践重点由此落在学生思考的呈现与教师的识别上：通过发言、学习单和探究过程了解学生的理解，再据此给予适当的追问和支持。</w:t>
      </w:r>
    </w:p>
    <w:p w14:paraId="5FBB7665">
      <w:pPr>
        <w:pageBreakBefore w:val="0"/>
        <w:overflowPunct w:val="0"/>
        <w:bidi w:val="0"/>
        <w:spacing w:before="0" w:after="0" w:line="360" w:lineRule="auto"/>
        <w:ind w:firstLine="480" w:firstLineChars="200"/>
        <w:jc w:val="both"/>
        <w:textAlignment w:val="auto"/>
        <w:outlineLvl w:val="5"/>
        <w:rPr>
          <w:rStyle w:val="15"/>
          <w:rFonts w:hint="eastAsia" w:ascii="宋体" w:hAnsi="宋体" w:eastAsia="宋体" w:cs="宋体"/>
          <w:kern w:val="0"/>
          <w:sz w:val="24"/>
          <w:szCs w:val="24"/>
          <w:lang w:val="en-US" w:eastAsia="zh-CN" w:bidi="ar-SA"/>
        </w:rPr>
      </w:pPr>
      <w:r>
        <w:rPr>
          <w:rStyle w:val="15"/>
          <w:rFonts w:hint="eastAsia" w:ascii="宋体" w:hAnsi="宋体" w:eastAsia="宋体" w:cs="宋体"/>
          <w:b w:val="0"/>
          <w:kern w:val="0"/>
          <w:sz w:val="24"/>
          <w:szCs w:val="24"/>
          <w:lang w:val="en-US" w:eastAsia="zh-CN" w:bidi="ar-SA"/>
        </w:rPr>
        <w:t>②学科内容建构　</w:t>
      </w:r>
    </w:p>
    <w:p w14:paraId="1A2CB3C9">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lang w:val="en-US" w:eastAsia="zh-CN"/>
        </w:rPr>
      </w:pPr>
      <w:r>
        <w:rPr>
          <w:rFonts w:hint="eastAsia" w:ascii="宋体" w:hAnsi="宋体" w:eastAsia="宋体" w:cs="宋体"/>
          <w:b w:val="0"/>
          <w:sz w:val="24"/>
          <w:szCs w:val="24"/>
          <w:lang w:val="en-US" w:eastAsia="zh-CN"/>
        </w:rPr>
        <w:t>学科内容建构均值为18.54分，标准差为1.41分，在五维中位居第二。希沃汇总分析涉及教师讲解、提问与指导，以及学生的实验和任务解决活动；材料将物理1概括为教师支架与学生探究相结合的课堂。这些记录与量表从不同侧面呈现了内容组织和任务推进的支持条件。</w:t>
      </w:r>
    </w:p>
    <w:p w14:paraId="0EBAE06D">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lang w:val="en-US" w:eastAsia="zh-CN"/>
        </w:rPr>
      </w:pPr>
      <w:r>
        <w:rPr>
          <w:rFonts w:hint="eastAsia" w:ascii="宋体" w:hAnsi="宋体" w:eastAsia="宋体" w:cs="宋体"/>
          <w:b w:val="0"/>
          <w:sz w:val="24"/>
          <w:szCs w:val="24"/>
          <w:lang w:val="en-US" w:eastAsia="zh-CN"/>
        </w:rPr>
        <w:t>高阶能力培育要求学生在任务中建立知识联系、作出判断并形成解决思路。因而，内容组织的优势还需要落实为学生能够理解的学习路径。后续应使目标、任务要求与表现标准相互衔接，并借助学生的解释、方案和迁移表现，判断知识是否真正得到运用。</w:t>
      </w:r>
    </w:p>
    <w:p w14:paraId="067D6337">
      <w:pPr>
        <w:pageBreakBefore w:val="0"/>
        <w:overflowPunct w:val="0"/>
        <w:bidi w:val="0"/>
        <w:spacing w:before="0" w:after="0" w:line="360" w:lineRule="auto"/>
        <w:ind w:firstLine="480" w:firstLineChars="200"/>
        <w:jc w:val="both"/>
        <w:textAlignment w:val="auto"/>
        <w:outlineLvl w:val="5"/>
        <w:rPr>
          <w:rStyle w:val="15"/>
          <w:rFonts w:hint="eastAsia" w:ascii="宋体" w:hAnsi="宋体" w:eastAsia="宋体" w:cs="宋体"/>
          <w:kern w:val="0"/>
          <w:sz w:val="24"/>
          <w:szCs w:val="24"/>
          <w:lang w:val="en-US" w:eastAsia="zh-CN" w:bidi="ar-SA"/>
        </w:rPr>
      </w:pPr>
      <w:r>
        <w:rPr>
          <w:rStyle w:val="15"/>
          <w:rFonts w:hint="eastAsia" w:ascii="宋体" w:hAnsi="宋体" w:eastAsia="宋体" w:cs="宋体"/>
          <w:b w:val="0"/>
          <w:kern w:val="0"/>
          <w:sz w:val="24"/>
          <w:szCs w:val="24"/>
          <w:lang w:val="en-US" w:eastAsia="zh-CN" w:bidi="ar-SA"/>
        </w:rPr>
        <w:t>③社会情感支持</w:t>
      </w:r>
    </w:p>
    <w:p w14:paraId="00256C54">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lang w:val="en-US" w:eastAsia="zh-CN"/>
        </w:rPr>
      </w:pPr>
      <w:r>
        <w:rPr>
          <w:rFonts w:hint="eastAsia" w:ascii="宋体" w:hAnsi="宋体" w:eastAsia="宋体" w:cs="宋体"/>
          <w:b w:val="0"/>
          <w:sz w:val="24"/>
          <w:szCs w:val="24"/>
          <w:lang w:val="en-US" w:eastAsia="zh-CN"/>
        </w:rPr>
        <w:t>社会情感支持均值为18.96分，标准差为1.15分，是五维中均值最高、评分离散程度最小的维度。希沃汇总材料记录了合作交流、讨论与展示等活动，为这一评价提供了学习情境方面的补充。两类资料共同说明，课堂具有支持学生交往与公开表达的条件，但合作活动的出现本身尚不能证明学生已经形成相应能力。</w:t>
      </w:r>
    </w:p>
    <w:p w14:paraId="55679437">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lang w:val="en-US" w:eastAsia="zh-CN"/>
        </w:rPr>
      </w:pPr>
      <w:r>
        <w:rPr>
          <w:rFonts w:hint="eastAsia" w:ascii="宋体" w:hAnsi="宋体" w:eastAsia="宋体" w:cs="宋体"/>
          <w:b w:val="0"/>
          <w:sz w:val="24"/>
          <w:szCs w:val="24"/>
          <w:lang w:val="en-US" w:eastAsia="zh-CN"/>
        </w:rPr>
        <w:t>本课题需要进一步关注学生在共同任务中如何履行分工、倾听不同意见、面对困难和调整情绪。将这些表现纳入观察与反馈，才能把积极的课堂氛围转化为具体的育人支持，使责任担当、合作共情等能力在学习过程中得到关注。现有AI汇总资料未提供情绪调节与分歧处理的直接指标，这些表现需要通过课堂记录和学生反思补充考察。</w:t>
      </w:r>
    </w:p>
    <w:p w14:paraId="43C1B52F">
      <w:pPr>
        <w:pageBreakBefore w:val="0"/>
        <w:overflowPunct w:val="0"/>
        <w:bidi w:val="0"/>
        <w:spacing w:before="0" w:after="0" w:line="360" w:lineRule="auto"/>
        <w:ind w:firstLine="480" w:firstLineChars="200"/>
        <w:jc w:val="both"/>
        <w:textAlignment w:val="auto"/>
        <w:outlineLvl w:val="5"/>
        <w:rPr>
          <w:rStyle w:val="15"/>
          <w:rFonts w:hint="eastAsia" w:ascii="宋体" w:hAnsi="宋体" w:eastAsia="宋体" w:cs="宋体"/>
          <w:kern w:val="0"/>
          <w:sz w:val="24"/>
          <w:szCs w:val="24"/>
          <w:lang w:val="en-US" w:eastAsia="zh-CN" w:bidi="ar-SA"/>
        </w:rPr>
      </w:pPr>
      <w:r>
        <w:rPr>
          <w:rStyle w:val="15"/>
          <w:rFonts w:hint="eastAsia" w:ascii="宋体" w:hAnsi="宋体" w:eastAsia="宋体" w:cs="宋体"/>
          <w:b w:val="0"/>
          <w:kern w:val="0"/>
          <w:sz w:val="24"/>
          <w:szCs w:val="24"/>
          <w:lang w:val="en-US" w:eastAsia="zh-CN" w:bidi="ar-SA"/>
        </w:rPr>
        <w:t>④课堂互动　</w:t>
      </w:r>
    </w:p>
    <w:p w14:paraId="3E82D75D">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lang w:val="en-US" w:eastAsia="zh-CN"/>
        </w:rPr>
      </w:pPr>
      <w:r>
        <w:rPr>
          <w:rFonts w:hint="eastAsia" w:ascii="宋体" w:hAnsi="宋体" w:eastAsia="宋体" w:cs="宋体"/>
          <w:b w:val="0"/>
          <w:sz w:val="24"/>
          <w:szCs w:val="24"/>
          <w:lang w:val="en-US" w:eastAsia="zh-CN"/>
        </w:rPr>
        <w:t>课堂互动均值为17.74分，标准差为1.29分，在五维中相对靠后。希沃汇总分析将师生问答、合作交流作为重要的互动表现，并将数学2、物理2描述为探究互动较为突出的课例。学生行为占比及活动描述表明，课堂已安排一定的表达与交流机会；量表的相对低分则提示，互动质量仍有继续提升的空间。</w:t>
      </w:r>
    </w:p>
    <w:p w14:paraId="2EE721FE">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lang w:val="en-US" w:eastAsia="zh-CN"/>
        </w:rPr>
      </w:pPr>
      <w:r>
        <w:rPr>
          <w:rFonts w:hint="eastAsia" w:ascii="宋体" w:hAnsi="宋体" w:eastAsia="宋体" w:cs="宋体"/>
          <w:b w:val="0"/>
          <w:sz w:val="24"/>
        </w:rPr>
        <w:t>希沃行为热力图补充呈现了各课例在学生参与、教师指导、互动交流和探究活动方面的分布（图3-3）。其作用在于提供课例观察线索，帮助研究进一步定位互动与探究的具体环节。</w:t>
      </w:r>
    </w:p>
    <w:p w14:paraId="05E5D448">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lang w:val="en-US" w:eastAsia="zh-CN"/>
        </w:rPr>
      </w:pPr>
      <w:r>
        <w:rPr>
          <w:rFonts w:hint="eastAsia" w:ascii="宋体" w:hAnsi="宋体" w:eastAsia="宋体" w:cs="宋体"/>
          <w:b w:val="0"/>
          <w:sz w:val="24"/>
          <w:szCs w:val="24"/>
          <w:lang w:val="en-US" w:eastAsia="zh-CN"/>
        </w:rPr>
        <w:t>原报告对数学2、物理2的互动与探究给予较积极的描述，并提示英语3的师生行为分布与其他课例有所不同。由于热力图中部分指标尚缺少明确的计算口径，本研究保留图示用于辅助观察，不据其中百分比对课例作质量排序，也不将不同指标直接进行数值比较。</w:t>
      </w:r>
    </w:p>
    <w:p w14:paraId="75200A6B">
      <w:pPr>
        <w:keepNext/>
        <w:pageBreakBefore w:val="0"/>
        <w:widowControl w:val="0"/>
        <w:overflowPunct w:val="0"/>
        <w:bidi w:val="0"/>
        <w:spacing w:before="0" w:after="0" w:line="360" w:lineRule="auto"/>
        <w:ind w:firstLineChars="200"/>
        <w:jc w:val="center"/>
        <w:textAlignment w:val="auto"/>
        <w:rPr>
          <w:rFonts w:hint="eastAsia" w:ascii="宋体" w:hAnsi="宋体" w:eastAsia="宋体" w:cs="宋体"/>
        </w:rPr>
      </w:pPr>
      <w:r>
        <w:rPr>
          <w:rFonts w:hint="eastAsia" w:ascii="宋体" w:hAnsi="宋体" w:eastAsia="宋体" w:cs="宋体"/>
        </w:rPr>
        <w:drawing>
          <wp:inline distT="0" distB="0" distL="0" distR="0">
            <wp:extent cx="4020185" cy="3024505"/>
            <wp:effectExtent l="0" t="0" r="8890" b="4445"/>
            <wp:docPr id="8" name="图片 9" descr="ca7cf688-1d4b-4b98-a2ec-0dcce8326b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descr="ca7cf688-1d4b-4b98-a2ec-0dcce8326bcc"/>
                    <pic:cNvPicPr>
                      <a:picLocks noChangeAspect="1" noChangeArrowheads="1"/>
                    </pic:cNvPicPr>
                  </pic:nvPicPr>
                  <pic:blipFill>
                    <a:blip r:embed="rId12"/>
                    <a:srcRect t="4240"/>
                    <a:stretch>
                      <a:fillRect/>
                    </a:stretch>
                  </pic:blipFill>
                  <pic:spPr>
                    <a:xfrm>
                      <a:off x="0" y="0"/>
                      <a:ext cx="4020185" cy="3024505"/>
                    </a:xfrm>
                    <a:prstGeom prst="rect">
                      <a:avLst/>
                    </a:prstGeom>
                    <a:noFill/>
                  </pic:spPr>
                </pic:pic>
              </a:graphicData>
            </a:graphic>
          </wp:inline>
        </w:drawing>
      </w:r>
    </w:p>
    <w:p w14:paraId="1B32705A">
      <w:pPr>
        <w:keepNext w:val="0"/>
        <w:pageBreakBefore w:val="0"/>
        <w:widowControl w:val="0"/>
        <w:overflowPunct w:val="0"/>
        <w:bidi w:val="0"/>
        <w:spacing w:before="0" w:after="0" w:line="240" w:lineRule="auto"/>
        <w:ind w:firstLineChars="200"/>
        <w:jc w:val="center"/>
        <w:textAlignment w:val="auto"/>
        <w:rPr>
          <w:rFonts w:hint="eastAsia" w:ascii="宋体" w:hAnsi="宋体" w:eastAsia="宋体" w:cs="宋体"/>
          <w:b/>
          <w:bCs/>
          <w:kern w:val="2"/>
          <w:sz w:val="21"/>
          <w:szCs w:val="21"/>
          <w:lang w:val="en-US" w:eastAsia="zh-CN"/>
        </w:rPr>
      </w:pPr>
      <w:r>
        <w:rPr>
          <w:rFonts w:hint="eastAsia" w:ascii="宋体" w:hAnsi="宋体" w:eastAsia="宋体" w:cs="宋体"/>
          <w:b w:val="0"/>
          <w:sz w:val="21"/>
        </w:rPr>
        <w:t>图3-3  希沃课堂行为特征分布</w:t>
      </w:r>
    </w:p>
    <w:p w14:paraId="422599B6">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lang w:val="en-US" w:eastAsia="zh-CN"/>
        </w:rPr>
      </w:pPr>
      <w:r>
        <w:rPr>
          <w:rFonts w:hint="eastAsia" w:ascii="宋体" w:hAnsi="宋体" w:eastAsia="宋体" w:cs="宋体"/>
          <w:b w:val="0"/>
          <w:sz w:val="24"/>
          <w:szCs w:val="24"/>
          <w:lang w:val="en-US" w:eastAsia="zh-CN"/>
        </w:rPr>
        <w:t>结合互动维度评分，图示提示后续需要回到问答、讨论和探究的实际过程，分析学生是否充分说明理由、回应不同意见，以及教师是否利用这些表现继续追问。现有资料尚未开展指标间相关检验，因此不据热力图认定参与、互动与探究之间存在统计关联。</w:t>
      </w:r>
    </w:p>
    <w:p w14:paraId="223C5EC4">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lang w:val="en-US" w:eastAsia="zh-CN"/>
        </w:rPr>
      </w:pPr>
      <w:r>
        <w:rPr>
          <w:rFonts w:hint="eastAsia" w:ascii="宋体" w:hAnsi="宋体" w:eastAsia="宋体" w:cs="宋体"/>
          <w:b w:val="0"/>
          <w:sz w:val="24"/>
          <w:szCs w:val="24"/>
          <w:lang w:val="en-US" w:eastAsia="zh-CN"/>
        </w:rPr>
        <w:t xml:space="preserve">两类资料</w:t>
      </w:r>
      <w:del w:id="90032" w:author="Claude" w:date="2026-10-27T03:49:22Z">
        <w:r>
          <w:rPr>
            <w:rFonts w:hint="eastAsia" w:ascii="宋体" w:hAnsi="宋体" w:eastAsia="宋体" w:cs="宋体"/>
            <w:b w:val="0"/>
            <w:sz w:val="24"/>
            <w:szCs w:val="24"/>
            <w:lang w:val="en-US" w:eastAsia="zh-CN"/>
          </w:rPr>
          <w:delText xml:space="preserve">并不矛盾：</w:delText>
        </w:r>
      </w:del>
      <w:ins w:id="90033" w:author="Claude" w:date="2026-10-27T03:49:22Z">
        <w:r>
          <w:rPr>
            <w:rFonts w:hint="eastAsia" w:ascii="宋体" w:hAnsi="宋体" w:eastAsia="宋体" w:cs="宋体"/>
            <w:b w:val="0"/>
            <w:sz w:val="24"/>
            <w:szCs w:val="24"/>
            <w:lang w:val="en-US" w:eastAsia="zh-CN"/>
          </w:rPr>
          <w:t xml:space="preserve">互为补充，</w:t>
        </w:r>
      </w:ins>
      <w:r>
        <w:rPr>
          <w:rFonts w:hint="eastAsia" w:ascii="宋体" w:hAnsi="宋体" w:eastAsia="宋体" w:cs="宋体"/>
          <w:b w:val="0"/>
          <w:sz w:val="24"/>
          <w:szCs w:val="24"/>
          <w:lang w:val="en-US" w:eastAsia="zh-CN"/>
        </w:rPr>
        <w:t xml:space="preserve">活动时间与活动类型说明交流的条件，互动评价则进一步涉及交流的质量。</w:t>
      </w:r>
      <w:del w:id="90034" w:author="Claude" w:date="2026-10-27T03:49:22Z">
        <w:r>
          <w:rPr>
            <w:rFonts w:hint="eastAsia" w:ascii="宋体" w:hAnsi="宋体" w:eastAsia="宋体" w:cs="宋体"/>
            <w:b w:val="0"/>
            <w:sz w:val="24"/>
            <w:szCs w:val="24"/>
            <w:lang w:val="en-US" w:eastAsia="zh-CN"/>
          </w:rPr>
          <w:delText xml:space="preserve">对高阶能力培育而言，</w:delText>
        </w:r>
      </w:del>
      <w:ins w:id="90035" w:author="Claude" w:date="2026-10-27T03:49:22Z">
        <w:r>
          <w:rPr>
            <w:rFonts w:hint="eastAsia" w:ascii="宋体" w:hAnsi="宋体" w:eastAsia="宋体" w:cs="宋体"/>
            <w:b w:val="0"/>
            <w:sz w:val="24"/>
            <w:szCs w:val="24"/>
            <w:lang w:val="en-US" w:eastAsia="zh-CN"/>
          </w:rPr>
          <w:t xml:space="preserve">高阶能力培育的</w:t>
        </w:r>
      </w:ins>
      <w:r>
        <w:rPr>
          <w:rFonts w:hint="eastAsia" w:ascii="宋体" w:hAnsi="宋体" w:eastAsia="宋体" w:cs="宋体"/>
          <w:b w:val="0"/>
          <w:sz w:val="24"/>
          <w:szCs w:val="24"/>
          <w:lang w:val="en-US" w:eastAsia="zh-CN"/>
        </w:rPr>
        <w:t xml:space="preserve">关键在于学生是否比较不同观点、解释理由并回应质疑，能否在协商中调整认识。后续课堂应将结果展示与思路说明、同伴回应联系起来，使交流同时支持分析、评价与合作共情，并成为教师判断学生理解的重要依据。</w:t>
      </w:r>
    </w:p>
    <w:p w14:paraId="66BDD456">
      <w:pPr>
        <w:pageBreakBefore w:val="0"/>
        <w:overflowPunct w:val="0"/>
        <w:bidi w:val="0"/>
        <w:spacing w:before="0" w:after="0" w:line="360" w:lineRule="auto"/>
        <w:ind w:firstLine="480" w:firstLineChars="200"/>
        <w:jc w:val="both"/>
        <w:textAlignment w:val="auto"/>
        <w:outlineLvl w:val="5"/>
        <w:rPr>
          <w:rStyle w:val="15"/>
          <w:rFonts w:hint="eastAsia" w:ascii="宋体" w:hAnsi="宋体" w:eastAsia="宋体" w:cs="宋体"/>
          <w:kern w:val="0"/>
          <w:sz w:val="24"/>
          <w:szCs w:val="24"/>
          <w:lang w:val="en-US" w:eastAsia="zh-CN" w:bidi="ar-SA"/>
        </w:rPr>
      </w:pPr>
      <w:r>
        <w:rPr>
          <w:rStyle w:val="15"/>
          <w:rFonts w:hint="eastAsia" w:ascii="宋体" w:hAnsi="宋体" w:eastAsia="宋体" w:cs="宋体"/>
          <w:b w:val="0"/>
          <w:kern w:val="0"/>
          <w:sz w:val="24"/>
          <w:szCs w:val="24"/>
          <w:lang w:val="en-US" w:eastAsia="zh-CN" w:bidi="ar-SA"/>
        </w:rPr>
        <w:t>⑤形成性评价与反馈　</w:t>
      </w:r>
    </w:p>
    <w:p w14:paraId="2EE61C76">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lang w:val="en-US" w:eastAsia="zh-CN"/>
        </w:rPr>
      </w:pPr>
      <w:r>
        <w:rPr>
          <w:rFonts w:hint="eastAsia" w:ascii="宋体" w:hAnsi="宋体" w:eastAsia="宋体" w:cs="宋体"/>
          <w:b w:val="0"/>
          <w:sz w:val="24"/>
          <w:szCs w:val="24"/>
          <w:lang w:val="en-US" w:eastAsia="zh-CN"/>
        </w:rPr>
        <w:t xml:space="preserve">形成性评价与反馈均值为17.67分，标准差为1.43分，是五维中均值最低、评分离散程度最大的维度。希沃汇总文字亦将反馈、即时评价和反思调节列为需要改进的方面，但未提供可核对的反馈次数、时长及学生修订数据。</w:t>
      </w:r>
      <w:del w:id="90036" w:author="Claude" w:date="2026-10-27T03:49:22Z">
        <w:r>
          <w:rPr>
            <w:rFonts w:hint="eastAsia" w:ascii="宋体" w:hAnsi="宋体" w:eastAsia="宋体" w:cs="宋体"/>
            <w:b w:val="0"/>
            <w:sz w:val="24"/>
            <w:szCs w:val="24"/>
            <w:lang w:val="en-US" w:eastAsia="zh-CN"/>
          </w:rPr>
          <w:delText xml:space="preserve">因此，两类资料</w:delText>
        </w:r>
      </w:del>
      <w:ins w:id="90037" w:author="Claude" w:date="2026-10-27T03:49:22Z">
        <w:r>
          <w:rPr>
            <w:rFonts w:hint="eastAsia" w:ascii="宋体" w:hAnsi="宋体" w:eastAsia="宋体" w:cs="宋体"/>
            <w:b w:val="0"/>
            <w:sz w:val="24"/>
            <w:szCs w:val="24"/>
            <w:lang w:val="en-US" w:eastAsia="zh-CN"/>
          </w:rPr>
          <w:t xml:space="preserve">两类资料因此</w:t>
        </w:r>
      </w:ins>
      <w:r>
        <w:rPr>
          <w:rFonts w:hint="eastAsia" w:ascii="宋体" w:hAnsi="宋体" w:eastAsia="宋体" w:cs="宋体"/>
          <w:b w:val="0"/>
          <w:sz w:val="24"/>
          <w:szCs w:val="24"/>
          <w:lang w:val="en-US" w:eastAsia="zh-CN"/>
        </w:rPr>
        <w:t xml:space="preserve">在改进方向上相互呼应，尚不能据此判断反馈不足的具体程度。</w:t>
      </w:r>
    </w:p>
    <w:p w14:paraId="722363BB">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lang w:val="en-US" w:eastAsia="zh-CN"/>
        </w:rPr>
      </w:pPr>
      <w:r>
        <w:rPr>
          <w:rFonts w:hint="eastAsia" w:ascii="宋体" w:hAnsi="宋体" w:eastAsia="宋体" w:cs="宋体"/>
          <w:b w:val="0"/>
          <w:sz w:val="24"/>
          <w:szCs w:val="24"/>
          <w:lang w:val="en-US" w:eastAsia="zh-CN"/>
        </w:rPr>
        <w:t xml:space="preserve">“可见的学习”要求师生能够了解当前学习表现与预期要求之间的差距，并据此采取行动。</w:t>
      </w:r>
      <w:del w:id="90038" w:author="Claude" w:date="2026-10-27T03:49:22Z">
        <w:r>
          <w:rPr>
            <w:rFonts w:hint="eastAsia" w:ascii="宋体" w:hAnsi="宋体" w:eastAsia="宋体" w:cs="宋体"/>
            <w:b w:val="0"/>
            <w:sz w:val="24"/>
            <w:szCs w:val="24"/>
            <w:lang w:val="en-US" w:eastAsia="zh-CN"/>
          </w:rPr>
          <w:delText xml:space="preserve">对本课题而言，</w:delText>
        </w:r>
      </w:del>
      <w:ins w:id="90039" w:author="Claude" w:date="2026-10-27T03:49:22Z">
        <w:r>
          <w:rPr>
            <w:rFonts w:hint="eastAsia" w:ascii="宋体" w:hAnsi="宋体" w:eastAsia="宋体" w:cs="宋体"/>
            <w:b w:val="0"/>
            <w:sz w:val="24"/>
            <w:szCs w:val="24"/>
            <w:lang w:val="en-US" w:eastAsia="zh-CN"/>
          </w:rPr>
          <w:t xml:space="preserve">本课题的</w:t>
        </w:r>
      </w:ins>
      <w:r>
        <w:rPr>
          <w:rFonts w:hint="eastAsia" w:ascii="宋体" w:hAnsi="宋体" w:eastAsia="宋体" w:cs="宋体"/>
          <w:b w:val="0"/>
          <w:sz w:val="24"/>
          <w:szCs w:val="24"/>
          <w:lang w:val="en-US" w:eastAsia="zh-CN"/>
        </w:rPr>
        <w:t xml:space="preserve">评价应进一步联系学生的分析过程、方案质量与合作表现，帮助学生理解标准、发现问题和调整方法。课堂需要保留反馈后的修改与再次尝试机会，通过前后作品、解释或策略的变化，考察学生如何改进学习。</w:t>
      </w:r>
    </w:p>
    <w:p w14:paraId="7BBD21B4">
      <w:pPr>
        <w:pageBreakBefore w:val="0"/>
        <w:numPr>
          <w:ilvl w:val="0"/>
          <w:numId w:val="0"/>
        </w:numPr>
        <w:overflowPunct w:val="0"/>
        <w:bidi w:val="0"/>
        <w:spacing w:before="0" w:after="0" w:line="360" w:lineRule="auto"/>
        <w:ind w:left="0" w:leftChars="0" w:firstLine="480" w:firstLineChars="200"/>
        <w:jc w:val="both"/>
        <w:textAlignment w:val="auto"/>
        <w:outlineLvl w:val="4"/>
        <w:rPr>
          <w:rStyle w:val="15"/>
          <w:rFonts w:hint="eastAsia" w:ascii="宋体" w:hAnsi="宋体" w:eastAsia="宋体" w:cs="宋体"/>
          <w:kern w:val="0"/>
          <w:sz w:val="24"/>
          <w:szCs w:val="24"/>
          <w:lang w:val="en-US" w:eastAsia="zh-CN" w:bidi="ar-SA"/>
        </w:rPr>
      </w:pPr>
      <w:r>
        <w:rPr>
          <w:rStyle w:val="15"/>
          <w:rFonts w:hint="eastAsia" w:ascii="宋体" w:hAnsi="宋体" w:eastAsia="宋体" w:cs="宋体"/>
          <w:b w:val="0"/>
          <w:kern w:val="0"/>
          <w:sz w:val="24"/>
          <w:szCs w:val="24"/>
          <w:lang w:val="en-US" w:eastAsia="zh-CN" w:bidi="ar-SA"/>
        </w:rPr>
        <w:t>3）小结</w:t>
      </w:r>
    </w:p>
    <w:p w14:paraId="4E944304">
      <w:pPr>
        <w:pageBreakBefore w:val="0"/>
        <w:numPr>
          <w:ilvl w:val="0"/>
          <w:numId w:val="0"/>
        </w:numPr>
        <w:overflowPunct w:val="0"/>
        <w:bidi w:val="0"/>
        <w:spacing w:before="0" w:after="0" w:line="360" w:lineRule="auto"/>
        <w:ind w:left="0" w:firstLineChars="200"/>
        <w:jc w:val="both"/>
        <w:textAlignment w:val="auto"/>
        <w:rPr>
          <w:rFonts w:hint="eastAsia" w:ascii="宋体" w:hAnsi="宋体" w:eastAsia="宋体" w:cs="宋体"/>
          <w:b w:val="0"/>
          <w:sz w:val="24"/>
          <w:szCs w:val="24"/>
          <w:lang w:val="en-US" w:eastAsia="zh-CN"/>
        </w:rPr>
      </w:pPr>
      <w:r>
        <w:rPr>
          <w:rFonts w:hint="eastAsia" w:ascii="宋体" w:hAnsi="宋体" w:eastAsia="宋体" w:cs="宋体"/>
          <w:b w:val="0"/>
          <w:sz w:val="24"/>
        </w:rPr>
        <w:t>量表与希沃资料关注同一课堂的不同侧面：前者综合判断教学支持与课堂表现，后者记录活动分布并描述组织方式。将两者对应，可以检视整体判断是否得到不同材料支持，并明确还需收集哪些学习证据（表3-24）。本节采用描述性对应分析，不将其解释为统计意义上的一致性检验。</w:t>
      </w:r>
    </w:p>
    <w:p w14:paraId="7DAB265A">
      <w:pPr>
        <w:pageBreakBefore w:val="0"/>
        <w:overflowPunct w:val="0"/>
        <w:bidi w:val="0"/>
        <w:spacing w:before="0" w:after="100" w:line="240" w:lineRule="auto"/>
        <w:ind w:firstLineChars="200"/>
        <w:jc w:val="center"/>
        <w:textAlignment w:val="auto"/>
        <w:rPr>
          <w:rFonts w:hint="eastAsia" w:ascii="宋体" w:hAnsi="宋体" w:eastAsia="宋体" w:cs="宋体"/>
        </w:rPr>
      </w:pPr>
      <w:r>
        <w:rPr>
          <w:rFonts w:hint="eastAsia" w:ascii="宋体" w:hAnsi="宋体" w:eastAsia="宋体" w:cs="宋体"/>
          <w:b w:val="0"/>
          <w:sz w:val="21"/>
        </w:rPr>
        <w:t>表3-24  量表评价与希沃课堂行为证据的对应关系</w:t>
      </w:r>
    </w:p>
    <w:tbl>
      <w:tblPr>
        <w:tblStyle w:val="12"/>
        <w:tblW w:w="9360" w:type="dxa"/>
        <w:tblInd w:w="0" w:type="dxa"/>
        <w:tblLayout w:type="fixed"/>
        <w:tblCellMar>
          <w:top w:w="0" w:type="dxa"/>
          <w:left w:w="108" w:type="dxa"/>
          <w:bottom w:w="0" w:type="dxa"/>
          <w:right w:w="108" w:type="dxa"/>
        </w:tblCellMar>
      </w:tblPr>
      <w:tblGrid>
        <w:gridCol w:w="2088"/>
        <w:gridCol w:w="3239"/>
        <w:gridCol w:w="4033"/>
      </w:tblGrid>
      <w:tr w14:paraId="536AD43C">
        <w:tblPrEx>
          <w:tblCellMar>
            <w:top w:w="0" w:type="dxa"/>
            <w:left w:w="108" w:type="dxa"/>
            <w:bottom w:w="0" w:type="dxa"/>
            <w:right w:w="108" w:type="dxa"/>
          </w:tblCellMar>
        </w:tblPrEx>
        <w:trPr>
          <w:cantSplit/>
        </w:trPr>
        <w:tc>
          <w:tcPr>
            <w:tcW w:w="2088" w:type="dxa"/>
            <w:tcBorders>
              <w:top w:val="single" w:color="000000" w:sz="10" w:space="0"/>
              <w:bottom w:val="single" w:color="000000" w:sz="4" w:space="0"/>
            </w:tcBorders>
          </w:tcPr>
          <w:p w14:paraId="5B95D16C">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b/>
                <w:sz w:val="21"/>
              </w:rPr>
              <w:t>量表评价证据</w:t>
            </w:r>
          </w:p>
        </w:tc>
        <w:tc>
          <w:tcPr>
            <w:tcW w:w="3239" w:type="dxa"/>
            <w:tcBorders>
              <w:top w:val="single" w:color="000000" w:sz="10" w:space="0"/>
              <w:bottom w:val="single" w:color="000000" w:sz="4" w:space="0"/>
            </w:tcBorders>
          </w:tcPr>
          <w:p w14:paraId="2E84BECA">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b/>
                <w:sz w:val="21"/>
              </w:rPr>
              <w:t>希沃课堂行为证据</w:t>
            </w:r>
          </w:p>
        </w:tc>
        <w:tc>
          <w:tcPr>
            <w:tcW w:w="4033" w:type="dxa"/>
            <w:tcBorders>
              <w:top w:val="single" w:color="000000" w:sz="10" w:space="0"/>
              <w:bottom w:val="single" w:color="000000" w:sz="4" w:space="0"/>
            </w:tcBorders>
          </w:tcPr>
          <w:p w14:paraId="2F5E971C">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b/>
                <w:sz w:val="21"/>
              </w:rPr>
              <w:t>综合判断及研究关注</w:t>
            </w:r>
          </w:p>
        </w:tc>
      </w:tr>
      <w:tr w14:paraId="484CFBD1">
        <w:tblPrEx>
          <w:tblCellMar>
            <w:top w:w="0" w:type="dxa"/>
            <w:left w:w="108" w:type="dxa"/>
            <w:bottom w:w="0" w:type="dxa"/>
            <w:right w:w="108" w:type="dxa"/>
          </w:tblCellMar>
        </w:tblPrEx>
        <w:trPr>
          <w:cantSplit/>
        </w:trPr>
        <w:tc>
          <w:tcPr>
            <w:tcW w:w="2088" w:type="dxa"/>
          </w:tcPr>
          <w:p w14:paraId="09BD7E5F">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rPr>
              <w:t>认知参与17.93分</w:t>
            </w:r>
          </w:p>
        </w:tc>
        <w:tc>
          <w:tcPr>
            <w:tcW w:w="3239" w:type="dxa"/>
          </w:tcPr>
          <w:p w14:paraId="69942368">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rPr>
              <w:t>学生行为平均54.1%；8节课超过50%；记录了任务与探究活动</w:t>
            </w:r>
          </w:p>
        </w:tc>
        <w:tc>
          <w:tcPr>
            <w:tcW w:w="4033" w:type="dxa"/>
          </w:tcPr>
          <w:p w14:paraId="64123D39">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rPr>
              <w:t>参与具有时间与活动基础，需进一步考察分析、判断与思路生成的质量</w:t>
            </w:r>
          </w:p>
        </w:tc>
      </w:tr>
      <w:tr w14:paraId="593DEC02">
        <w:tblPrEx>
          <w:tblCellMar>
            <w:top w:w="0" w:type="dxa"/>
            <w:left w:w="108" w:type="dxa"/>
            <w:bottom w:w="0" w:type="dxa"/>
            <w:right w:w="108" w:type="dxa"/>
          </w:tblCellMar>
        </w:tblPrEx>
        <w:trPr>
          <w:cantSplit/>
        </w:trPr>
        <w:tc>
          <w:tcPr>
            <w:tcW w:w="2088" w:type="dxa"/>
          </w:tcPr>
          <w:p w14:paraId="1CE91505">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rPr>
              <w:t>学科内容建构18.54分</w:t>
            </w:r>
          </w:p>
        </w:tc>
        <w:tc>
          <w:tcPr>
            <w:tcW w:w="3239" w:type="dxa"/>
          </w:tcPr>
          <w:p w14:paraId="1341A910">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rPr>
              <w:t>汇总分析涉及讲解、提问、指导，以及实验、任务解决等活动</w:t>
            </w:r>
          </w:p>
        </w:tc>
        <w:tc>
          <w:tcPr>
            <w:tcW w:w="4033" w:type="dxa"/>
          </w:tcPr>
          <w:p w14:paraId="3EA5607F">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rPr>
              <w:t>内容组织与任务推进具有支持条件，需通过学生表现判断理解与迁移</w:t>
            </w:r>
          </w:p>
        </w:tc>
      </w:tr>
      <w:tr w14:paraId="3A7CFC49">
        <w:tblPrEx>
          <w:tblCellMar>
            <w:top w:w="0" w:type="dxa"/>
            <w:left w:w="108" w:type="dxa"/>
            <w:bottom w:w="0" w:type="dxa"/>
            <w:right w:w="108" w:type="dxa"/>
          </w:tblCellMar>
        </w:tblPrEx>
        <w:trPr>
          <w:cantSplit/>
        </w:trPr>
        <w:tc>
          <w:tcPr>
            <w:tcW w:w="2088" w:type="dxa"/>
          </w:tcPr>
          <w:p w14:paraId="1E8B6DF6">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rPr>
              <w:t>社会情感支持18.96分</w:t>
            </w:r>
          </w:p>
        </w:tc>
        <w:tc>
          <w:tcPr>
            <w:tcW w:w="3239" w:type="dxa"/>
          </w:tcPr>
          <w:p w14:paraId="7F5C1D00">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rPr>
              <w:t>汇总材料记录合作交流、讨论与展示</w:t>
            </w:r>
          </w:p>
        </w:tc>
        <w:tc>
          <w:tcPr>
            <w:tcW w:w="4033" w:type="dxa"/>
          </w:tcPr>
          <w:p w14:paraId="5BD82459">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rPr>
              <w:t>交往与表达具有情境基础，责任承担、情绪调节与协商表现需具体观察</w:t>
            </w:r>
          </w:p>
        </w:tc>
      </w:tr>
      <w:tr w14:paraId="715DA0FF">
        <w:tblPrEx>
          <w:tblCellMar>
            <w:top w:w="0" w:type="dxa"/>
            <w:left w:w="108" w:type="dxa"/>
            <w:bottom w:w="0" w:type="dxa"/>
            <w:right w:w="108" w:type="dxa"/>
          </w:tblCellMar>
        </w:tblPrEx>
        <w:trPr>
          <w:cantSplit/>
        </w:trPr>
        <w:tc>
          <w:tcPr>
            <w:tcW w:w="2088" w:type="dxa"/>
          </w:tcPr>
          <w:p w14:paraId="290694BA">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rPr>
              <w:t>课堂互动17.74分</w:t>
            </w:r>
          </w:p>
        </w:tc>
        <w:tc>
          <w:tcPr>
            <w:tcW w:w="3239" w:type="dxa"/>
          </w:tcPr>
          <w:p w14:paraId="0F5E3B96">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rPr>
              <w:t>记录师生问答、合作交流；部分课例具有探究互动特征</w:t>
            </w:r>
          </w:p>
        </w:tc>
        <w:tc>
          <w:tcPr>
            <w:tcW w:w="4033" w:type="dxa"/>
          </w:tcPr>
          <w:p w14:paraId="660AC301">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rPr>
              <w:t>交流活动已开展，需进一步关注观点回应、理由解释与认识修正</w:t>
            </w:r>
          </w:p>
        </w:tc>
      </w:tr>
      <w:tr w14:paraId="260D4AFB">
        <w:tblPrEx>
          <w:tblCellMar>
            <w:top w:w="0" w:type="dxa"/>
            <w:left w:w="108" w:type="dxa"/>
            <w:bottom w:w="0" w:type="dxa"/>
            <w:right w:w="108" w:type="dxa"/>
          </w:tblCellMar>
        </w:tblPrEx>
        <w:trPr>
          <w:cantSplit/>
        </w:trPr>
        <w:tc>
          <w:tcPr>
            <w:tcW w:w="2088" w:type="dxa"/>
            <w:tcBorders>
              <w:bottom w:val="single" w:color="000000" w:sz="10" w:space="0"/>
            </w:tcBorders>
          </w:tcPr>
          <w:p w14:paraId="337A4605">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rPr>
              <w:t>形成性评价与反馈17.67分</w:t>
            </w:r>
          </w:p>
        </w:tc>
        <w:tc>
          <w:tcPr>
            <w:tcW w:w="3239" w:type="dxa"/>
            <w:tcBorders>
              <w:bottom w:val="single" w:color="000000" w:sz="10" w:space="0"/>
            </w:tcBorders>
          </w:tcPr>
          <w:p w14:paraId="253DBEDD">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rPr>
              <w:t>汇总文字提出反馈与反思调节不足，缺少具体频次及修订数据</w:t>
            </w:r>
          </w:p>
        </w:tc>
        <w:tc>
          <w:tcPr>
            <w:tcW w:w="4033" w:type="dxa"/>
            <w:tcBorders>
              <w:bottom w:val="single" w:color="000000" w:sz="10" w:space="0"/>
            </w:tcBorders>
          </w:tcPr>
          <w:p w14:paraId="5F5E840C">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rPr>
              <w:t>改进方向相互呼应，后续需观察反馈内容及学生据此采取的行动</w:t>
            </w:r>
          </w:p>
        </w:tc>
      </w:tr>
    </w:tbl>
    <w:p w14:paraId="108479E4">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lang w:val="en-US" w:eastAsia="zh-CN"/>
        </w:rPr>
      </w:pPr>
      <w:r>
        <w:rPr>
          <w:rFonts w:hint="eastAsia" w:ascii="宋体" w:hAnsi="宋体" w:eastAsia="宋体" w:cs="宋体"/>
          <w:b w:val="0"/>
          <w:sz w:val="24"/>
          <w:szCs w:val="24"/>
          <w:lang w:val="en-US" w:eastAsia="zh-CN"/>
        </w:rPr>
        <w:t xml:space="preserve">两类证据共同支持的判断是</w:t>
      </w:r>
      <w:del w:id="90040" w:author="Claude" w:date="2026-10-27T03:49:22Z">
        <w:r>
          <w:rPr>
            <w:rFonts w:hint="eastAsia" w:ascii="宋体" w:hAnsi="宋体" w:eastAsia="宋体" w:cs="宋体"/>
            <w:b w:val="0"/>
            <w:sz w:val="24"/>
            <w:szCs w:val="24"/>
            <w:lang w:val="en-US" w:eastAsia="zh-CN"/>
          </w:rPr>
          <w:delText xml:space="preserve">：</w:delText>
        </w:r>
      </w:del>
      <w:ins w:id="90041" w:author="Claude" w:date="2026-10-27T03:49:22Z">
        <w:r>
          <w:rPr>
            <w:rFonts w:hint="eastAsia" w:ascii="宋体" w:hAnsi="宋体" w:eastAsia="宋体" w:cs="宋体"/>
            <w:b w:val="0"/>
            <w:sz w:val="24"/>
            <w:szCs w:val="24"/>
            <w:lang w:val="en-US" w:eastAsia="zh-CN"/>
          </w:rPr>
          <w:t xml:space="preserve">，</w:t>
        </w:r>
      </w:ins>
      <w:r>
        <w:rPr>
          <w:rFonts w:hint="eastAsia" w:ascii="宋体" w:hAnsi="宋体" w:eastAsia="宋体" w:cs="宋体"/>
          <w:b w:val="0"/>
          <w:sz w:val="24"/>
          <w:szCs w:val="24"/>
          <w:lang w:val="en-US" w:eastAsia="zh-CN"/>
        </w:rPr>
        <w:t xml:space="preserve">本批课堂已经具有内容组织、学生参与和合作交</w:t>
      </w:r>
      <w:r>
        <w:rPr>
          <w:rFonts w:hint="eastAsia" w:ascii="宋体" w:hAnsi="宋体" w:eastAsia="宋体" w:cs="宋体"/>
          <w:b w:val="0"/>
          <w:sz w:val="24"/>
          <w:lang w:val="en-US" w:eastAsia="zh-CN"/>
        </w:rPr>
        <w:t>流的基础，进一步改进需要进入学习过程。较多的学生活动并不自动形成深入思考，积极的交流氛围也需要通过具体的回应与协商推动理解。将目标、任务、学生表现与反馈联系起来，是本课题可以着力的实践方向。</w:t>
      </w:r>
    </w:p>
    <w:p w14:paraId="0BD6A0F6">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lang w:val="en-US" w:eastAsia="zh-CN"/>
        </w:rPr>
      </w:pPr>
      <w:r>
        <w:rPr>
          <w:rFonts w:hint="eastAsia" w:ascii="宋体" w:hAnsi="宋体" w:eastAsia="宋体" w:cs="宋体"/>
          <w:b w:val="0"/>
          <w:sz w:val="24"/>
          <w:lang w:val="en-US" w:eastAsia="zh-CN"/>
        </w:rPr>
        <w:t>课堂观察表明，前期教学已具备内容组织、学生参与和情感支持的基础，但深入互动与形成性评价仍需加强。量表、希沃资料及评课文本共同提示，后续应进一步关注学生思考的呈现、同伴观点的回应及反馈后的修订，将七维高阶能力落实为具体任务与表现标准，使学习过程和进步有据可察，为教学模式建构明确实践重点。</w:t>
      </w:r>
    </w:p>
    <w:p w14:paraId="0BE29797">
      <w:pPr>
        <w:pStyle w:val="4"/>
        <w:keepNext/>
        <w:pageBreakBefore w:val="0"/>
        <w:overflowPunct w:val="0"/>
        <w:bidi w:val="0"/>
        <w:snapToGrid w:val="0"/>
        <w:spacing w:before="280" w:after="280" w:line="360" w:lineRule="auto"/>
        <w:ind w:firstLineChars="200"/>
        <w:textAlignment w:val="auto"/>
        <w:rPr>
          <w:rFonts w:hint="eastAsia" w:ascii="宋体" w:hAnsi="宋体" w:eastAsia="宋体" w:cs="宋体"/>
          <w:b/>
          <w:bCs/>
          <w:sz w:val="24"/>
          <w:lang w:val="en-US" w:eastAsia="zh-CN"/>
        </w:rPr>
      </w:pPr>
      <w:bookmarkStart w:id="67" w:name="_Toc27872"/>
      <w:r>
        <w:rPr>
          <w:rFonts w:hint="eastAsia" w:ascii="宋体" w:hAnsi="宋体" w:eastAsia="宋体" w:cs="宋体"/>
          <w:b/>
          <w:bCs/>
          <w:sz w:val="28"/>
          <w:lang w:val="en-US" w:eastAsia="zh-CN"/>
        </w:rPr>
        <w:t>3.前测小结</w:t>
      </w:r>
      <w:bookmarkEnd w:id="67"/>
    </w:p>
    <w:p w14:paraId="6965B6B1">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lang w:val="en-US" w:eastAsia="zh-CN"/>
        </w:rPr>
      </w:pPr>
      <w:r>
        <w:rPr>
          <w:rFonts w:hint="eastAsia" w:ascii="宋体" w:hAnsi="宋体" w:eastAsia="宋体" w:cs="宋体"/>
          <w:b w:val="0"/>
          <w:sz w:val="24"/>
          <w:lang w:val="en-US" w:eastAsia="zh-CN"/>
        </w:rPr>
        <w:t>综合学生、教师问卷与课堂观察，前期高阶能力培育具有一定基础，但学生学习需要与课堂支持之间仍存在需要改进的环节。</w:t>
      </w:r>
    </w:p>
    <w:p w14:paraId="2BCB7DCB">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lang w:val="en-US" w:eastAsia="zh-CN"/>
        </w:rPr>
      </w:pPr>
      <w:r>
        <w:rPr>
          <w:rFonts w:hint="eastAsia" w:ascii="宋体" w:hAnsi="宋体" w:eastAsia="宋体" w:cs="宋体"/>
          <w:b w:val="0"/>
          <w:sz w:val="24"/>
          <w:lang w:val="en-US" w:eastAsia="zh-CN"/>
        </w:rPr>
        <w:t>学生高阶能力自评总体均值为4.00分，合作共情与责任担当相对突出；复杂问题拆解、多方案生成、任务反思及紧张情境中的情绪调节得分相对较低。开放性回答中的“听懂但不会做”、知识迁移困难和考试后难以调整等表现，进一步提示教学需要加强思考方法与自我调节支持。</w:t>
      </w:r>
    </w:p>
    <w:p w14:paraId="4FF9368C">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lang w:val="en-US" w:eastAsia="zh-CN"/>
        </w:rPr>
      </w:pPr>
      <w:r>
        <w:rPr>
          <w:rFonts w:hint="eastAsia" w:ascii="宋体" w:hAnsi="宋体" w:eastAsia="宋体" w:cs="宋体"/>
          <w:b w:val="0"/>
          <w:sz w:val="24"/>
          <w:lang w:val="en-US" w:eastAsia="zh-CN"/>
        </w:rPr>
        <w:t>教师认知与价值认同均值为4.35分，高于课堂实践的4.26分和教学自我效能的4.09分。教师已尝试开放提问和探究任务，但对适配学情的任务设计、现场思维引导仍需积累经验；学生基础差异、课时压力和课例资源不足，也制约实践的持续开展。</w:t>
      </w:r>
    </w:p>
    <w:p w14:paraId="1D63F87C">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lang w:val="en-US" w:eastAsia="zh-CN"/>
        </w:rPr>
      </w:pPr>
      <w:r>
        <w:rPr>
          <w:rFonts w:hint="eastAsia" w:ascii="宋体" w:hAnsi="宋体" w:eastAsia="宋体" w:cs="宋体"/>
          <w:b w:val="0"/>
          <w:sz w:val="24"/>
          <w:lang w:val="en-US" w:eastAsia="zh-CN"/>
        </w:rPr>
        <w:t>课堂观察与上述发现形成呼应。社会情感支持和学科内容建构均值分别为18.96分、18.54分，课堂互动与形成性评价分别为17.74分、17.67分，相对靠后。希沃资料显示，多数课例已安排一定的学生活动时间，但评课意见仍集中提出增加讨论、扩大表达机会、加强追问和反馈具体化，说明活动安排还需进一步支持学生深入思考与持续改进。</w:t>
      </w:r>
    </w:p>
    <w:p w14:paraId="4DF1DEAD">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lang w:val="en-US" w:eastAsia="zh-CN"/>
        </w:rPr>
      </w:pPr>
      <w:r>
        <w:rPr>
          <w:rFonts w:hint="eastAsia" w:ascii="宋体" w:hAnsi="宋体" w:eastAsia="宋体" w:cs="宋体"/>
          <w:b w:val="0"/>
          <w:sz w:val="24"/>
          <w:lang w:val="en-US" w:eastAsia="zh-CN"/>
        </w:rPr>
        <w:t>据此，后续模型应将七维高阶能力落实为明确的目标、任务与表现标准，通过思路呈现、同伴回应、反馈修订和反思迁移回应学生需要，并结合任务分层、学习支架与情绪支持，帮助教师依据学习表现调整教学。</w:t>
      </w:r>
    </w:p>
    <w:p w14:paraId="38DFBA3C">
      <w:pPr>
        <w:pStyle w:val="3"/>
        <w:keepNext/>
        <w:pageBreakBefore w:val="0"/>
        <w:overflowPunct w:val="0"/>
        <w:bidi w:val="0"/>
        <w:snapToGrid w:val="0"/>
        <w:spacing w:before="240" w:after="120" w:line="360" w:lineRule="auto"/>
        <w:ind w:firstLineChars="200"/>
        <w:jc w:val="left"/>
        <w:textAlignment w:val="auto"/>
        <w:rPr>
          <w:rFonts w:hint="eastAsia" w:ascii="宋体" w:hAnsi="宋体" w:eastAsia="宋体" w:cs="宋体"/>
          <w:b/>
          <w:sz w:val="28"/>
          <w:szCs w:val="28"/>
        </w:rPr>
      </w:pPr>
      <w:bookmarkStart w:id="68" w:name="_Toc30642"/>
      <w:r>
        <w:rPr>
          <w:rFonts w:hint="eastAsia" w:ascii="宋体" w:hAnsi="宋体" w:eastAsia="宋体" w:cs="宋体"/>
          <w:b/>
          <w:sz w:val="28"/>
        </w:rPr>
        <w:t>（</w:t>
      </w:r>
      <w:r>
        <w:rPr>
          <w:rFonts w:hint="eastAsia" w:ascii="宋体" w:hAnsi="宋体" w:eastAsia="宋体" w:cs="宋体"/>
          <w:b/>
          <w:sz w:val="28"/>
          <w:lang w:val="en-US" w:eastAsia="zh-CN"/>
        </w:rPr>
        <w:t>二</w:t>
      </w:r>
      <w:r>
        <w:rPr>
          <w:rFonts w:hint="eastAsia" w:ascii="宋体" w:hAnsi="宋体" w:eastAsia="宋体" w:cs="宋体"/>
          <w:b/>
          <w:sz w:val="28"/>
        </w:rPr>
        <w:t>）模型的建构</w:t>
      </w:r>
      <w:bookmarkEnd w:id="68"/>
    </w:p>
    <w:p w14:paraId="203B6D58">
      <w:pPr>
        <w:pStyle w:val="4"/>
        <w:keepNext/>
        <w:pageBreakBefore w:val="0"/>
        <w:overflowPunct w:val="0"/>
        <w:bidi w:val="0"/>
        <w:snapToGrid w:val="0"/>
        <w:spacing w:before="280" w:after="280" w:line="360" w:lineRule="auto"/>
        <w:ind w:firstLineChars="200"/>
        <w:textAlignment w:val="auto"/>
        <w:rPr>
          <w:rFonts w:hint="eastAsia" w:ascii="宋体" w:hAnsi="宋体" w:eastAsia="宋体" w:cs="宋体"/>
          <w:b/>
          <w:bCs/>
          <w:sz w:val="28"/>
          <w:lang w:val="en-US" w:eastAsia="zh-CN"/>
        </w:rPr>
      </w:pPr>
      <w:bookmarkStart w:id="69" w:name="_Toc4215"/>
      <w:r>
        <w:rPr>
          <w:rFonts w:hint="eastAsia" w:ascii="宋体" w:hAnsi="宋体" w:eastAsia="宋体" w:cs="宋体"/>
          <w:b/>
          <w:bCs/>
          <w:sz w:val="28"/>
          <w:lang w:val="en-US" w:eastAsia="zh-CN"/>
        </w:rPr>
        <w:t>1.高阶能力培育模型的建构</w:t>
      </w:r>
      <w:bookmarkEnd w:id="69"/>
    </w:p>
    <w:p w14:paraId="025A4CBC">
      <w:pPr>
        <w:keepNext/>
        <w:pageBreakBefore w:val="0"/>
        <w:overflowPunct w:val="0"/>
        <w:bidi w:val="0"/>
        <w:snapToGrid w:val="0"/>
        <w:spacing w:before="0" w:after="0" w:line="360" w:lineRule="auto"/>
        <w:ind w:firstLine="480" w:firstLineChars="200"/>
        <w:jc w:val="both"/>
        <w:textAlignment w:val="auto"/>
        <w:outlineLvl w:val="3"/>
        <w:rPr>
          <w:rFonts w:hint="eastAsia" w:ascii="宋体" w:hAnsi="宋体" w:eastAsia="宋体" w:cs="宋体"/>
          <w:b/>
          <w:sz w:val="24"/>
        </w:rPr>
      </w:pPr>
      <w:bookmarkStart w:id="70" w:name="_Toc13997"/>
      <w:r>
        <w:rPr>
          <w:rFonts w:hint="eastAsia" w:ascii="宋体" w:hAnsi="宋体" w:eastAsia="宋体" w:cs="宋体"/>
          <w:b w:val="0"/>
          <w:sz w:val="24"/>
          <w:lang w:eastAsia="zh-CN"/>
        </w:rPr>
        <w:t>（</w:t>
      </w:r>
      <w:r>
        <w:rPr>
          <w:rFonts w:hint="eastAsia" w:ascii="宋体" w:hAnsi="宋体" w:eastAsia="宋体" w:cs="宋体"/>
          <w:b w:val="0"/>
          <w:sz w:val="24"/>
        </w:rPr>
        <w:t>1</w:t>
      </w:r>
      <w:r>
        <w:rPr>
          <w:rFonts w:hint="eastAsia" w:ascii="宋体" w:hAnsi="宋体" w:eastAsia="宋体" w:cs="宋体"/>
          <w:b w:val="0"/>
          <w:sz w:val="24"/>
          <w:lang w:eastAsia="zh-CN"/>
        </w:rPr>
        <w:t>）</w:t>
      </w:r>
      <w:r>
        <w:rPr>
          <w:rFonts w:hint="eastAsia" w:ascii="宋体" w:hAnsi="宋体" w:eastAsia="宋体" w:cs="宋体"/>
          <w:b w:val="0"/>
          <w:sz w:val="24"/>
        </w:rPr>
        <w:t>模型提出的背景与逻辑</w:t>
      </w:r>
      <w:bookmarkEnd w:id="70"/>
    </w:p>
    <w:p w14:paraId="6FE563E8">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lang w:val="en-US" w:eastAsia="zh-CN"/>
        </w:rPr>
      </w:pPr>
      <w:r>
        <w:rPr>
          <w:rFonts w:hint="eastAsia" w:ascii="宋体" w:hAnsi="宋体" w:eastAsia="宋体" w:cs="宋体"/>
          <w:b w:val="0"/>
          <w:sz w:val="24"/>
          <w:lang w:val="en-US" w:eastAsia="zh-CN"/>
        </w:rPr>
        <w:t>新课标为本研究模型的提出明确了育人方向。《义务教育课程方案和课程标准（2022</w:t>
      </w:r>
      <w:r>
        <w:rPr>
          <w:rFonts w:hint="eastAsia" w:ascii="宋体" w:hAnsi="宋体" w:eastAsia="宋体" w:cs="宋体"/>
        </w:rPr>
        <w:fldChar w:fldCharType="begin"/>
      </w:r>
      <w:r>
        <w:rPr>
          <w:rFonts w:hint="eastAsia" w:ascii="宋体" w:hAnsi="宋体" w:eastAsia="宋体" w:cs="宋体"/>
        </w:rPr>
        <w:instrText xml:space="preserve"> HYPERLINK "https://www.moe.gov.cn/fbh/live/2022/54382/djzw/202204/t20220421_620066.html?utm_source=chatgpt.com" \h </w:instrText>
      </w:r>
      <w:r>
        <w:rPr>
          <w:rFonts w:hint="eastAsia" w:ascii="宋体" w:hAnsi="宋体" w:eastAsia="宋体" w:cs="宋体"/>
        </w:rPr>
        <w:fldChar w:fldCharType="separate"/>
      </w:r>
      <w:r>
        <w:rPr>
          <w:rFonts w:hint="eastAsia" w:ascii="宋体" w:hAnsi="宋体" w:eastAsia="宋体" w:cs="宋体"/>
          <w:b w:val="0"/>
          <w:sz w:val="24"/>
          <w:lang w:val="en-US" w:eastAsia="zh-CN"/>
        </w:rPr>
        <w:t>年版）》强调核心素养导向，关注真实情境中的问题解决，通过主题、项目和任务整合课程内容，并以学业质量标准指导教学与评价。这要求教学将知识学习、能力运用与育人目标联系起来。</w:t>
      </w:r>
      <w:r>
        <w:rPr>
          <w:rFonts w:hint="eastAsia" w:ascii="宋体" w:hAnsi="宋体" w:eastAsia="宋体" w:cs="宋体"/>
          <w:b w:val="0"/>
          <w:sz w:val="24"/>
          <w:lang w:val="en-US" w:eastAsia="zh-CN"/>
        </w:rPr>
        <w:fldChar w:fldCharType="end"/>
      </w:r>
    </w:p>
    <w:p w14:paraId="690C7D20">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lang w:val="en-US" w:eastAsia="zh-CN"/>
        </w:rPr>
      </w:pPr>
      <w:r>
        <w:rPr>
          <w:rFonts w:hint="eastAsia" w:ascii="宋体" w:hAnsi="宋体" w:eastAsia="宋体" w:cs="宋体"/>
          <w:b w:val="0"/>
          <w:sz w:val="24"/>
          <w:lang w:val="en-US" w:eastAsia="zh-CN"/>
        </w:rPr>
        <w:t>“可见的学习”为落实上述要求提供了教学思路：使学习目标与表现标准能够被学生理解，使思考过程与学习困难能够被师生识别，并通过反馈促进调整。由此，素养要求可以进一步转化为具体任务、可观察的学习表现和持续改进的过程。</w:t>
      </w:r>
    </w:p>
    <w:p w14:paraId="152963D5">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lang w:val="en-US" w:eastAsia="zh-CN"/>
        </w:rPr>
      </w:pPr>
      <w:r>
        <w:rPr>
          <w:rFonts w:hint="eastAsia" w:ascii="宋体" w:hAnsi="宋体" w:eastAsia="宋体" w:cs="宋体"/>
          <w:b w:val="0"/>
          <w:sz w:val="24"/>
          <w:lang w:val="en-US" w:eastAsia="zh-CN"/>
        </w:rPr>
        <w:t>前期调查则明确了模型需要回应的现实问题。学生合作共情与责任担当自评较积极，但问题拆解、多方案生成、任务反思及情绪调节仍需加强；教师具有较高的培育认同，但任务设计与过程引导仍需支持；课堂内容组织和情感支持已有基础，深入互动与形成性评价相对薄弱。这些发现提示，后续教学需要贯通目标、任务、学习表现与反馈改进。</w:t>
      </w:r>
    </w:p>
    <w:p w14:paraId="13FA9F5E">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lang w:val="en-US" w:eastAsia="zh-CN"/>
        </w:rPr>
      </w:pPr>
      <w:r>
        <w:rPr>
          <w:rFonts w:hint="eastAsia" w:ascii="宋体" w:hAnsi="宋体" w:eastAsia="宋体" w:cs="宋体"/>
          <w:b w:val="0"/>
          <w:sz w:val="24"/>
          <w:lang w:val="en-US" w:eastAsia="zh-CN"/>
        </w:rPr>
        <w:t>据此，本研究以新课标的素养要求为方向，以“可见的学习”为组织思路，以前期调查为问题依据，构建“目标引领—任务驱动—探究展学—反馈迭代—反思迁移”教学模型，将七维高阶能力落实于学生理解目标、解决问题、交流协商、修订反思和迁移运用的连续过程，为教师依据学习表现调整教学提供实践路径。</w:t>
      </w:r>
    </w:p>
    <w:p w14:paraId="7C61E69A">
      <w:pPr>
        <w:keepNext/>
        <w:pageBreakBefore w:val="0"/>
        <w:overflowPunct w:val="0"/>
        <w:bidi w:val="0"/>
        <w:snapToGrid w:val="0"/>
        <w:spacing w:before="0" w:after="0" w:line="360" w:lineRule="auto"/>
        <w:ind w:firstLine="480" w:firstLineChars="200"/>
        <w:jc w:val="both"/>
        <w:textAlignment w:val="auto"/>
        <w:outlineLvl w:val="3"/>
        <w:rPr>
          <w:rFonts w:hint="eastAsia" w:ascii="宋体" w:hAnsi="宋体" w:eastAsia="宋体" w:cs="宋体"/>
          <w:b/>
          <w:sz w:val="24"/>
        </w:rPr>
      </w:pPr>
      <w:bookmarkStart w:id="71" w:name="_Toc24047"/>
      <w:r>
        <w:rPr>
          <w:rFonts w:hint="eastAsia" w:ascii="宋体" w:hAnsi="宋体" w:eastAsia="宋体" w:cs="宋体"/>
          <w:b w:val="0"/>
          <w:sz w:val="24"/>
          <w:lang w:eastAsia="zh-CN"/>
        </w:rPr>
        <w:t>（</w:t>
      </w:r>
      <w:r>
        <w:rPr>
          <w:rFonts w:hint="eastAsia" w:ascii="宋体" w:hAnsi="宋体" w:eastAsia="宋体" w:cs="宋体"/>
          <w:b w:val="0"/>
          <w:sz w:val="24"/>
        </w:rPr>
        <w:t>2</w:t>
      </w:r>
      <w:r>
        <w:rPr>
          <w:rFonts w:hint="eastAsia" w:ascii="宋体" w:hAnsi="宋体" w:eastAsia="宋体" w:cs="宋体"/>
          <w:b w:val="0"/>
          <w:sz w:val="24"/>
          <w:lang w:eastAsia="zh-CN"/>
        </w:rPr>
        <w:t>）</w:t>
      </w:r>
      <w:r>
        <w:rPr>
          <w:rFonts w:hint="eastAsia" w:ascii="宋体" w:hAnsi="宋体" w:eastAsia="宋体" w:cs="宋体"/>
          <w:b w:val="0"/>
          <w:sz w:val="24"/>
        </w:rPr>
        <w:t>模型</w:t>
      </w:r>
      <w:r>
        <w:rPr>
          <w:rFonts w:hint="eastAsia" w:ascii="宋体" w:hAnsi="宋体" w:eastAsia="宋体" w:cs="宋体"/>
          <w:b w:val="0"/>
          <w:sz w:val="24"/>
          <w:lang w:val="en-US" w:eastAsia="zh-CN"/>
        </w:rPr>
        <w:t>的</w:t>
      </w:r>
      <w:r>
        <w:rPr>
          <w:rFonts w:hint="eastAsia" w:ascii="宋体" w:hAnsi="宋体" w:eastAsia="宋体" w:cs="宋体"/>
          <w:b w:val="0"/>
          <w:sz w:val="24"/>
        </w:rPr>
        <w:t>整体结构</w:t>
      </w:r>
      <w:bookmarkEnd w:id="71"/>
    </w:p>
    <w:p w14:paraId="12DAC37F">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lang w:val="en-US" w:eastAsia="zh-CN"/>
        </w:rPr>
      </w:pPr>
      <w:r>
        <w:rPr>
          <w:rFonts w:hint="eastAsia" w:ascii="宋体" w:hAnsi="宋体" w:eastAsia="宋体" w:cs="宋体"/>
          <w:b w:val="0"/>
          <w:sz w:val="24"/>
          <w:lang w:val="en-US" w:eastAsia="zh-CN"/>
        </w:rPr>
        <w:t>本研究依据新课标的核心素养要求，结合“可见的学习”理论与前期调查结果，提出“可见的学习”视域下中学生高阶能力培育模型。模型以七维高阶能力发展为目标，由学生学习过程与教师调节系统共同构成：学生通过“目标引领—任务驱动—探究展学—反馈迭代—反思迁移”五个环节，逐步明确学习方向、展开思考、交流协商并改进学习；教师则围绕“诊断发现—干预—实施—评估”持续调节，依据学生表现调整任务、支架与反馈，并将评估结果作为下一轮诊断的依据。两者相互作用，使教学随学习进展不断调整。在学科课堂与科创教育中，模型保持共同的育人方向与实施逻辑，同时根据学科特点和项目进程灵活组织，将课程标准的素养要求与“可见的学习”理念落实于具体实践，兼顾两域实施的系统性与可操作性。</w:t>
      </w:r>
    </w:p>
    <w:p w14:paraId="493BEB54">
      <w:pPr>
        <w:pageBreakBefore w:val="0"/>
        <w:overflowPunct w:val="0"/>
        <w:bidi w:val="0"/>
        <w:snapToGrid w:val="0"/>
        <w:spacing w:line="360" w:lineRule="auto"/>
        <w:ind w:firstLineChars="200"/>
        <w:jc w:val="left"/>
        <w:textAlignment w:val="auto"/>
        <w:rPr>
          <w:rFonts w:hint="eastAsia" w:ascii="宋体" w:hAnsi="宋体" w:eastAsia="宋体" w:cs="宋体"/>
          <w:sz w:val="24"/>
          <w:lang w:val="en-US" w:eastAsia="zh-CN"/>
        </w:rPr>
      </w:pPr>
      <w:r>
        <w:rPr>
          <w:rFonts w:hint="eastAsia" w:ascii="宋体" w:hAnsi="宋体" w:eastAsia="宋体" w:cs="宋体"/>
        </w:rPr>
        <w:drawing>
          <wp:inline distT="0" distB="0" distL="0" distR="0">
            <wp:extent cx="4846320" cy="5894705"/>
            <wp:effectExtent l="0" t="0" r="1905" b="1270"/>
            <wp:docPr id="9" name="图片 16" descr="f7976bfa-43db-42a8-955a-e7e8927a45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6" descr="f7976bfa-43db-42a8-955a-e7e8927a457a"/>
                    <pic:cNvPicPr>
                      <a:picLocks noChangeAspect="1" noChangeArrowheads="1"/>
                    </pic:cNvPicPr>
                  </pic:nvPicPr>
                  <pic:blipFill>
                    <a:blip r:embed="rId13"/>
                    <a:stretch>
                      <a:fillRect/>
                    </a:stretch>
                  </pic:blipFill>
                  <pic:spPr>
                    <a:xfrm>
                      <a:off x="0" y="0"/>
                      <a:ext cx="4846320" cy="5894705"/>
                    </a:xfrm>
                    <a:prstGeom prst="rect">
                      <a:avLst/>
                    </a:prstGeom>
                    <a:noFill/>
                  </pic:spPr>
                </pic:pic>
              </a:graphicData>
            </a:graphic>
          </wp:inline>
        </w:drawing>
      </w:r>
    </w:p>
    <w:p w14:paraId="24761560">
      <w:pPr>
        <w:pageBreakBefore w:val="0"/>
        <w:overflowPunct w:val="0"/>
        <w:bidi w:val="0"/>
        <w:snapToGrid w:val="0"/>
        <w:spacing w:before="60" w:after="180" w:line="240" w:lineRule="auto"/>
        <w:ind w:firstLineChars="200"/>
        <w:jc w:val="center"/>
        <w:textAlignment w:val="auto"/>
        <w:rPr>
          <w:rFonts w:hint="eastAsia" w:ascii="宋体" w:hAnsi="宋体" w:eastAsia="宋体" w:cs="宋体"/>
          <w:color w:val="C00000"/>
          <w:lang w:val="en-US" w:eastAsia="zh-CN"/>
        </w:rPr>
      </w:pPr>
      <w:r>
        <w:rPr>
          <w:rFonts w:hint="eastAsia" w:ascii="宋体" w:hAnsi="宋体" w:eastAsia="宋体" w:cs="宋体"/>
          <w:b w:val="0"/>
          <w:sz w:val="21"/>
        </w:rPr>
        <w:t>图3-4  可见的学习视域下中学生高阶能力培育模型图（最后修改）</w:t>
      </w:r>
    </w:p>
    <w:p w14:paraId="1C08892C">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lang w:val="en-US" w:eastAsia="zh-CN"/>
        </w:rPr>
      </w:pPr>
      <w:r>
        <w:rPr>
          <w:rFonts w:hint="eastAsia" w:ascii="宋体" w:hAnsi="宋体" w:eastAsia="宋体" w:cs="宋体"/>
          <w:b w:val="0"/>
          <w:sz w:val="24"/>
          <w:lang w:val="en-US" w:eastAsia="zh-CN"/>
        </w:rPr>
        <w:t>本模型以新课标核心素养要求为导向，融入“可见的学习”理论，指向七维高阶能力培育。在学科教学与科创教育两域中，以五环组织学生学习，以“五见”呈现学习目标、思考与进展；教师通过诊断、干预、实施与评估，依据学习证据持续调整任务、支架和反馈，支持五环全过程。模型结合多源实践证据开展反思迭代，形成学生主动学习与教师循证调节相互促进的育人过程。</w:t>
      </w:r>
    </w:p>
    <w:p w14:paraId="5AFEEB32">
      <w:pPr>
        <w:pageBreakBefore w:val="0"/>
        <w:overflowPunct w:val="0"/>
        <w:bidi w:val="0"/>
        <w:snapToGrid w:val="0"/>
        <w:spacing w:before="0" w:after="0" w:line="360" w:lineRule="auto"/>
        <w:ind w:firstLine="480" w:firstLineChars="200"/>
        <w:jc w:val="both"/>
        <w:textAlignment w:val="auto"/>
        <w:outlineLvl w:val="3"/>
        <w:rPr>
          <w:rFonts w:hint="eastAsia" w:ascii="宋体" w:hAnsi="宋体" w:eastAsia="宋体" w:cs="宋体"/>
          <w:b/>
          <w:bCs/>
          <w:sz w:val="24"/>
          <w:lang w:val="en-US" w:eastAsia="zh-CN"/>
        </w:rPr>
      </w:pPr>
      <w:bookmarkStart w:id="72" w:name="_Toc6190"/>
      <w:r>
        <w:rPr>
          <w:rFonts w:hint="eastAsia" w:ascii="宋体" w:hAnsi="宋体" w:eastAsia="宋体" w:cs="宋体"/>
          <w:b w:val="0"/>
          <w:bCs/>
          <w:sz w:val="24"/>
          <w:lang w:val="en-US" w:eastAsia="zh-CN"/>
        </w:rPr>
        <w:t>（3）模型的三层结构及实施要点</w:t>
      </w:r>
      <w:bookmarkEnd w:id="72"/>
    </w:p>
    <w:p w14:paraId="37E006EF">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lang w:val="en-US" w:eastAsia="zh-CN"/>
        </w:rPr>
      </w:pPr>
      <w:r>
        <w:rPr>
          <w:rFonts w:hint="eastAsia" w:ascii="宋体" w:hAnsi="宋体" w:eastAsia="宋体" w:cs="宋体"/>
          <w:b w:val="0"/>
          <w:sz w:val="24"/>
          <w:lang w:val="en-US" w:eastAsia="zh-CN"/>
        </w:rPr>
        <w:t>为将新课标的核心素养要求与“可见的学习”理念落实于教学实践，本研究从功能上将模型划分为目标与设计、实践与调节、评价与改进三个层次。三个层次分别明确培养方向、组织实施过程和提供改进依据，通过学习目标、学生表现与评价反馈相互联系，形成持续调整的整体。</w:t>
      </w:r>
    </w:p>
    <w:p w14:paraId="208734F7">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lang w:val="en-US" w:eastAsia="zh-CN"/>
        </w:rPr>
      </w:pPr>
      <w:r>
        <w:rPr>
          <w:rFonts w:hint="eastAsia" w:ascii="宋体" w:hAnsi="宋体" w:eastAsia="宋体" w:cs="宋体"/>
          <w:b w:val="0"/>
          <w:sz w:val="24"/>
          <w:lang w:val="en-US" w:eastAsia="zh-CN"/>
        </w:rPr>
        <w:t>具体实施要点见下表。</w:t>
      </w:r>
    </w:p>
    <w:p w14:paraId="5BB7EA6F">
      <w:pPr>
        <w:pageBreakBefore w:val="0"/>
        <w:overflowPunct w:val="0"/>
        <w:bidi w:val="0"/>
        <w:snapToGrid w:val="0"/>
        <w:spacing w:before="0" w:after="0" w:line="360" w:lineRule="auto"/>
        <w:ind w:firstLineChars="200"/>
        <w:jc w:val="both"/>
        <w:textAlignment w:val="auto"/>
        <w:rPr>
          <w:rFonts w:hint="eastAsia" w:ascii="宋体" w:hAnsi="宋体" w:eastAsia="宋体" w:cs="宋体"/>
          <w:b/>
          <w:bCs/>
          <w:sz w:val="24"/>
          <w:lang w:val="en-US" w:eastAsia="zh-CN"/>
        </w:rPr>
      </w:pPr>
      <w:r>
        <w:rPr>
          <w:rFonts w:hint="eastAsia" w:ascii="宋体" w:hAnsi="宋体" w:eastAsia="宋体" w:cs="宋体"/>
          <w:b w:val="0"/>
          <w:bCs/>
          <w:sz w:val="24"/>
          <w:lang w:val="en-US" w:eastAsia="zh-CN"/>
        </w:rPr>
        <w:t>表　模型的三层结构及实施要点</w:t>
      </w:r>
    </w:p>
    <w:tbl>
      <w:tblPr>
        <w:tblStyle w:val="13"/>
        <w:tblW w:w="919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849"/>
        <w:gridCol w:w="1553"/>
        <w:gridCol w:w="1402"/>
        <w:gridCol w:w="2190"/>
        <w:gridCol w:w="1680"/>
        <w:gridCol w:w="1523"/>
      </w:tblGrid>
      <w:tr w14:paraId="26E3C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607" w:hRule="atLeast"/>
          <w:tblHeader/>
          <w:jc w:val="center"/>
        </w:trPr>
        <w:tc>
          <w:tcPr>
            <w:tcW w:w="849" w:type="dxa"/>
            <w:tcBorders>
              <w:top w:val="single" w:color="000000" w:sz="12" w:space="0"/>
              <w:left w:val="nil"/>
              <w:bottom w:val="nil"/>
              <w:right w:val="nil"/>
            </w:tcBorders>
            <w:shd w:val="clear" w:color="auto" w:fill="auto"/>
            <w:vAlign w:val="center"/>
          </w:tcPr>
          <w:p w14:paraId="1C711220">
            <w:pPr>
              <w:keepNext/>
              <w:keepLines w:val="0"/>
              <w:widowControl/>
              <w:suppressLineNumbers w:val="0"/>
              <w:overflowPunct w:val="0"/>
              <w:bidi w:val="0"/>
              <w:snapToGrid w:val="0"/>
              <w:spacing w:before="0" w:after="0" w:line="240" w:lineRule="auto"/>
              <w:ind w:left="0" w:right="0" w:firstLineChars="200"/>
              <w:jc w:val="center"/>
              <w:textAlignment w:val="auto"/>
              <w:rPr>
                <w:rFonts w:hint="eastAsia" w:ascii="宋体" w:hAnsi="宋体" w:eastAsia="宋体" w:cs="宋体"/>
                <w:b/>
                <w:bCs/>
                <w:kern w:val="2"/>
                <w:sz w:val="18"/>
                <w:szCs w:val="18"/>
                <w:lang w:val="en-US" w:eastAsia="zh-CN" w:bidi="ar-SA"/>
              </w:rPr>
            </w:pPr>
            <w:r>
              <w:rPr>
                <w:rFonts w:hint="eastAsia" w:ascii="宋体" w:hAnsi="宋体" w:eastAsia="宋体" w:cs="宋体"/>
                <w:b/>
                <w:bCs/>
                <w:kern w:val="0"/>
                <w:sz w:val="21"/>
                <w:szCs w:val="18"/>
                <w:lang w:val="en-US" w:eastAsia="zh-CN" w:bidi="ar-SA"/>
              </w:rPr>
              <w:t>层次</w:t>
            </w:r>
          </w:p>
        </w:tc>
        <w:tc>
          <w:tcPr>
            <w:tcW w:w="1553" w:type="dxa"/>
            <w:tcBorders>
              <w:top w:val="single" w:color="000000" w:sz="12" w:space="0"/>
              <w:left w:val="nil"/>
              <w:bottom w:val="nil"/>
              <w:right w:val="nil"/>
            </w:tcBorders>
            <w:shd w:val="clear" w:color="auto" w:fill="auto"/>
            <w:vAlign w:val="center"/>
          </w:tcPr>
          <w:p w14:paraId="7FBF3A81">
            <w:pPr>
              <w:keepNext/>
              <w:keepLines w:val="0"/>
              <w:widowControl/>
              <w:suppressLineNumbers w:val="0"/>
              <w:overflowPunct w:val="0"/>
              <w:bidi w:val="0"/>
              <w:snapToGrid w:val="0"/>
              <w:spacing w:before="0" w:after="0" w:line="240" w:lineRule="auto"/>
              <w:ind w:left="0" w:right="0" w:firstLineChars="200"/>
              <w:jc w:val="center"/>
              <w:textAlignment w:val="auto"/>
              <w:rPr>
                <w:rFonts w:hint="eastAsia" w:ascii="宋体" w:hAnsi="宋体" w:eastAsia="宋体" w:cs="宋体"/>
                <w:b/>
                <w:bCs/>
                <w:kern w:val="2"/>
                <w:sz w:val="18"/>
                <w:szCs w:val="18"/>
                <w:lang w:val="en-US" w:eastAsia="zh-CN" w:bidi="ar-SA"/>
              </w:rPr>
            </w:pPr>
            <w:r>
              <w:rPr>
                <w:rFonts w:hint="eastAsia" w:ascii="宋体" w:hAnsi="宋体" w:eastAsia="宋体" w:cs="宋体"/>
                <w:b/>
                <w:bCs/>
                <w:kern w:val="0"/>
                <w:sz w:val="21"/>
                <w:szCs w:val="18"/>
                <w:lang w:val="en-US" w:eastAsia="zh-CN" w:bidi="ar-SA"/>
              </w:rPr>
              <w:t>主要内容</w:t>
            </w:r>
          </w:p>
        </w:tc>
        <w:tc>
          <w:tcPr>
            <w:tcW w:w="1402" w:type="dxa"/>
            <w:tcBorders>
              <w:top w:val="single" w:color="000000" w:sz="12" w:space="0"/>
              <w:left w:val="nil"/>
              <w:bottom w:val="nil"/>
              <w:right w:val="nil"/>
            </w:tcBorders>
            <w:shd w:val="clear" w:color="auto" w:fill="auto"/>
            <w:vAlign w:val="center"/>
          </w:tcPr>
          <w:p w14:paraId="67D716BA">
            <w:pPr>
              <w:keepNext/>
              <w:keepLines w:val="0"/>
              <w:widowControl/>
              <w:suppressLineNumbers w:val="0"/>
              <w:overflowPunct w:val="0"/>
              <w:bidi w:val="0"/>
              <w:snapToGrid w:val="0"/>
              <w:spacing w:before="0" w:after="0" w:line="240" w:lineRule="auto"/>
              <w:ind w:left="0" w:right="0" w:firstLineChars="200"/>
              <w:jc w:val="center"/>
              <w:textAlignment w:val="auto"/>
              <w:rPr>
                <w:rFonts w:hint="eastAsia" w:ascii="宋体" w:hAnsi="宋体" w:eastAsia="宋体" w:cs="宋体"/>
                <w:b/>
                <w:bCs/>
                <w:kern w:val="2"/>
                <w:sz w:val="18"/>
                <w:szCs w:val="18"/>
                <w:lang w:val="en-US" w:eastAsia="zh-CN" w:bidi="ar-SA"/>
              </w:rPr>
            </w:pPr>
            <w:r>
              <w:rPr>
                <w:rFonts w:hint="eastAsia" w:ascii="宋体" w:hAnsi="宋体" w:eastAsia="宋体" w:cs="宋体"/>
                <w:b/>
                <w:bCs/>
                <w:kern w:val="0"/>
                <w:sz w:val="21"/>
                <w:szCs w:val="18"/>
                <w:lang w:val="en-US" w:eastAsia="zh-CN" w:bidi="ar-SA"/>
              </w:rPr>
              <w:t>关键要素</w:t>
            </w:r>
          </w:p>
        </w:tc>
        <w:tc>
          <w:tcPr>
            <w:tcW w:w="2190" w:type="dxa"/>
            <w:tcBorders>
              <w:top w:val="single" w:color="000000" w:sz="12" w:space="0"/>
              <w:left w:val="nil"/>
              <w:bottom w:val="nil"/>
              <w:right w:val="nil"/>
            </w:tcBorders>
            <w:shd w:val="clear" w:color="auto" w:fill="auto"/>
            <w:vAlign w:val="center"/>
          </w:tcPr>
          <w:p w14:paraId="068446EF">
            <w:pPr>
              <w:keepNext/>
              <w:keepLines w:val="0"/>
              <w:widowControl/>
              <w:suppressLineNumbers w:val="0"/>
              <w:overflowPunct w:val="0"/>
              <w:bidi w:val="0"/>
              <w:snapToGrid w:val="0"/>
              <w:spacing w:before="0" w:after="0" w:line="240" w:lineRule="auto"/>
              <w:ind w:left="0" w:right="0" w:firstLineChars="200"/>
              <w:jc w:val="center"/>
              <w:textAlignment w:val="auto"/>
              <w:rPr>
                <w:rFonts w:hint="eastAsia" w:ascii="宋体" w:hAnsi="宋体" w:eastAsia="宋体" w:cs="宋体"/>
                <w:b/>
                <w:bCs/>
                <w:kern w:val="2"/>
                <w:sz w:val="18"/>
                <w:szCs w:val="18"/>
                <w:lang w:val="en-US" w:eastAsia="zh-CN" w:bidi="ar-SA"/>
              </w:rPr>
            </w:pPr>
            <w:r>
              <w:rPr>
                <w:rFonts w:hint="eastAsia" w:ascii="宋体" w:hAnsi="宋体" w:eastAsia="宋体" w:cs="宋体"/>
                <w:b/>
                <w:bCs/>
                <w:kern w:val="0"/>
                <w:sz w:val="21"/>
                <w:szCs w:val="18"/>
                <w:lang w:val="en-US" w:eastAsia="zh-CN" w:bidi="ar-SA"/>
              </w:rPr>
              <w:t>操作工具与证据载体</w:t>
            </w:r>
          </w:p>
        </w:tc>
        <w:tc>
          <w:tcPr>
            <w:tcW w:w="1680" w:type="dxa"/>
            <w:tcBorders>
              <w:top w:val="single" w:color="000000" w:sz="12" w:space="0"/>
              <w:left w:val="nil"/>
              <w:bottom w:val="nil"/>
              <w:right w:val="nil"/>
            </w:tcBorders>
            <w:shd w:val="clear" w:color="auto" w:fill="auto"/>
            <w:vAlign w:val="center"/>
          </w:tcPr>
          <w:p w14:paraId="0B21C5BE">
            <w:pPr>
              <w:keepNext/>
              <w:keepLines w:val="0"/>
              <w:widowControl/>
              <w:suppressLineNumbers w:val="0"/>
              <w:overflowPunct w:val="0"/>
              <w:bidi w:val="0"/>
              <w:snapToGrid w:val="0"/>
              <w:spacing w:before="0" w:after="0" w:line="240" w:lineRule="auto"/>
              <w:ind w:left="0" w:right="0" w:firstLineChars="200"/>
              <w:jc w:val="center"/>
              <w:textAlignment w:val="auto"/>
              <w:rPr>
                <w:rFonts w:hint="eastAsia" w:ascii="宋体" w:hAnsi="宋体" w:eastAsia="宋体" w:cs="宋体"/>
                <w:b/>
                <w:bCs/>
                <w:kern w:val="2"/>
                <w:sz w:val="18"/>
                <w:szCs w:val="18"/>
                <w:lang w:val="en-US" w:eastAsia="zh-CN" w:bidi="ar-SA"/>
              </w:rPr>
            </w:pPr>
            <w:r>
              <w:rPr>
                <w:rFonts w:hint="eastAsia" w:ascii="宋体" w:hAnsi="宋体" w:eastAsia="宋体" w:cs="宋体"/>
                <w:b/>
                <w:bCs/>
                <w:kern w:val="0"/>
                <w:sz w:val="21"/>
                <w:szCs w:val="18"/>
                <w:lang w:val="en-US" w:eastAsia="zh-CN" w:bidi="ar-SA"/>
              </w:rPr>
              <w:t>教学落点</w:t>
            </w:r>
          </w:p>
        </w:tc>
        <w:tc>
          <w:tcPr>
            <w:tcW w:w="1523" w:type="dxa"/>
            <w:tcBorders>
              <w:top w:val="single" w:color="000000" w:sz="12" w:space="0"/>
              <w:left w:val="nil"/>
              <w:bottom w:val="nil"/>
              <w:right w:val="nil"/>
            </w:tcBorders>
            <w:shd w:val="clear" w:color="auto" w:fill="auto"/>
            <w:vAlign w:val="center"/>
          </w:tcPr>
          <w:p w14:paraId="0D391872">
            <w:pPr>
              <w:keepNext/>
              <w:keepLines w:val="0"/>
              <w:widowControl/>
              <w:suppressLineNumbers w:val="0"/>
              <w:overflowPunct w:val="0"/>
              <w:bidi w:val="0"/>
              <w:snapToGrid w:val="0"/>
              <w:spacing w:before="0" w:after="0" w:line="240" w:lineRule="auto"/>
              <w:ind w:left="0" w:right="0" w:firstLineChars="200"/>
              <w:jc w:val="center"/>
              <w:textAlignment w:val="auto"/>
              <w:rPr>
                <w:rFonts w:hint="eastAsia" w:ascii="宋体" w:hAnsi="宋体" w:eastAsia="宋体" w:cs="宋体"/>
                <w:b/>
                <w:bCs/>
                <w:kern w:val="2"/>
                <w:sz w:val="18"/>
                <w:szCs w:val="18"/>
                <w:lang w:val="en-US" w:eastAsia="zh-CN" w:bidi="ar-SA"/>
              </w:rPr>
            </w:pPr>
            <w:r>
              <w:rPr>
                <w:rFonts w:hint="eastAsia" w:ascii="宋体" w:hAnsi="宋体" w:eastAsia="宋体" w:cs="宋体"/>
                <w:b/>
                <w:bCs/>
                <w:kern w:val="0"/>
                <w:sz w:val="21"/>
                <w:szCs w:val="18"/>
                <w:lang w:val="en-US" w:eastAsia="zh-CN" w:bidi="ar-SA"/>
              </w:rPr>
              <w:t>特点与价值</w:t>
            </w:r>
          </w:p>
        </w:tc>
      </w:tr>
      <w:tr w14:paraId="53CDA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1198" w:hRule="atLeast"/>
          <w:jc w:val="center"/>
        </w:trPr>
        <w:tc>
          <w:tcPr>
            <w:tcW w:w="849" w:type="dxa"/>
            <w:tcBorders>
              <w:left w:val="nil"/>
              <w:bottom w:val="nil"/>
              <w:right w:val="nil"/>
            </w:tcBorders>
            <w:shd w:val="clear" w:color="auto" w:fill="auto"/>
            <w:vAlign w:val="center"/>
          </w:tcPr>
          <w:p w14:paraId="122B5637">
            <w:pPr>
              <w:keepNext/>
              <w:keepLines w:val="0"/>
              <w:widowControl/>
              <w:suppressLineNumbers w:val="0"/>
              <w:overflowPunct w:val="0"/>
              <w:bidi w:val="0"/>
              <w:snapToGrid w:val="0"/>
              <w:spacing w:before="0" w:after="0" w:line="240" w:lineRule="auto"/>
              <w:ind w:left="0" w:right="0" w:firstLineChars="200"/>
              <w:jc w:val="center"/>
              <w:textAlignment w:val="auto"/>
              <w:rPr>
                <w:rFonts w:hint="eastAsia" w:ascii="宋体" w:hAnsi="宋体" w:eastAsia="宋体" w:cs="宋体"/>
                <w:kern w:val="2"/>
                <w:sz w:val="18"/>
                <w:szCs w:val="18"/>
                <w:lang w:val="en-US" w:eastAsia="zh-CN" w:bidi="ar-SA"/>
              </w:rPr>
            </w:pPr>
            <w:r>
              <w:rPr>
                <w:rStyle w:val="15"/>
                <w:rFonts w:hint="eastAsia" w:ascii="宋体" w:hAnsi="宋体" w:eastAsia="宋体" w:cs="宋体"/>
                <w:kern w:val="0"/>
                <w:sz w:val="21"/>
                <w:szCs w:val="18"/>
                <w:lang w:val="en-US" w:eastAsia="zh-CN" w:bidi="ar-SA"/>
              </w:rPr>
              <w:t>目标与设计层</w:t>
            </w:r>
          </w:p>
        </w:tc>
        <w:tc>
          <w:tcPr>
            <w:tcW w:w="1553" w:type="dxa"/>
            <w:tcBorders>
              <w:left w:val="nil"/>
              <w:bottom w:val="nil"/>
              <w:right w:val="nil"/>
            </w:tcBorders>
            <w:shd w:val="clear" w:color="auto" w:fill="auto"/>
            <w:vAlign w:val="center"/>
          </w:tcPr>
          <w:p w14:paraId="0AFB90DC">
            <w:pPr>
              <w:keepNext/>
              <w:keepLines w:val="0"/>
              <w:widowControl/>
              <w:suppressLineNumbers w:val="0"/>
              <w:overflowPunct w:val="0"/>
              <w:bidi w:val="0"/>
              <w:snapToGrid w:val="0"/>
              <w:spacing w:before="0" w:after="0" w:line="240" w:lineRule="auto"/>
              <w:ind w:left="0" w:right="0" w:firstLineChars="200"/>
              <w:jc w:val="left"/>
              <w:textAlignment w:val="auto"/>
              <w:rPr>
                <w:rFonts w:hint="eastAsia" w:ascii="宋体" w:hAnsi="宋体" w:eastAsia="宋体" w:cs="宋体"/>
                <w:kern w:val="2"/>
                <w:sz w:val="18"/>
                <w:szCs w:val="18"/>
                <w:lang w:val="en-US" w:eastAsia="zh-CN" w:bidi="ar-SA"/>
              </w:rPr>
            </w:pPr>
            <w:r>
              <w:rPr>
                <w:rFonts w:hint="eastAsia" w:ascii="宋体" w:hAnsi="宋体" w:eastAsia="宋体" w:cs="宋体"/>
                <w:kern w:val="0"/>
                <w:sz w:val="21"/>
                <w:szCs w:val="18"/>
                <w:lang w:val="en-US" w:eastAsia="zh-CN" w:bidi="ar-SA"/>
              </w:rPr>
              <w:t>依据课程标准、前测发现与学情，确定能力目标，设计任务与评价</w:t>
            </w:r>
          </w:p>
        </w:tc>
        <w:tc>
          <w:tcPr>
            <w:tcW w:w="1402" w:type="dxa"/>
            <w:tcBorders>
              <w:left w:val="nil"/>
              <w:bottom w:val="nil"/>
              <w:right w:val="nil"/>
            </w:tcBorders>
            <w:shd w:val="clear" w:color="auto" w:fill="auto"/>
            <w:vAlign w:val="center"/>
          </w:tcPr>
          <w:p w14:paraId="7EBAF9CD">
            <w:pPr>
              <w:keepNext/>
              <w:keepLines w:val="0"/>
              <w:widowControl/>
              <w:suppressLineNumbers w:val="0"/>
              <w:overflowPunct w:val="0"/>
              <w:bidi w:val="0"/>
              <w:snapToGrid w:val="0"/>
              <w:spacing w:before="0" w:after="0" w:line="240" w:lineRule="auto"/>
              <w:ind w:left="0" w:right="0" w:firstLineChars="200"/>
              <w:jc w:val="left"/>
              <w:textAlignment w:val="auto"/>
              <w:rPr>
                <w:rFonts w:hint="eastAsia" w:ascii="宋体" w:hAnsi="宋体" w:eastAsia="宋体" w:cs="宋体"/>
                <w:kern w:val="2"/>
                <w:sz w:val="18"/>
                <w:szCs w:val="18"/>
                <w:lang w:val="en-US" w:eastAsia="zh-CN" w:bidi="ar-SA"/>
              </w:rPr>
            </w:pPr>
            <w:r>
              <w:rPr>
                <w:rFonts w:hint="eastAsia" w:ascii="宋体" w:hAnsi="宋体" w:eastAsia="宋体" w:cs="宋体"/>
                <w:kern w:val="0"/>
                <w:sz w:val="21"/>
                <w:szCs w:val="18"/>
                <w:lang w:val="en-US" w:eastAsia="zh-CN" w:bidi="ar-SA"/>
              </w:rPr>
              <w:t>素养导向；七维能力；三层六阶；两境四维；表现标准</w:t>
            </w:r>
          </w:p>
        </w:tc>
        <w:tc>
          <w:tcPr>
            <w:tcW w:w="2190" w:type="dxa"/>
            <w:tcBorders>
              <w:left w:val="nil"/>
              <w:bottom w:val="nil"/>
              <w:right w:val="nil"/>
            </w:tcBorders>
            <w:shd w:val="clear" w:color="auto" w:fill="auto"/>
            <w:vAlign w:val="center"/>
          </w:tcPr>
          <w:p w14:paraId="333A101D">
            <w:pPr>
              <w:keepNext/>
              <w:keepLines w:val="0"/>
              <w:widowControl/>
              <w:suppressLineNumbers w:val="0"/>
              <w:overflowPunct w:val="0"/>
              <w:bidi w:val="0"/>
              <w:snapToGrid w:val="0"/>
              <w:spacing w:before="0" w:after="0" w:line="240" w:lineRule="auto"/>
              <w:ind w:left="0" w:right="0" w:firstLineChars="200"/>
              <w:jc w:val="left"/>
              <w:textAlignment w:val="auto"/>
              <w:rPr>
                <w:rFonts w:hint="eastAsia" w:ascii="宋体" w:hAnsi="宋体" w:eastAsia="宋体" w:cs="宋体"/>
                <w:kern w:val="2"/>
                <w:sz w:val="18"/>
                <w:szCs w:val="18"/>
                <w:lang w:val="en-US" w:eastAsia="zh-CN" w:bidi="ar-SA"/>
              </w:rPr>
            </w:pPr>
            <w:r>
              <w:rPr>
                <w:rFonts w:hint="eastAsia" w:ascii="宋体" w:hAnsi="宋体" w:eastAsia="宋体" w:cs="宋体"/>
                <w:kern w:val="0"/>
                <w:sz w:val="21"/>
                <w:szCs w:val="18"/>
                <w:lang w:val="en-US" w:eastAsia="zh-CN" w:bidi="ar-SA"/>
              </w:rPr>
              <w:t>课程标准、学情诊断资料、目标与任务设计表、评价量规</w:t>
            </w:r>
          </w:p>
        </w:tc>
        <w:tc>
          <w:tcPr>
            <w:tcW w:w="1680" w:type="dxa"/>
            <w:tcBorders>
              <w:left w:val="nil"/>
              <w:bottom w:val="nil"/>
              <w:right w:val="nil"/>
            </w:tcBorders>
            <w:shd w:val="clear" w:color="auto" w:fill="auto"/>
            <w:vAlign w:val="center"/>
          </w:tcPr>
          <w:p w14:paraId="3F7369EF">
            <w:pPr>
              <w:keepNext/>
              <w:keepLines w:val="0"/>
              <w:widowControl/>
              <w:suppressLineNumbers w:val="0"/>
              <w:overflowPunct w:val="0"/>
              <w:bidi w:val="0"/>
              <w:snapToGrid w:val="0"/>
              <w:spacing w:before="0" w:after="0" w:line="240" w:lineRule="auto"/>
              <w:ind w:left="0" w:right="0" w:firstLineChars="200"/>
              <w:jc w:val="left"/>
              <w:textAlignment w:val="auto"/>
              <w:rPr>
                <w:rFonts w:hint="eastAsia" w:ascii="宋体" w:hAnsi="宋体" w:eastAsia="宋体" w:cs="宋体"/>
                <w:kern w:val="2"/>
                <w:sz w:val="18"/>
                <w:szCs w:val="18"/>
                <w:lang w:val="en-US" w:eastAsia="zh-CN" w:bidi="ar-SA"/>
              </w:rPr>
            </w:pPr>
            <w:r>
              <w:rPr>
                <w:rFonts w:hint="eastAsia" w:ascii="宋体" w:hAnsi="宋体" w:eastAsia="宋体" w:cs="宋体"/>
                <w:kern w:val="0"/>
                <w:sz w:val="21"/>
                <w:szCs w:val="18"/>
                <w:lang w:val="en-US" w:eastAsia="zh-CN" w:bidi="ar-SA"/>
              </w:rPr>
              <w:t>学生明确学什么、需要作出怎样的表现；任务难度与支持条件适配学情</w:t>
            </w:r>
          </w:p>
        </w:tc>
        <w:tc>
          <w:tcPr>
            <w:tcW w:w="1523" w:type="dxa"/>
            <w:tcBorders>
              <w:left w:val="nil"/>
              <w:bottom w:val="nil"/>
              <w:right w:val="nil"/>
            </w:tcBorders>
            <w:shd w:val="clear" w:color="auto" w:fill="auto"/>
            <w:vAlign w:val="center"/>
          </w:tcPr>
          <w:p w14:paraId="529F21C5">
            <w:pPr>
              <w:keepNext/>
              <w:keepLines w:val="0"/>
              <w:widowControl/>
              <w:suppressLineNumbers w:val="0"/>
              <w:overflowPunct w:val="0"/>
              <w:bidi w:val="0"/>
              <w:snapToGrid w:val="0"/>
              <w:spacing w:before="0" w:after="0" w:line="240" w:lineRule="auto"/>
              <w:ind w:left="0" w:right="0" w:firstLineChars="200"/>
              <w:jc w:val="left"/>
              <w:textAlignment w:val="auto"/>
              <w:rPr>
                <w:rFonts w:hint="eastAsia" w:ascii="宋体" w:hAnsi="宋体" w:eastAsia="宋体" w:cs="宋体"/>
                <w:kern w:val="2"/>
                <w:sz w:val="18"/>
                <w:szCs w:val="18"/>
                <w:lang w:val="en-US" w:eastAsia="zh-CN" w:bidi="ar-SA"/>
              </w:rPr>
            </w:pPr>
            <w:r>
              <w:rPr>
                <w:rFonts w:hint="eastAsia" w:ascii="宋体" w:hAnsi="宋体" w:eastAsia="宋体" w:cs="宋体"/>
                <w:kern w:val="0"/>
                <w:sz w:val="21"/>
                <w:szCs w:val="18"/>
                <w:lang w:val="en-US" w:eastAsia="zh-CN" w:bidi="ar-SA"/>
              </w:rPr>
              <w:t>将课程要求转化为具体学习要求，增强目标、任务与评价的一致性</w:t>
            </w:r>
          </w:p>
        </w:tc>
      </w:tr>
      <w:tr w14:paraId="5A7CA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1536" w:hRule="atLeast"/>
          <w:jc w:val="center"/>
        </w:trPr>
        <w:tc>
          <w:tcPr>
            <w:tcW w:w="849" w:type="dxa"/>
            <w:tcBorders>
              <w:top w:val="nil"/>
              <w:left w:val="nil"/>
              <w:bottom w:val="nil"/>
              <w:right w:val="nil"/>
            </w:tcBorders>
            <w:shd w:val="clear" w:color="auto" w:fill="auto"/>
            <w:vAlign w:val="center"/>
          </w:tcPr>
          <w:p w14:paraId="119717EE">
            <w:pPr>
              <w:keepNext/>
              <w:keepLines w:val="0"/>
              <w:widowControl/>
              <w:suppressLineNumbers w:val="0"/>
              <w:overflowPunct w:val="0"/>
              <w:bidi w:val="0"/>
              <w:snapToGrid w:val="0"/>
              <w:spacing w:before="0" w:after="0" w:line="240" w:lineRule="auto"/>
              <w:ind w:left="0" w:right="0" w:firstLineChars="200"/>
              <w:jc w:val="center"/>
              <w:textAlignment w:val="auto"/>
              <w:rPr>
                <w:rFonts w:hint="eastAsia" w:ascii="宋体" w:hAnsi="宋体" w:eastAsia="宋体" w:cs="宋体"/>
                <w:kern w:val="2"/>
                <w:sz w:val="18"/>
                <w:szCs w:val="18"/>
                <w:lang w:val="en-US" w:eastAsia="zh-CN" w:bidi="ar-SA"/>
              </w:rPr>
            </w:pPr>
            <w:r>
              <w:rPr>
                <w:rStyle w:val="15"/>
                <w:rFonts w:hint="eastAsia" w:ascii="宋体" w:hAnsi="宋体" w:eastAsia="宋体" w:cs="宋体"/>
                <w:kern w:val="0"/>
                <w:sz w:val="21"/>
                <w:szCs w:val="18"/>
                <w:lang w:val="en-US" w:eastAsia="zh-CN" w:bidi="ar-SA"/>
              </w:rPr>
              <w:t>实践与调节层</w:t>
            </w:r>
          </w:p>
        </w:tc>
        <w:tc>
          <w:tcPr>
            <w:tcW w:w="1553" w:type="dxa"/>
            <w:tcBorders>
              <w:top w:val="nil"/>
              <w:left w:val="nil"/>
              <w:bottom w:val="nil"/>
              <w:right w:val="nil"/>
            </w:tcBorders>
            <w:shd w:val="clear" w:color="auto" w:fill="auto"/>
            <w:vAlign w:val="center"/>
          </w:tcPr>
          <w:p w14:paraId="09089BBF">
            <w:pPr>
              <w:keepNext/>
              <w:keepLines w:val="0"/>
              <w:widowControl/>
              <w:suppressLineNumbers w:val="0"/>
              <w:overflowPunct w:val="0"/>
              <w:bidi w:val="0"/>
              <w:snapToGrid w:val="0"/>
              <w:spacing w:before="0" w:after="0" w:line="240" w:lineRule="auto"/>
              <w:ind w:left="0" w:right="0" w:firstLineChars="200"/>
              <w:jc w:val="left"/>
              <w:textAlignment w:val="auto"/>
              <w:rPr>
                <w:rFonts w:hint="eastAsia" w:ascii="宋体" w:hAnsi="宋体" w:eastAsia="宋体" w:cs="宋体"/>
                <w:kern w:val="2"/>
                <w:sz w:val="18"/>
                <w:szCs w:val="18"/>
                <w:lang w:val="en-US" w:eastAsia="zh-CN" w:bidi="ar-SA"/>
              </w:rPr>
            </w:pPr>
            <w:r>
              <w:rPr>
                <w:rFonts w:hint="eastAsia" w:ascii="宋体" w:hAnsi="宋体" w:eastAsia="宋体" w:cs="宋体"/>
                <w:kern w:val="0"/>
                <w:sz w:val="21"/>
                <w:szCs w:val="18"/>
                <w:lang w:val="en-US" w:eastAsia="zh-CN" w:bidi="ar-SA"/>
              </w:rPr>
              <w:t>在两域中组织五环学习，依据学习证据持续调整教学</w:t>
            </w:r>
          </w:p>
        </w:tc>
        <w:tc>
          <w:tcPr>
            <w:tcW w:w="1402" w:type="dxa"/>
            <w:tcBorders>
              <w:top w:val="nil"/>
              <w:left w:val="nil"/>
              <w:bottom w:val="nil"/>
              <w:right w:val="nil"/>
            </w:tcBorders>
            <w:shd w:val="clear" w:color="auto" w:fill="auto"/>
            <w:vAlign w:val="center"/>
          </w:tcPr>
          <w:p w14:paraId="1C8ECDC1">
            <w:pPr>
              <w:keepNext/>
              <w:keepLines w:val="0"/>
              <w:widowControl/>
              <w:suppressLineNumbers w:val="0"/>
              <w:overflowPunct w:val="0"/>
              <w:bidi w:val="0"/>
              <w:snapToGrid w:val="0"/>
              <w:spacing w:before="0" w:after="0" w:line="240" w:lineRule="auto"/>
              <w:ind w:left="0" w:right="0" w:firstLineChars="200"/>
              <w:jc w:val="left"/>
              <w:textAlignment w:val="auto"/>
              <w:rPr>
                <w:rFonts w:hint="eastAsia" w:ascii="宋体" w:hAnsi="宋体" w:eastAsia="宋体" w:cs="宋体"/>
                <w:kern w:val="2"/>
                <w:sz w:val="18"/>
                <w:szCs w:val="18"/>
                <w:lang w:val="en-US" w:eastAsia="zh-CN" w:bidi="ar-SA"/>
              </w:rPr>
            </w:pPr>
            <w:r>
              <w:rPr>
                <w:rFonts w:hint="eastAsia" w:ascii="宋体" w:hAnsi="宋体" w:eastAsia="宋体" w:cs="宋体"/>
                <w:kern w:val="0"/>
                <w:sz w:val="21"/>
                <w:szCs w:val="18"/>
                <w:lang w:val="en-US" w:eastAsia="zh-CN" w:bidi="ar-SA"/>
              </w:rPr>
              <w:t>两域实施；五环贯通；五见贯穿；教师全过程调节</w:t>
            </w:r>
          </w:p>
        </w:tc>
        <w:tc>
          <w:tcPr>
            <w:tcW w:w="2190" w:type="dxa"/>
            <w:tcBorders>
              <w:top w:val="nil"/>
              <w:left w:val="nil"/>
              <w:bottom w:val="nil"/>
              <w:right w:val="nil"/>
            </w:tcBorders>
            <w:shd w:val="clear" w:color="auto" w:fill="auto"/>
            <w:vAlign w:val="center"/>
          </w:tcPr>
          <w:p w14:paraId="7E993AF8">
            <w:pPr>
              <w:keepNext/>
              <w:keepLines w:val="0"/>
              <w:widowControl/>
              <w:suppressLineNumbers w:val="0"/>
              <w:overflowPunct w:val="0"/>
              <w:bidi w:val="0"/>
              <w:snapToGrid w:val="0"/>
              <w:spacing w:before="0" w:after="0" w:line="240" w:lineRule="auto"/>
              <w:ind w:left="0" w:right="0" w:firstLineChars="200"/>
              <w:jc w:val="left"/>
              <w:textAlignment w:val="auto"/>
              <w:rPr>
                <w:rFonts w:hint="eastAsia" w:ascii="宋体" w:hAnsi="宋体" w:eastAsia="宋体" w:cs="宋体"/>
                <w:kern w:val="2"/>
                <w:sz w:val="18"/>
                <w:szCs w:val="18"/>
                <w:lang w:val="en-US" w:eastAsia="zh-CN" w:bidi="ar-SA"/>
              </w:rPr>
            </w:pPr>
            <w:r>
              <w:rPr>
                <w:rFonts w:hint="eastAsia" w:ascii="宋体" w:hAnsi="宋体" w:eastAsia="宋体" w:cs="宋体"/>
                <w:kern w:val="0"/>
                <w:sz w:val="21"/>
                <w:szCs w:val="18"/>
                <w:lang w:val="en-US" w:eastAsia="zh-CN" w:bidi="ar-SA"/>
              </w:rPr>
              <w:t>学习单、任务单、方案与作品版本、课堂观察记录、自评互评表、反馈记录</w:t>
            </w:r>
          </w:p>
        </w:tc>
        <w:tc>
          <w:tcPr>
            <w:tcW w:w="1680" w:type="dxa"/>
            <w:tcBorders>
              <w:top w:val="nil"/>
              <w:left w:val="nil"/>
              <w:bottom w:val="nil"/>
              <w:right w:val="nil"/>
            </w:tcBorders>
            <w:shd w:val="clear" w:color="auto" w:fill="auto"/>
            <w:vAlign w:val="center"/>
          </w:tcPr>
          <w:p w14:paraId="22C81947">
            <w:pPr>
              <w:keepNext/>
              <w:keepLines w:val="0"/>
              <w:widowControl/>
              <w:suppressLineNumbers w:val="0"/>
              <w:overflowPunct w:val="0"/>
              <w:bidi w:val="0"/>
              <w:snapToGrid w:val="0"/>
              <w:spacing w:before="0" w:after="0" w:line="240" w:lineRule="auto"/>
              <w:ind w:left="0" w:right="0" w:firstLineChars="200"/>
              <w:jc w:val="left"/>
              <w:textAlignment w:val="auto"/>
              <w:rPr>
                <w:rFonts w:hint="eastAsia" w:ascii="宋体" w:hAnsi="宋体" w:eastAsia="宋体" w:cs="宋体"/>
                <w:kern w:val="2"/>
                <w:sz w:val="18"/>
                <w:szCs w:val="18"/>
                <w:lang w:val="en-US" w:eastAsia="zh-CN" w:bidi="ar-SA"/>
              </w:rPr>
            </w:pPr>
            <w:r>
              <w:rPr>
                <w:rFonts w:hint="eastAsia" w:ascii="宋体" w:hAnsi="宋体" w:eastAsia="宋体" w:cs="宋体"/>
                <w:kern w:val="0"/>
                <w:sz w:val="21"/>
                <w:szCs w:val="18"/>
                <w:lang w:val="en-US" w:eastAsia="zh-CN" w:bidi="ar-SA"/>
              </w:rPr>
              <w:t>学生展开分析、判断、创造与协商，运用反馈修订；教师及时识别困难并提供支持</w:t>
            </w:r>
          </w:p>
        </w:tc>
        <w:tc>
          <w:tcPr>
            <w:tcW w:w="1523" w:type="dxa"/>
            <w:tcBorders>
              <w:top w:val="nil"/>
              <w:left w:val="nil"/>
              <w:bottom w:val="nil"/>
              <w:right w:val="nil"/>
            </w:tcBorders>
            <w:shd w:val="clear" w:color="auto" w:fill="auto"/>
            <w:vAlign w:val="center"/>
          </w:tcPr>
          <w:p w14:paraId="74005145">
            <w:pPr>
              <w:keepNext/>
              <w:keepLines w:val="0"/>
              <w:widowControl/>
              <w:suppressLineNumbers w:val="0"/>
              <w:overflowPunct w:val="0"/>
              <w:bidi w:val="0"/>
              <w:snapToGrid w:val="0"/>
              <w:spacing w:before="0" w:after="0" w:line="240" w:lineRule="auto"/>
              <w:ind w:left="0" w:right="0" w:firstLineChars="200"/>
              <w:jc w:val="left"/>
              <w:textAlignment w:val="auto"/>
              <w:rPr>
                <w:rFonts w:hint="eastAsia" w:ascii="宋体" w:hAnsi="宋体" w:eastAsia="宋体" w:cs="宋体"/>
                <w:kern w:val="2"/>
                <w:sz w:val="18"/>
                <w:szCs w:val="18"/>
                <w:lang w:val="en-US" w:eastAsia="zh-CN" w:bidi="ar-SA"/>
              </w:rPr>
            </w:pPr>
            <w:r>
              <w:rPr>
                <w:rFonts w:hint="eastAsia" w:ascii="宋体" w:hAnsi="宋体" w:eastAsia="宋体" w:cs="宋体"/>
                <w:kern w:val="0"/>
                <w:sz w:val="21"/>
                <w:szCs w:val="18"/>
                <w:lang w:val="en-US" w:eastAsia="zh-CN" w:bidi="ar-SA"/>
              </w:rPr>
              <w:t>使能力培育落实于学习过程，促进学生主动学习与教师适切支持相互配合</w:t>
            </w:r>
          </w:p>
        </w:tc>
      </w:tr>
      <w:tr w14:paraId="482C3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1470" w:hRule="atLeast"/>
          <w:jc w:val="center"/>
        </w:trPr>
        <w:tc>
          <w:tcPr>
            <w:tcW w:w="849" w:type="dxa"/>
            <w:tcBorders>
              <w:top w:val="nil"/>
              <w:left w:val="nil"/>
              <w:bottom w:val="single" w:color="000000" w:sz="12" w:space="0"/>
              <w:right w:val="nil"/>
            </w:tcBorders>
            <w:shd w:val="clear" w:color="auto" w:fill="auto"/>
            <w:vAlign w:val="center"/>
          </w:tcPr>
          <w:p w14:paraId="3A53F8EB">
            <w:pPr>
              <w:keepNext/>
              <w:keepLines w:val="0"/>
              <w:widowControl/>
              <w:suppressLineNumbers w:val="0"/>
              <w:overflowPunct w:val="0"/>
              <w:bidi w:val="0"/>
              <w:snapToGrid w:val="0"/>
              <w:spacing w:before="0" w:after="0" w:line="240" w:lineRule="auto"/>
              <w:ind w:left="0" w:right="0" w:firstLineChars="200"/>
              <w:jc w:val="center"/>
              <w:textAlignment w:val="auto"/>
              <w:rPr>
                <w:rFonts w:hint="eastAsia" w:ascii="宋体" w:hAnsi="宋体" w:eastAsia="宋体" w:cs="宋体"/>
                <w:kern w:val="2"/>
                <w:sz w:val="18"/>
                <w:szCs w:val="18"/>
                <w:lang w:val="en-US" w:eastAsia="zh-CN" w:bidi="ar-SA"/>
              </w:rPr>
            </w:pPr>
            <w:r>
              <w:rPr>
                <w:rStyle w:val="15"/>
                <w:rFonts w:hint="eastAsia" w:ascii="宋体" w:hAnsi="宋体" w:eastAsia="宋体" w:cs="宋体"/>
                <w:kern w:val="0"/>
                <w:sz w:val="21"/>
                <w:szCs w:val="18"/>
                <w:lang w:val="en-US" w:eastAsia="zh-CN" w:bidi="ar-SA"/>
              </w:rPr>
              <w:t>评价与改进层</w:t>
            </w:r>
          </w:p>
        </w:tc>
        <w:tc>
          <w:tcPr>
            <w:tcW w:w="1553" w:type="dxa"/>
            <w:tcBorders>
              <w:top w:val="nil"/>
              <w:left w:val="nil"/>
              <w:bottom w:val="single" w:color="000000" w:sz="12" w:space="0"/>
              <w:right w:val="nil"/>
            </w:tcBorders>
            <w:shd w:val="clear" w:color="auto" w:fill="auto"/>
            <w:vAlign w:val="center"/>
          </w:tcPr>
          <w:p w14:paraId="055960DC">
            <w:pPr>
              <w:keepNext/>
              <w:keepLines w:val="0"/>
              <w:widowControl/>
              <w:suppressLineNumbers w:val="0"/>
              <w:overflowPunct w:val="0"/>
              <w:bidi w:val="0"/>
              <w:snapToGrid w:val="0"/>
              <w:spacing w:before="0" w:after="0" w:line="240" w:lineRule="auto"/>
              <w:ind w:left="0" w:right="0" w:firstLineChars="200"/>
              <w:jc w:val="left"/>
              <w:textAlignment w:val="auto"/>
              <w:rPr>
                <w:rFonts w:hint="eastAsia" w:ascii="宋体" w:hAnsi="宋体" w:eastAsia="宋体" w:cs="宋体"/>
                <w:kern w:val="2"/>
                <w:sz w:val="18"/>
                <w:szCs w:val="18"/>
                <w:lang w:val="en-US" w:eastAsia="zh-CN" w:bidi="ar-SA"/>
              </w:rPr>
            </w:pPr>
            <w:r>
              <w:rPr>
                <w:rFonts w:hint="eastAsia" w:ascii="宋体" w:hAnsi="宋体" w:eastAsia="宋体" w:cs="宋体"/>
                <w:kern w:val="0"/>
                <w:sz w:val="21"/>
                <w:szCs w:val="18"/>
                <w:lang w:val="en-US" w:eastAsia="zh-CN" w:bidi="ar-SA"/>
              </w:rPr>
              <w:t>综合过程与结果证据，分析能力表现、教学支持及改进需要</w:t>
            </w:r>
          </w:p>
        </w:tc>
        <w:tc>
          <w:tcPr>
            <w:tcW w:w="1402" w:type="dxa"/>
            <w:tcBorders>
              <w:top w:val="nil"/>
              <w:left w:val="nil"/>
              <w:bottom w:val="single" w:color="000000" w:sz="12" w:space="0"/>
              <w:right w:val="nil"/>
            </w:tcBorders>
            <w:shd w:val="clear" w:color="auto" w:fill="auto"/>
            <w:vAlign w:val="center"/>
          </w:tcPr>
          <w:p w14:paraId="0A6E89F2">
            <w:pPr>
              <w:keepNext/>
              <w:keepLines w:val="0"/>
              <w:widowControl/>
              <w:suppressLineNumbers w:val="0"/>
              <w:overflowPunct w:val="0"/>
              <w:bidi w:val="0"/>
              <w:snapToGrid w:val="0"/>
              <w:spacing w:before="0" w:after="0" w:line="240" w:lineRule="auto"/>
              <w:ind w:left="0" w:right="0" w:firstLineChars="200"/>
              <w:jc w:val="left"/>
              <w:textAlignment w:val="auto"/>
              <w:rPr>
                <w:rFonts w:hint="eastAsia" w:ascii="宋体" w:hAnsi="宋体" w:eastAsia="宋体" w:cs="宋体"/>
                <w:kern w:val="2"/>
                <w:sz w:val="18"/>
                <w:szCs w:val="18"/>
                <w:lang w:val="en-US" w:eastAsia="zh-CN" w:bidi="ar-SA"/>
              </w:rPr>
            </w:pPr>
            <w:r>
              <w:rPr>
                <w:rFonts w:hint="eastAsia" w:ascii="宋体" w:hAnsi="宋体" w:eastAsia="宋体" w:cs="宋体"/>
                <w:kern w:val="0"/>
                <w:sz w:val="21"/>
                <w:szCs w:val="18"/>
                <w:lang w:val="en-US" w:eastAsia="zh-CN" w:bidi="ar-SA"/>
              </w:rPr>
              <w:t>多源证据；目标达成；表现变化；实践反思；模型迭代</w:t>
            </w:r>
          </w:p>
        </w:tc>
        <w:tc>
          <w:tcPr>
            <w:tcW w:w="2190" w:type="dxa"/>
            <w:tcBorders>
              <w:top w:val="nil"/>
              <w:left w:val="nil"/>
              <w:bottom w:val="single" w:color="000000" w:sz="12" w:space="0"/>
              <w:right w:val="nil"/>
            </w:tcBorders>
            <w:shd w:val="clear" w:color="auto" w:fill="auto"/>
            <w:vAlign w:val="center"/>
          </w:tcPr>
          <w:p w14:paraId="5D45436E">
            <w:pPr>
              <w:keepNext/>
              <w:keepLines w:val="0"/>
              <w:widowControl/>
              <w:suppressLineNumbers w:val="0"/>
              <w:overflowPunct w:val="0"/>
              <w:bidi w:val="0"/>
              <w:snapToGrid w:val="0"/>
              <w:spacing w:before="0" w:after="0" w:line="240" w:lineRule="auto"/>
              <w:ind w:left="0" w:right="0" w:firstLineChars="200"/>
              <w:jc w:val="left"/>
              <w:textAlignment w:val="auto"/>
              <w:rPr>
                <w:rFonts w:hint="eastAsia" w:ascii="宋体" w:hAnsi="宋体" w:eastAsia="宋体" w:cs="宋体"/>
                <w:kern w:val="2"/>
                <w:sz w:val="18"/>
                <w:szCs w:val="18"/>
                <w:lang w:val="en-US" w:eastAsia="zh-CN" w:bidi="ar-SA"/>
              </w:rPr>
            </w:pPr>
            <w:r>
              <w:rPr>
                <w:rFonts w:hint="eastAsia" w:ascii="宋体" w:hAnsi="宋体" w:eastAsia="宋体" w:cs="宋体"/>
                <w:kern w:val="0"/>
                <w:sz w:val="21"/>
                <w:szCs w:val="18"/>
                <w:lang w:val="en-US" w:eastAsia="zh-CN" w:bidi="ar-SA"/>
              </w:rPr>
              <w:t>师生问卷、五维评课表、希沃课堂资料、作品及修订记录、师生访谈</w:t>
            </w:r>
          </w:p>
        </w:tc>
        <w:tc>
          <w:tcPr>
            <w:tcW w:w="1680" w:type="dxa"/>
            <w:tcBorders>
              <w:top w:val="nil"/>
              <w:left w:val="nil"/>
              <w:bottom w:val="single" w:color="000000" w:sz="12" w:space="0"/>
              <w:right w:val="nil"/>
            </w:tcBorders>
            <w:shd w:val="clear" w:color="auto" w:fill="auto"/>
            <w:vAlign w:val="center"/>
          </w:tcPr>
          <w:p w14:paraId="0F59EABD">
            <w:pPr>
              <w:keepNext/>
              <w:keepLines w:val="0"/>
              <w:widowControl/>
              <w:suppressLineNumbers w:val="0"/>
              <w:overflowPunct w:val="0"/>
              <w:bidi w:val="0"/>
              <w:snapToGrid w:val="0"/>
              <w:spacing w:before="0" w:after="0" w:line="240" w:lineRule="auto"/>
              <w:ind w:left="0" w:right="0" w:firstLineChars="200"/>
              <w:jc w:val="left"/>
              <w:textAlignment w:val="auto"/>
              <w:rPr>
                <w:rFonts w:hint="eastAsia" w:ascii="宋体" w:hAnsi="宋体" w:eastAsia="宋体" w:cs="宋体"/>
                <w:kern w:val="2"/>
                <w:sz w:val="18"/>
                <w:szCs w:val="18"/>
                <w:lang w:val="en-US" w:eastAsia="zh-CN" w:bidi="ar-SA"/>
              </w:rPr>
            </w:pPr>
            <w:r>
              <w:rPr>
                <w:rFonts w:hint="eastAsia" w:ascii="宋体" w:hAnsi="宋体" w:eastAsia="宋体" w:cs="宋体"/>
                <w:kern w:val="0"/>
                <w:sz w:val="21"/>
                <w:szCs w:val="18"/>
                <w:lang w:val="en-US" w:eastAsia="zh-CN" w:bidi="ar-SA"/>
              </w:rPr>
              <w:t>考察学生的实际进展，识别有效做法与未解决的问题，调整后续设计</w:t>
            </w:r>
          </w:p>
        </w:tc>
        <w:tc>
          <w:tcPr>
            <w:tcW w:w="1523" w:type="dxa"/>
            <w:tcBorders>
              <w:top w:val="nil"/>
              <w:left w:val="nil"/>
              <w:bottom w:val="single" w:color="000000" w:sz="12" w:space="0"/>
              <w:right w:val="nil"/>
            </w:tcBorders>
            <w:shd w:val="clear" w:color="auto" w:fill="auto"/>
            <w:vAlign w:val="center"/>
          </w:tcPr>
          <w:p w14:paraId="017D609A">
            <w:pPr>
              <w:keepNext/>
              <w:keepLines w:val="0"/>
              <w:widowControl/>
              <w:suppressLineNumbers w:val="0"/>
              <w:overflowPunct w:val="0"/>
              <w:bidi w:val="0"/>
              <w:snapToGrid w:val="0"/>
              <w:spacing w:before="0" w:after="0" w:line="240" w:lineRule="auto"/>
              <w:ind w:left="0" w:right="0" w:firstLineChars="200"/>
              <w:jc w:val="left"/>
              <w:textAlignment w:val="auto"/>
              <w:rPr>
                <w:rFonts w:hint="eastAsia" w:ascii="宋体" w:hAnsi="宋体" w:eastAsia="宋体" w:cs="宋体"/>
                <w:kern w:val="2"/>
                <w:sz w:val="18"/>
                <w:szCs w:val="18"/>
                <w:lang w:val="en-US" w:eastAsia="zh-CN" w:bidi="ar-SA"/>
              </w:rPr>
            </w:pPr>
            <w:r>
              <w:rPr>
                <w:rFonts w:hint="eastAsia" w:ascii="宋体" w:hAnsi="宋体" w:eastAsia="宋体" w:cs="宋体"/>
                <w:kern w:val="0"/>
                <w:sz w:val="21"/>
                <w:szCs w:val="18"/>
                <w:lang w:val="en-US" w:eastAsia="zh-CN" w:bidi="ar-SA"/>
              </w:rPr>
              <w:t>提高成效判断的充分性，为实践改进与模型优化提供依据</w:t>
            </w:r>
          </w:p>
        </w:tc>
      </w:tr>
    </w:tbl>
    <w:p w14:paraId="7457D0B7">
      <w:pPr>
        <w:pageBreakBefore w:val="0"/>
        <w:overflowPunct w:val="0"/>
        <w:bidi w:val="0"/>
        <w:snapToGrid w:val="0"/>
        <w:spacing w:before="0" w:after="0" w:line="360" w:lineRule="auto"/>
        <w:ind w:firstLine="480" w:firstLineChars="200"/>
        <w:jc w:val="both"/>
        <w:textAlignment w:val="auto"/>
        <w:outlineLvl w:val="4"/>
        <w:rPr>
          <w:rFonts w:hint="eastAsia" w:ascii="宋体" w:hAnsi="宋体" w:eastAsia="宋体" w:cs="宋体"/>
          <w:sz w:val="24"/>
          <w:lang w:val="en-US" w:eastAsia="zh-CN"/>
        </w:rPr>
      </w:pPr>
      <w:r>
        <w:rPr>
          <w:rFonts w:hint="eastAsia" w:ascii="宋体" w:hAnsi="宋体" w:eastAsia="宋体" w:cs="宋体"/>
          <w:b w:val="0"/>
          <w:sz w:val="24"/>
          <w:lang w:val="en-US" w:eastAsia="zh-CN"/>
        </w:rPr>
        <w:t>1）第一层：目标与设计层</w:t>
      </w:r>
    </w:p>
    <w:p w14:paraId="305438CE">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lang w:val="en-US" w:eastAsia="zh-CN"/>
        </w:rPr>
      </w:pPr>
      <w:r>
        <w:rPr>
          <w:rFonts w:hint="eastAsia" w:ascii="宋体" w:hAnsi="宋体" w:eastAsia="宋体" w:cs="宋体"/>
          <w:b w:val="0"/>
          <w:sz w:val="24"/>
          <w:lang w:val="en-US" w:eastAsia="zh-CN"/>
        </w:rPr>
        <w:t>目标与设计层解决培养什么、如何设计的问题。教师依据相应课程标准，结合前测发现与具体学情，确定任务中的高阶能力培育重点。通过“三层六阶”把握学习的认知要求，通过“两境四维”关注学生在不同任务情境中的责任承担、情绪调节、合作共情与包容创新，将能力要求转化为学生能够理解的目标和表现标准。设计时兼顾知识基础与能力运用，使任务具有适当挑战，并为不同学生提供进入学习的条件。</w:t>
      </w:r>
    </w:p>
    <w:p w14:paraId="0D305006">
      <w:pPr>
        <w:pageBreakBefore w:val="0"/>
        <w:overflowPunct w:val="0"/>
        <w:bidi w:val="0"/>
        <w:snapToGrid w:val="0"/>
        <w:spacing w:before="0" w:after="0" w:line="360" w:lineRule="auto"/>
        <w:ind w:firstLine="480" w:firstLineChars="200"/>
        <w:jc w:val="both"/>
        <w:textAlignment w:val="auto"/>
        <w:outlineLvl w:val="4"/>
        <w:rPr>
          <w:rFonts w:hint="eastAsia" w:ascii="宋体" w:hAnsi="宋体" w:eastAsia="宋体" w:cs="宋体"/>
          <w:sz w:val="24"/>
          <w:lang w:val="en-US" w:eastAsia="zh-CN"/>
        </w:rPr>
      </w:pPr>
      <w:r>
        <w:rPr>
          <w:rFonts w:hint="eastAsia" w:ascii="宋体" w:hAnsi="宋体" w:eastAsia="宋体" w:cs="宋体"/>
          <w:b w:val="0"/>
          <w:sz w:val="24"/>
          <w:lang w:val="en-US" w:eastAsia="zh-CN"/>
        </w:rPr>
        <w:t>2）第二层：实践与调节层</w:t>
      </w:r>
    </w:p>
    <w:p w14:paraId="1E1A3E1C">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lang w:val="en-US" w:eastAsia="zh-CN"/>
        </w:rPr>
      </w:pPr>
      <w:r>
        <w:rPr>
          <w:rFonts w:hint="eastAsia" w:ascii="宋体" w:hAnsi="宋体" w:eastAsia="宋体" w:cs="宋体"/>
          <w:b w:val="0"/>
          <w:sz w:val="24"/>
          <w:lang w:val="en-US" w:eastAsia="zh-CN"/>
        </w:rPr>
        <w:t>实践与调节层是模型运行的核心。在学科教学与科创教育中，通过“目标引领—任务驱动—探究展学—反馈迭代—反思迁移”组织学生学习，以“五见贯穿”支持目标理解、思考呈现、证据收集和进展判断。教师围绕“诊断发现—干预—实施—评估”开展持续调节，依据学生表现调整任务、支架、交流方式及反馈内容。学生学习为教师判断提供证据，教师调节服务于五环全过程，两者共同推动学习深入。</w:t>
      </w:r>
    </w:p>
    <w:p w14:paraId="1C3DC9AC">
      <w:pPr>
        <w:pageBreakBefore w:val="0"/>
        <w:numPr>
          <w:ilvl w:val="0"/>
          <w:numId w:val="0"/>
        </w:numPr>
        <w:overflowPunct w:val="0"/>
        <w:bidi w:val="0"/>
        <w:snapToGrid w:val="0"/>
        <w:spacing w:before="0" w:after="0" w:line="360" w:lineRule="auto"/>
        <w:ind w:left="0" w:leftChars="0" w:firstLine="480" w:firstLineChars="200"/>
        <w:jc w:val="both"/>
        <w:textAlignment w:val="auto"/>
        <w:outlineLvl w:val="4"/>
        <w:rPr>
          <w:rFonts w:hint="eastAsia" w:ascii="宋体" w:hAnsi="宋体" w:eastAsia="宋体" w:cs="宋体"/>
          <w:sz w:val="24"/>
          <w:lang w:val="en-US" w:eastAsia="zh-CN"/>
        </w:rPr>
      </w:pPr>
      <w:r>
        <w:rPr>
          <w:rFonts w:hint="eastAsia" w:ascii="宋体" w:hAnsi="宋体" w:eastAsia="宋体" w:cs="宋体"/>
          <w:b w:val="0"/>
          <w:sz w:val="24"/>
          <w:lang w:val="en-US" w:eastAsia="zh-CN"/>
        </w:rPr>
        <w:t>3）第三层：评价与改进层</w:t>
      </w:r>
    </w:p>
    <w:p w14:paraId="57BB982F">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lang w:val="en-US" w:eastAsia="zh-CN"/>
        </w:rPr>
      </w:pPr>
      <w:r>
        <w:rPr>
          <w:rFonts w:hint="eastAsia" w:ascii="宋体" w:hAnsi="宋体" w:eastAsia="宋体" w:cs="宋体"/>
          <w:b w:val="0"/>
          <w:sz w:val="24"/>
          <w:lang w:val="en-US" w:eastAsia="zh-CN"/>
        </w:rPr>
        <w:t>评价与改进层解决如何判断学习进展、如何改进实践的问题。研究结合问卷、课堂观察、评课记录、学生作品及访谈等资料，对照目标与表现标准，分析学生如何思考、合作和运用反馈，以及哪些教学支持发挥了作用。在此基础上归纳典型实践样态，将评价发现反馈于目标设计与教学实施，为模型迭代提供依据。</w:t>
      </w:r>
    </w:p>
    <w:p w14:paraId="459E3D08">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lang w:val="en-US" w:eastAsia="zh-CN"/>
        </w:rPr>
      </w:pPr>
      <w:r>
        <w:rPr>
          <w:rFonts w:hint="eastAsia" w:ascii="宋体" w:hAnsi="宋体" w:eastAsia="宋体" w:cs="宋体"/>
          <w:b w:val="0"/>
          <w:sz w:val="24"/>
          <w:lang w:val="en-US" w:eastAsia="zh-CN"/>
        </w:rPr>
        <w:t>三层结构在两域实施中保持共同逻辑，同时体现实践差异。学科教学围绕知识、目标、实践与评价展开，突出学科知识理解、思维方法和迁移运用；科创教育增加方案要素，通过方案比较、原型制作、测试改进与展示答辩组织综合实践。各环节的安排依据学习需要灵活调整。</w:t>
      </w:r>
    </w:p>
    <w:p w14:paraId="168D945E">
      <w:pPr>
        <w:pageBreakBefore w:val="0"/>
        <w:overflowPunct w:val="0"/>
        <w:bidi w:val="0"/>
        <w:snapToGrid w:val="0"/>
        <w:spacing w:before="0" w:after="0" w:line="360" w:lineRule="auto"/>
        <w:ind w:firstLineChars="200"/>
        <w:jc w:val="both"/>
        <w:textAlignment w:val="auto"/>
        <w:rPr>
          <w:rFonts w:hint="eastAsia" w:ascii="宋体" w:hAnsi="宋体" w:eastAsia="宋体" w:cs="宋体"/>
          <w:b w:val="0"/>
          <w:sz w:val="24"/>
          <w:lang w:val="en-US" w:eastAsia="zh-CN"/>
        </w:rPr>
      </w:pPr>
      <w:r>
        <w:rPr>
          <w:rFonts w:hint="eastAsia" w:ascii="宋体" w:hAnsi="宋体" w:eastAsia="宋体" w:cs="宋体"/>
          <w:b w:val="0"/>
          <w:sz w:val="24"/>
          <w:lang w:val="en-US" w:eastAsia="zh-CN"/>
        </w:rPr>
        <w:t xml:space="preserve">“可见的学习”贯穿三个层次：目标与标准为学习提供参照，学生表现为教学调节提供依据，评价结果为后续设计提供方向。</w:t>
      </w:r>
      <w:del w:id="90042" w:author="Claude" w:date="2026-10-27T03:49:22Z">
        <w:r>
          <w:rPr>
            <w:rFonts w:hint="eastAsia" w:ascii="宋体" w:hAnsi="宋体" w:eastAsia="宋体" w:cs="宋体"/>
            <w:b w:val="0"/>
            <w:sz w:val="24"/>
            <w:lang w:val="en-US" w:eastAsia="zh-CN"/>
          </w:rPr>
          <w:delText xml:space="preserve">因此，三层结构并非一次完成的线性程序，而</w:delText>
        </w:r>
      </w:del>
      <w:ins w:id="90043" w:author="Claude" w:date="2026-10-27T03:49:22Z">
        <w:r>
          <w:rPr>
            <w:rFonts w:hint="eastAsia" w:ascii="宋体" w:hAnsi="宋体" w:eastAsia="宋体" w:cs="宋体"/>
            <w:b w:val="0"/>
            <w:sz w:val="24"/>
            <w:lang w:val="en-US" w:eastAsia="zh-CN"/>
          </w:rPr>
          <w:t xml:space="preserve">三层结构因此</w:t>
        </w:r>
      </w:ins>
      <w:r>
        <w:rPr>
          <w:rFonts w:hint="eastAsia" w:ascii="宋体" w:hAnsi="宋体" w:eastAsia="宋体" w:cs="宋体"/>
          <w:b w:val="0"/>
          <w:sz w:val="24"/>
          <w:lang w:val="en-US" w:eastAsia="zh-CN"/>
        </w:rPr>
        <w:t xml:space="preserve">是在实践中不断反馈、修正和完善的过程。</w:t>
      </w:r>
      <w:bookmarkStart w:id="73" w:name="_Toc8273"/>
    </w:p>
    <w:p w14:paraId="1C2C86C7">
      <w:pPr>
        <w:pageBreakBefore w:val="0"/>
        <w:overflowPunct w:val="0"/>
        <w:bidi w:val="0"/>
        <w:snapToGrid w:val="0"/>
        <w:spacing w:before="0" w:after="0" w:line="360" w:lineRule="auto"/>
        <w:ind w:firstLineChars="200"/>
        <w:jc w:val="both"/>
        <w:textAlignment w:val="auto"/>
        <w:rPr>
          <w:rFonts w:hint="eastAsia" w:ascii="宋体" w:hAnsi="宋体" w:eastAsia="宋体" w:cs="宋体"/>
          <w:b/>
          <w:bCs/>
          <w:sz w:val="28"/>
          <w:lang w:val="en-US" w:eastAsia="zh-CN"/>
        </w:rPr>
      </w:pPr>
      <w:r>
        <w:rPr>
          <w:rFonts w:hint="eastAsia" w:cs="宋体"/>
          <w:b/>
          <w:bCs/>
          <w:sz w:val="28"/>
          <w:lang w:val="en-US" w:eastAsia="zh-CN"/>
        </w:rPr>
        <w:t>2.</w:t>
      </w:r>
      <w:r>
        <w:rPr>
          <w:rFonts w:hint="eastAsia" w:ascii="宋体" w:hAnsi="宋体" w:eastAsia="宋体" w:cs="宋体"/>
          <w:b/>
          <w:bCs/>
          <w:sz w:val="28"/>
          <w:lang w:val="en-US" w:eastAsia="zh-CN"/>
        </w:rPr>
        <w:t>指向高阶能力发展的学习模型初设计</w:t>
      </w:r>
      <w:bookmarkEnd w:id="73"/>
    </w:p>
    <w:p w14:paraId="781A67B8">
      <w:pPr>
        <w:keepNext/>
        <w:pageBreakBefore w:val="0"/>
        <w:overflowPunct w:val="0"/>
        <w:bidi w:val="0"/>
        <w:snapToGrid w:val="0"/>
        <w:spacing w:before="120" w:after="0" w:line="360" w:lineRule="auto"/>
        <w:ind w:firstLineChars="200"/>
        <w:jc w:val="center"/>
        <w:textAlignment w:val="auto"/>
        <w:rPr>
          <w:rFonts w:hint="eastAsia" w:ascii="宋体" w:hAnsi="宋体" w:eastAsia="宋体" w:cs="宋体"/>
          <w:sz w:val="24"/>
          <w:lang w:eastAsia="zh-CN"/>
        </w:rPr>
      </w:pPr>
      <w:r>
        <w:rPr>
          <w:rFonts w:hint="eastAsia" w:ascii="宋体" w:hAnsi="宋体" w:eastAsia="宋体" w:cs="宋体"/>
          <w:sz w:val="24"/>
          <w:lang w:eastAsia="zh-CN"/>
        </w:rPr>
        <w:drawing>
          <wp:inline distT="0" distB="0" distL="114300" distR="114300">
            <wp:extent cx="3234690" cy="4853305"/>
            <wp:effectExtent l="0" t="0" r="3810" b="4445"/>
            <wp:docPr id="10" name="图片 10" descr="7d76c5ba-0293-407e-ab9d-3fb10aa565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7d76c5ba-0293-407e-ab9d-3fb10aa565bf"/>
                    <pic:cNvPicPr>
                      <a:picLocks noChangeAspect="1"/>
                    </pic:cNvPicPr>
                  </pic:nvPicPr>
                  <pic:blipFill>
                    <a:blip r:embed="rId14"/>
                    <a:stretch>
                      <a:fillRect/>
                    </a:stretch>
                  </pic:blipFill>
                  <pic:spPr>
                    <a:xfrm>
                      <a:off x="0" y="0"/>
                      <a:ext cx="3234690" cy="4853305"/>
                    </a:xfrm>
                    <a:prstGeom prst="rect">
                      <a:avLst/>
                    </a:prstGeom>
                  </pic:spPr>
                </pic:pic>
              </a:graphicData>
            </a:graphic>
          </wp:inline>
        </w:drawing>
      </w:r>
    </w:p>
    <w:p w14:paraId="12CACBD4">
      <w:pPr>
        <w:pageBreakBefore w:val="0"/>
        <w:overflowPunct w:val="0"/>
        <w:bidi w:val="0"/>
        <w:snapToGrid w:val="0"/>
        <w:spacing w:before="60" w:after="180" w:line="240" w:lineRule="auto"/>
        <w:ind w:firstLineChars="200"/>
        <w:jc w:val="center"/>
        <w:textAlignment w:val="auto"/>
        <w:rPr>
          <w:rFonts w:hint="eastAsia" w:ascii="宋体" w:hAnsi="宋体" w:eastAsia="宋体" w:cs="宋体"/>
          <w:sz w:val="24"/>
        </w:rPr>
      </w:pPr>
      <w:r>
        <w:rPr>
          <w:rFonts w:hint="eastAsia" w:ascii="宋体" w:hAnsi="宋体" w:eastAsia="宋体" w:cs="宋体"/>
          <w:b w:val="0"/>
          <w:sz w:val="21"/>
        </w:rPr>
        <w:t>图3-5  指向高阶能力发展的学习模型图</w:t>
      </w:r>
    </w:p>
    <w:p w14:paraId="3B783EFB">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bookmarkStart w:id="74" w:name="_Toc19804"/>
      <w:r>
        <w:rPr>
          <w:rFonts w:hint="eastAsia" w:ascii="宋体" w:hAnsi="宋体" w:eastAsia="宋体" w:cs="宋体"/>
          <w:b w:val="0"/>
          <w:sz w:val="24"/>
          <w:szCs w:val="24"/>
        </w:rPr>
        <w:t>在高阶能力培育模型的整体框架下，本研究进一步聚焦学生的学习过程，提出以五环学习组织活动、以三层学习引导进阶、以五见贯穿呈现学习、以循证调节提供支持的学习模型初步设计。模型明确各环节的学习活动、表现要求及反馈调整方式，为学科课堂与科创教育实践提供基本参照，并在实施中依据学生的学习表现持续检验和修订，逐步明确其运行方式与适用条件。</w:t>
      </w:r>
    </w:p>
    <w:p w14:paraId="59DC69CA">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sz w:val="28"/>
          <w:lang w:val="en-US" w:eastAsia="zh-CN"/>
        </w:rPr>
      </w:pPr>
      <w:r>
        <w:rPr>
          <w:rFonts w:hint="eastAsia" w:ascii="宋体" w:hAnsi="宋体" w:eastAsia="宋体" w:cs="宋体"/>
          <w:b/>
          <w:sz w:val="28"/>
          <w:lang w:val="en-US" w:eastAsia="zh-CN"/>
        </w:rPr>
        <w:t>（1）学习</w:t>
      </w:r>
      <w:r>
        <w:rPr>
          <w:rFonts w:hint="eastAsia" w:ascii="宋体" w:hAnsi="宋体" w:eastAsia="宋体" w:cs="宋体"/>
          <w:b/>
          <w:sz w:val="28"/>
          <w:lang w:val="en-US" w:eastAsia="zh-CN"/>
        </w:rPr>
        <w:t>模型的基本逻辑</w:t>
      </w:r>
    </w:p>
    <w:p w14:paraId="27B58B74">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学习模型以新课标核心素养要求为导向，将分析、评价、创造、责任担当、情绪调节、合作共情和包容创新七维高阶能力转化为具体任务中的学习目标与表现标准，通过“目标引领—任务驱动—探究展学—反馈迭代—反思迁移”组织学习。学生从理解目标与标准出发，在任务中分析问题、联系知识并形成思路，通过自主探究、合作协商与表达论证深化认识，再依据反馈修订思路与成果，在反思中提炼方法并尝试迁移。五环相互衔接，也可依据学习需要回返推进。</w:t>
      </w:r>
    </w:p>
    <w:p w14:paraId="7653AFE4">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浅层学习、深层学习和迁移学习为五环运行提供学习进阶的参照。浅层学习关注核心概念、基础知识与基本方法的理解和掌握；深层学习关注知识之间的联系，以及比较、分析、解释和论证；迁移学习关注学生能否在新的情境、需求与约束下选择、调整和运用已有知识与方法。五环说明学习活动如何推进，三层学习则帮助师生判断理解与运用达到什么程度。</w:t>
      </w:r>
    </w:p>
    <w:p w14:paraId="42BDB437">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 xml:space="preserve">三层学习贯穿五环，不与某一环节固定对应。例如，探究展学既可能涉及基础概念的澄清，也可能涉及关系分析与新情境应用；学生在迁移时发现理解不足，也需要返回知识学习、任务分析或方法检验。</w:t>
      </w:r>
      <w:del w:id="90044" w:author="Claude" w:date="2026-10-27T03:49:22Z">
        <w:r>
          <w:rPr>
            <w:rFonts w:hint="eastAsia" w:ascii="宋体" w:hAnsi="宋体" w:eastAsia="宋体" w:cs="宋体"/>
            <w:b w:val="0"/>
            <w:sz w:val="24"/>
            <w:szCs w:val="24"/>
          </w:rPr>
          <w:delText xml:space="preserve">因此，模型</w:delText>
        </w:r>
      </w:del>
      <w:ins w:id="90045" w:author="Claude" w:date="2026-10-27T03:49:22Z">
        <w:r>
          <w:rPr>
            <w:rFonts w:hint="eastAsia" w:ascii="宋体" w:hAnsi="宋体" w:eastAsia="宋体" w:cs="宋体"/>
            <w:b w:val="0"/>
            <w:sz w:val="24"/>
            <w:szCs w:val="24"/>
          </w:rPr>
          <w:t xml:space="preserve">模型因此</w:t>
        </w:r>
      </w:ins>
      <w:r>
        <w:rPr>
          <w:rFonts w:hint="eastAsia" w:ascii="宋体" w:hAnsi="宋体" w:eastAsia="宋体" w:cs="宋体"/>
          <w:b w:val="0"/>
          <w:sz w:val="24"/>
          <w:szCs w:val="24"/>
        </w:rPr>
        <w:t xml:space="preserve">强调依据实际表现判断学习进展，保留补充、回返与再次尝试的空间。</w:t>
      </w:r>
    </w:p>
    <w:p w14:paraId="23BA9D65">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模型以学习证据与师生共同判断连接各环节。目标、思维、证据、进步和能力可见，使学习要求与实际表现成为师生能够共同理解、分析和讨论的内容。学生据此开展自评、互评和主动调整；教师持续经历“诊断发现—干预—实施—评估”，适时调整任务、支架与反馈。学习由此在证据支持的互动、修订与再次表现中逐步深化。</w:t>
      </w:r>
    </w:p>
    <w:p w14:paraId="3834BDBB">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sz w:val="28"/>
          <w:lang w:val="en-US" w:eastAsia="zh-CN"/>
        </w:rPr>
      </w:pPr>
      <w:r>
        <w:rPr>
          <w:rFonts w:hint="eastAsia" w:ascii="宋体" w:hAnsi="宋体" w:eastAsia="宋体" w:cs="宋体"/>
          <w:b/>
          <w:sz w:val="28"/>
          <w:lang w:val="en-US" w:eastAsia="zh-CN"/>
        </w:rPr>
        <w:t>（2）模型的基本结构</w:t>
      </w:r>
    </w:p>
    <w:p w14:paraId="02AD2C9E">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学习模型由五环学习、五见贯穿和循证调节三部分构成，以浅层、深层和迁移学习作为贯穿三部分的学习进阶参照，共同服务于七维高阶能力培育。</w:t>
      </w:r>
    </w:p>
    <w:p w14:paraId="5E2D48A4">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五环学习是模型的过程主体，组织学生理解目标、分析任务、探究表达、反馈修订和反思迁移。五见贯穿为学习表现的呈现与判断提供依据，使师生能够对照目标识别进展与困难。循证调节将学习判断转化为具体支持，依据学生表现调整任务、资源、支架和反馈。三部分在同一学习过程中相互作用，因而采用“三部分结构”表述其组成关系。</w:t>
      </w:r>
    </w:p>
    <w:p w14:paraId="6AE9FDE7">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三层学习体现学习质量的进阶，贯穿上述三部分。教师既要关注学生是否经历了相应活动，也要判断其能否理解基本知识、建立知识联系，以及在新条件下调整运用。学生则在理解标准、呈现思考、比较表现与运用反馈的过程中，逐步认识自己的学习状态并增强自主调节能力。</w:t>
      </w:r>
    </w:p>
    <w:p w14:paraId="6D37A9D6">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 xml:space="preserve">据此，模型</w:t>
      </w:r>
      <w:del w:id="90046" w:author="Claude" w:date="2026-10-27T03:49:22Z">
        <w:r>
          <w:rPr>
            <w:rFonts w:hint="eastAsia" w:ascii="宋体" w:hAnsi="宋体" w:eastAsia="宋体" w:cs="宋体"/>
            <w:b w:val="0"/>
            <w:sz w:val="24"/>
            <w:szCs w:val="24"/>
          </w:rPr>
          <w:delText xml:space="preserve">形成以下关系：</w:delText>
        </w:r>
      </w:del>
      <w:r>
        <w:rPr>
          <w:rFonts w:hint="eastAsia" w:ascii="宋体" w:hAnsi="宋体" w:eastAsia="宋体" w:cs="宋体"/>
          <w:b w:val="0"/>
          <w:sz w:val="24"/>
          <w:szCs w:val="24"/>
        </w:rPr>
        <w:t xml:space="preserve">以五环组织学习过程，以三层判断学习进阶，以五见支持共同判断，以循证调节促进持续改进。其中，三层学习主要用于分析知识理解与运用的深度；责任担当、情绪调节、合作共情和包容创新等能力，还需结合学生在任务承担、困难应对、合作协商与开放探索中的具体表现作出判断。</w:t>
      </w:r>
    </w:p>
    <w:p w14:paraId="25F79E36">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sz w:val="28"/>
          <w:lang w:val="en-US" w:eastAsia="zh-CN"/>
        </w:rPr>
      </w:pPr>
      <w:r>
        <w:rPr>
          <w:rFonts w:hint="eastAsia" w:ascii="宋体" w:hAnsi="宋体" w:eastAsia="宋体" w:cs="宋体"/>
          <w:b/>
          <w:sz w:val="28"/>
          <w:lang w:val="en-US" w:eastAsia="zh-CN"/>
        </w:rPr>
        <w:t>（3）学习模型三部分结构及实施要点</w:t>
      </w:r>
    </w:p>
    <w:p w14:paraId="514AEF0E">
      <w:pPr>
        <w:keepNext/>
        <w:spacing w:line="360" w:lineRule="auto"/>
        <w:jc w:val="center"/>
      </w:pPr>
      <w:r>
        <w:rPr>
          <w:rFonts w:ascii="宋体" w:hAnsi="宋体" w:eastAsia="宋体"/>
        </w:rPr>
        <w:t>表1  学习模型三部分结构及实施要点</w:t>
      </w:r>
    </w:p>
    <w:tbl>
      <w:tblPr>
        <w:tblStyle w:val="12"/>
        <w:tblW w:w="0" w:type="auto"/>
        <w:tblInd w:w="0" w:type="dxa"/>
        <w:tblLayout w:type="fixed"/>
        <w:tblCellMar>
          <w:top w:w="0" w:type="dxa"/>
          <w:left w:w="108" w:type="dxa"/>
          <w:bottom w:w="0" w:type="dxa"/>
          <w:right w:w="108" w:type="dxa"/>
        </w:tblCellMar>
      </w:tblPr>
      <w:tblGrid>
        <w:gridCol w:w="864"/>
        <w:gridCol w:w="1368"/>
        <w:gridCol w:w="3240"/>
        <w:gridCol w:w="2016"/>
        <w:gridCol w:w="2448"/>
      </w:tblGrid>
      <w:tr w14:paraId="22D4A2BD">
        <w:tblPrEx>
          <w:tblCellMar>
            <w:top w:w="0" w:type="dxa"/>
            <w:left w:w="108" w:type="dxa"/>
            <w:bottom w:w="0" w:type="dxa"/>
            <w:right w:w="108" w:type="dxa"/>
          </w:tblCellMar>
        </w:tblPrEx>
        <w:trPr>
          <w:tblHeader/>
        </w:trPr>
        <w:tc>
          <w:tcPr>
            <w:tcW w:w="1987" w:type="dxa"/>
            <w:tcBorders>
              <w:top w:val="single" w:color="D9D9D9" w:sz="4" w:space="0"/>
              <w:left w:val="single" w:color="D9D9D9" w:sz="4" w:space="0"/>
              <w:bottom w:val="single" w:color="D9D9D9" w:sz="4" w:space="0"/>
              <w:right w:val="single" w:color="D9D9D9" w:sz="4" w:space="0"/>
            </w:tcBorders>
            <w:shd w:val="clear" w:color="auto" w:fill="EEEEEE"/>
          </w:tcPr>
          <w:p w14:paraId="2232746E">
            <w:pPr>
              <w:spacing w:after="80" w:line="240" w:lineRule="auto"/>
            </w:pPr>
            <w:r>
              <w:rPr>
                <w:rFonts w:ascii="宋体" w:hAnsi="宋体" w:eastAsia="宋体"/>
                <w:b/>
                <w:sz w:val="21"/>
              </w:rPr>
              <w:t>组成部分</w:t>
            </w:r>
          </w:p>
        </w:tc>
        <w:tc>
          <w:tcPr>
            <w:tcW w:w="1987" w:type="dxa"/>
            <w:tcBorders>
              <w:top w:val="single" w:color="D9D9D9" w:sz="4" w:space="0"/>
              <w:left w:val="single" w:color="D9D9D9" w:sz="4" w:space="0"/>
              <w:bottom w:val="single" w:color="D9D9D9" w:sz="4" w:space="0"/>
              <w:right w:val="single" w:color="D9D9D9" w:sz="4" w:space="0"/>
            </w:tcBorders>
            <w:shd w:val="clear" w:color="auto" w:fill="EEEEEE"/>
          </w:tcPr>
          <w:p w14:paraId="60DBEDBE">
            <w:pPr>
              <w:spacing w:after="80" w:line="240" w:lineRule="auto"/>
            </w:pPr>
            <w:r>
              <w:rPr>
                <w:rFonts w:ascii="宋体" w:hAnsi="宋体" w:eastAsia="宋体"/>
                <w:b/>
                <w:sz w:val="21"/>
              </w:rPr>
              <w:t>主要内容</w:t>
            </w:r>
          </w:p>
        </w:tc>
        <w:tc>
          <w:tcPr>
            <w:tcW w:w="1987" w:type="dxa"/>
            <w:tcBorders>
              <w:top w:val="single" w:color="D9D9D9" w:sz="4" w:space="0"/>
              <w:left w:val="single" w:color="D9D9D9" w:sz="4" w:space="0"/>
              <w:bottom w:val="single" w:color="D9D9D9" w:sz="4" w:space="0"/>
              <w:right w:val="single" w:color="D9D9D9" w:sz="4" w:space="0"/>
            </w:tcBorders>
            <w:shd w:val="clear" w:color="auto" w:fill="EEEEEE"/>
          </w:tcPr>
          <w:p w14:paraId="563946C1">
            <w:pPr>
              <w:spacing w:after="80" w:line="240" w:lineRule="auto"/>
            </w:pPr>
            <w:r>
              <w:rPr>
                <w:rFonts w:ascii="宋体" w:hAnsi="宋体" w:eastAsia="宋体"/>
                <w:b/>
                <w:sz w:val="21"/>
              </w:rPr>
              <w:t>实施要点</w:t>
            </w:r>
          </w:p>
        </w:tc>
        <w:tc>
          <w:tcPr>
            <w:tcW w:w="1987" w:type="dxa"/>
            <w:tcBorders>
              <w:top w:val="single" w:color="D9D9D9" w:sz="4" w:space="0"/>
              <w:left w:val="single" w:color="D9D9D9" w:sz="4" w:space="0"/>
              <w:bottom w:val="single" w:color="D9D9D9" w:sz="4" w:space="0"/>
              <w:right w:val="single" w:color="D9D9D9" w:sz="4" w:space="0"/>
            </w:tcBorders>
            <w:shd w:val="clear" w:color="auto" w:fill="EEEEEE"/>
          </w:tcPr>
          <w:p w14:paraId="4FD5F9F6">
            <w:pPr>
              <w:spacing w:after="80" w:line="240" w:lineRule="auto"/>
            </w:pPr>
            <w:r>
              <w:rPr>
                <w:rFonts w:ascii="宋体" w:hAnsi="宋体" w:eastAsia="宋体"/>
                <w:b/>
                <w:sz w:val="21"/>
              </w:rPr>
              <w:t>操作工具与证据载体</w:t>
            </w:r>
          </w:p>
        </w:tc>
        <w:tc>
          <w:tcPr>
            <w:tcW w:w="1987" w:type="dxa"/>
            <w:tcBorders>
              <w:top w:val="single" w:color="D9D9D9" w:sz="4" w:space="0"/>
              <w:left w:val="single" w:color="D9D9D9" w:sz="4" w:space="0"/>
              <w:bottom w:val="single" w:color="D9D9D9" w:sz="4" w:space="0"/>
              <w:right w:val="single" w:color="D9D9D9" w:sz="4" w:space="0"/>
            </w:tcBorders>
            <w:shd w:val="clear" w:color="auto" w:fill="EEEEEE"/>
          </w:tcPr>
          <w:p w14:paraId="288B3E5C">
            <w:pPr>
              <w:spacing w:after="80" w:line="240" w:lineRule="auto"/>
            </w:pPr>
            <w:r>
              <w:rPr>
                <w:rFonts w:ascii="宋体" w:hAnsi="宋体" w:eastAsia="宋体"/>
                <w:b/>
                <w:sz w:val="21"/>
              </w:rPr>
              <w:t>教学落点</w:t>
            </w:r>
          </w:p>
        </w:tc>
      </w:tr>
      <w:tr w14:paraId="682C237B">
        <w:tblPrEx>
          <w:tblCellMar>
            <w:top w:w="0" w:type="dxa"/>
            <w:left w:w="108" w:type="dxa"/>
            <w:bottom w:w="0" w:type="dxa"/>
            <w:right w:w="108" w:type="dxa"/>
          </w:tblCellMar>
        </w:tblPrEx>
        <w:tc>
          <w:tcPr>
            <w:tcW w:w="864" w:type="dxa"/>
            <w:tcBorders>
              <w:top w:val="single" w:color="D9D9D9" w:sz="4" w:space="0"/>
              <w:left w:val="single" w:color="D9D9D9" w:sz="4" w:space="0"/>
              <w:bottom w:val="single" w:color="D9D9D9" w:sz="4" w:space="0"/>
              <w:right w:val="single" w:color="D9D9D9" w:sz="4" w:space="0"/>
            </w:tcBorders>
          </w:tcPr>
          <w:p w14:paraId="46829243">
            <w:pPr>
              <w:spacing w:after="80" w:line="240" w:lineRule="auto"/>
            </w:pPr>
            <w:r>
              <w:rPr>
                <w:rFonts w:ascii="宋体" w:hAnsi="宋体" w:eastAsia="宋体"/>
                <w:b w:val="0"/>
                <w:sz w:val="21"/>
              </w:rPr>
              <w:t>五环学习</w:t>
            </w:r>
          </w:p>
        </w:tc>
        <w:tc>
          <w:tcPr>
            <w:tcW w:w="1368" w:type="dxa"/>
            <w:tcBorders>
              <w:top w:val="single" w:color="D9D9D9" w:sz="4" w:space="0"/>
              <w:left w:val="single" w:color="D9D9D9" w:sz="4" w:space="0"/>
              <w:bottom w:val="single" w:color="D9D9D9" w:sz="4" w:space="0"/>
              <w:right w:val="single" w:color="D9D9D9" w:sz="4" w:space="0"/>
            </w:tcBorders>
          </w:tcPr>
          <w:p w14:paraId="55A7E2B3">
            <w:pPr>
              <w:spacing w:after="80" w:line="240" w:lineRule="auto"/>
            </w:pPr>
            <w:r>
              <w:rPr>
                <w:rFonts w:ascii="宋体" w:hAnsi="宋体" w:eastAsia="宋体"/>
                <w:b w:val="0"/>
                <w:sz w:val="21"/>
              </w:rPr>
              <w:t>目标引领、任务驱动、探究展学、反馈迭代、反思迁移</w:t>
            </w:r>
          </w:p>
        </w:tc>
        <w:tc>
          <w:tcPr>
            <w:tcW w:w="3240" w:type="dxa"/>
            <w:tcBorders>
              <w:top w:val="single" w:color="D9D9D9" w:sz="4" w:space="0"/>
              <w:left w:val="single" w:color="D9D9D9" w:sz="4" w:space="0"/>
              <w:bottom w:val="single" w:color="D9D9D9" w:sz="4" w:space="0"/>
              <w:right w:val="single" w:color="D9D9D9" w:sz="4" w:space="0"/>
            </w:tcBorders>
          </w:tcPr>
          <w:p w14:paraId="5B708323">
            <w:pPr>
              <w:spacing w:after="80" w:line="240" w:lineRule="auto"/>
            </w:pPr>
            <w:r>
              <w:rPr>
                <w:rFonts w:ascii="宋体" w:hAnsi="宋体" w:eastAsia="宋体"/>
                <w:b w:val="0"/>
                <w:sz w:val="21"/>
              </w:rPr>
              <w:t>明确目标与标准，设置适当挑战的任务，保障独立思考与合作交流，安排反馈后的再次表现，引导方法反思与迁移；在各环节关注知识理解、关系建构和新情境运用，根据需要回返调整</w:t>
            </w:r>
          </w:p>
        </w:tc>
        <w:tc>
          <w:tcPr>
            <w:tcW w:w="2016" w:type="dxa"/>
            <w:tcBorders>
              <w:top w:val="single" w:color="D9D9D9" w:sz="4" w:space="0"/>
              <w:left w:val="single" w:color="D9D9D9" w:sz="4" w:space="0"/>
              <w:bottom w:val="single" w:color="D9D9D9" w:sz="4" w:space="0"/>
              <w:right w:val="single" w:color="D9D9D9" w:sz="4" w:space="0"/>
            </w:tcBorders>
          </w:tcPr>
          <w:p w14:paraId="0DD3C6A0">
            <w:pPr>
              <w:spacing w:after="80" w:line="240" w:lineRule="auto"/>
            </w:pPr>
            <w:r>
              <w:rPr>
                <w:rFonts w:ascii="宋体" w:hAnsi="宋体" w:eastAsia="宋体"/>
                <w:b w:val="0"/>
                <w:sz w:val="21"/>
              </w:rPr>
              <w:t>目标与标准说明、任务单、方案比较表、作品版本、反思与迁移记录</w:t>
            </w:r>
          </w:p>
        </w:tc>
        <w:tc>
          <w:tcPr>
            <w:tcW w:w="2448" w:type="dxa"/>
            <w:tcBorders>
              <w:top w:val="single" w:color="D9D9D9" w:sz="4" w:space="0"/>
              <w:left w:val="single" w:color="D9D9D9" w:sz="4" w:space="0"/>
              <w:bottom w:val="single" w:color="D9D9D9" w:sz="4" w:space="0"/>
              <w:right w:val="single" w:color="D9D9D9" w:sz="4" w:space="0"/>
            </w:tcBorders>
          </w:tcPr>
          <w:p w14:paraId="71C64474">
            <w:pPr>
              <w:spacing w:after="80" w:line="240" w:lineRule="auto"/>
            </w:pPr>
            <w:r>
              <w:rPr>
                <w:rFonts w:ascii="宋体" w:hAnsi="宋体" w:eastAsia="宋体"/>
                <w:b w:val="0"/>
                <w:sz w:val="21"/>
              </w:rPr>
              <w:t>组织学生经历理解、分析、判断、创造与协商，将七维高阶能力落实于具体任务</w:t>
            </w:r>
          </w:p>
        </w:tc>
      </w:tr>
      <w:tr w14:paraId="3FD0E786">
        <w:tblPrEx>
          <w:tblCellMar>
            <w:top w:w="0" w:type="dxa"/>
            <w:left w:w="108" w:type="dxa"/>
            <w:bottom w:w="0" w:type="dxa"/>
            <w:right w:w="108" w:type="dxa"/>
          </w:tblCellMar>
        </w:tblPrEx>
        <w:tc>
          <w:tcPr>
            <w:tcW w:w="864" w:type="dxa"/>
            <w:tcBorders>
              <w:top w:val="single" w:color="D9D9D9" w:sz="4" w:space="0"/>
              <w:left w:val="single" w:color="D9D9D9" w:sz="4" w:space="0"/>
              <w:bottom w:val="single" w:color="D9D9D9" w:sz="4" w:space="0"/>
              <w:right w:val="single" w:color="D9D9D9" w:sz="4" w:space="0"/>
            </w:tcBorders>
          </w:tcPr>
          <w:p w14:paraId="05DCAD1A">
            <w:pPr>
              <w:spacing w:after="80" w:line="240" w:lineRule="auto"/>
            </w:pPr>
            <w:r>
              <w:rPr>
                <w:rFonts w:ascii="宋体" w:hAnsi="宋体" w:eastAsia="宋体"/>
                <w:b w:val="0"/>
                <w:sz w:val="21"/>
              </w:rPr>
              <w:t>五见贯穿</w:t>
            </w:r>
          </w:p>
        </w:tc>
        <w:tc>
          <w:tcPr>
            <w:tcW w:w="1368" w:type="dxa"/>
            <w:tcBorders>
              <w:top w:val="single" w:color="D9D9D9" w:sz="4" w:space="0"/>
              <w:left w:val="single" w:color="D9D9D9" w:sz="4" w:space="0"/>
              <w:bottom w:val="single" w:color="D9D9D9" w:sz="4" w:space="0"/>
              <w:right w:val="single" w:color="D9D9D9" w:sz="4" w:space="0"/>
            </w:tcBorders>
          </w:tcPr>
          <w:p w14:paraId="07607917">
            <w:pPr>
              <w:spacing w:after="80" w:line="240" w:lineRule="auto"/>
            </w:pPr>
            <w:r>
              <w:rPr>
                <w:rFonts w:ascii="宋体" w:hAnsi="宋体" w:eastAsia="宋体"/>
                <w:b w:val="0"/>
                <w:sz w:val="21"/>
              </w:rPr>
              <w:t>目标可见、思维可见、证据可见、进步可见、能力可见</w:t>
            </w:r>
          </w:p>
        </w:tc>
        <w:tc>
          <w:tcPr>
            <w:tcW w:w="3240" w:type="dxa"/>
            <w:tcBorders>
              <w:top w:val="single" w:color="D9D9D9" w:sz="4" w:space="0"/>
              <w:left w:val="single" w:color="D9D9D9" w:sz="4" w:space="0"/>
              <w:bottom w:val="single" w:color="D9D9D9" w:sz="4" w:space="0"/>
              <w:right w:val="single" w:color="D9D9D9" w:sz="4" w:space="0"/>
            </w:tcBorders>
          </w:tcPr>
          <w:p w14:paraId="7568D08D">
            <w:pPr>
              <w:spacing w:after="80" w:line="240" w:lineRule="auto"/>
            </w:pPr>
            <w:r>
              <w:rPr>
                <w:rFonts w:ascii="宋体" w:hAnsi="宋体" w:eastAsia="宋体"/>
                <w:b w:val="0"/>
                <w:sz w:val="21"/>
              </w:rPr>
              <w:t>借助样例理解标准，通过解释、图示和作品呈现思考，选择与目标相关的证据，比较前后表现，共同判断学习深度、能力表现与改进方向</w:t>
            </w:r>
          </w:p>
        </w:tc>
        <w:tc>
          <w:tcPr>
            <w:tcW w:w="2016" w:type="dxa"/>
            <w:tcBorders>
              <w:top w:val="single" w:color="D9D9D9" w:sz="4" w:space="0"/>
              <w:left w:val="single" w:color="D9D9D9" w:sz="4" w:space="0"/>
              <w:bottom w:val="single" w:color="D9D9D9" w:sz="4" w:space="0"/>
              <w:right w:val="single" w:color="D9D9D9" w:sz="4" w:space="0"/>
            </w:tcBorders>
          </w:tcPr>
          <w:p w14:paraId="08D54B03">
            <w:pPr>
              <w:spacing w:after="80" w:line="240" w:lineRule="auto"/>
            </w:pPr>
            <w:r>
              <w:rPr>
                <w:rFonts w:ascii="宋体" w:hAnsi="宋体" w:eastAsia="宋体"/>
                <w:b w:val="0"/>
                <w:sz w:val="21"/>
              </w:rPr>
              <w:t>课堂发言、学习单、思维图示、合作记录、自评互评表、作品修订记录</w:t>
            </w:r>
          </w:p>
        </w:tc>
        <w:tc>
          <w:tcPr>
            <w:tcW w:w="2448" w:type="dxa"/>
            <w:tcBorders>
              <w:top w:val="single" w:color="D9D9D9" w:sz="4" w:space="0"/>
              <w:left w:val="single" w:color="D9D9D9" w:sz="4" w:space="0"/>
              <w:bottom w:val="single" w:color="D9D9D9" w:sz="4" w:space="0"/>
              <w:right w:val="single" w:color="D9D9D9" w:sz="4" w:space="0"/>
            </w:tcBorders>
          </w:tcPr>
          <w:p w14:paraId="4B21C539">
            <w:pPr>
              <w:spacing w:after="80" w:line="240" w:lineRule="auto"/>
            </w:pPr>
            <w:r>
              <w:rPr>
                <w:rFonts w:ascii="宋体" w:hAnsi="宋体" w:eastAsia="宋体"/>
                <w:b w:val="0"/>
                <w:sz w:val="21"/>
              </w:rPr>
              <w:t>帮助学生认识当前表现与下一步要求，为教师判断学习状况及支持效果提供依据</w:t>
            </w:r>
          </w:p>
        </w:tc>
      </w:tr>
      <w:tr w14:paraId="43494885">
        <w:tblPrEx>
          <w:tblCellMar>
            <w:top w:w="0" w:type="dxa"/>
            <w:left w:w="108" w:type="dxa"/>
            <w:bottom w:w="0" w:type="dxa"/>
            <w:right w:w="108" w:type="dxa"/>
          </w:tblCellMar>
        </w:tblPrEx>
        <w:tc>
          <w:tcPr>
            <w:tcW w:w="864" w:type="dxa"/>
            <w:tcBorders>
              <w:top w:val="single" w:color="D9D9D9" w:sz="4" w:space="0"/>
              <w:left w:val="single" w:color="D9D9D9" w:sz="4" w:space="0"/>
              <w:bottom w:val="single" w:color="D9D9D9" w:sz="4" w:space="0"/>
              <w:right w:val="single" w:color="D9D9D9" w:sz="4" w:space="0"/>
            </w:tcBorders>
          </w:tcPr>
          <w:p w14:paraId="72B1328A">
            <w:pPr>
              <w:spacing w:after="80" w:line="240" w:lineRule="auto"/>
            </w:pPr>
            <w:r>
              <w:rPr>
                <w:rFonts w:ascii="宋体" w:hAnsi="宋体" w:eastAsia="宋体"/>
                <w:b w:val="0"/>
                <w:sz w:val="21"/>
              </w:rPr>
              <w:t>循证调节</w:t>
            </w:r>
          </w:p>
        </w:tc>
        <w:tc>
          <w:tcPr>
            <w:tcW w:w="1368" w:type="dxa"/>
            <w:tcBorders>
              <w:top w:val="single" w:color="D9D9D9" w:sz="4" w:space="0"/>
              <w:left w:val="single" w:color="D9D9D9" w:sz="4" w:space="0"/>
              <w:bottom w:val="single" w:color="D9D9D9" w:sz="4" w:space="0"/>
              <w:right w:val="single" w:color="D9D9D9" w:sz="4" w:space="0"/>
            </w:tcBorders>
          </w:tcPr>
          <w:p w14:paraId="1F08330F">
            <w:pPr>
              <w:spacing w:after="80" w:line="240" w:lineRule="auto"/>
            </w:pPr>
            <w:r>
              <w:rPr>
                <w:rFonts w:ascii="宋体" w:hAnsi="宋体" w:eastAsia="宋体"/>
                <w:b w:val="0"/>
                <w:sz w:val="21"/>
              </w:rPr>
              <w:t>诊断发现、干预、实施、评估</w:t>
            </w:r>
          </w:p>
        </w:tc>
        <w:tc>
          <w:tcPr>
            <w:tcW w:w="3240" w:type="dxa"/>
            <w:tcBorders>
              <w:top w:val="single" w:color="D9D9D9" w:sz="4" w:space="0"/>
              <w:left w:val="single" w:color="D9D9D9" w:sz="4" w:space="0"/>
              <w:bottom w:val="single" w:color="D9D9D9" w:sz="4" w:space="0"/>
              <w:right w:val="single" w:color="D9D9D9" w:sz="4" w:space="0"/>
            </w:tcBorders>
          </w:tcPr>
          <w:p w14:paraId="66A1BC6A">
            <w:pPr>
              <w:spacing w:after="80" w:line="240" w:lineRule="auto"/>
            </w:pPr>
            <w:r>
              <w:rPr>
                <w:rFonts w:ascii="宋体" w:hAnsi="宋体" w:eastAsia="宋体"/>
                <w:b w:val="0"/>
                <w:sz w:val="21"/>
              </w:rPr>
              <w:t>辨识知识、方法、情绪与合作等方面的困难，结合学习进展选择支持方式，观察实施后的变化并再次调整；随学生自主性增强逐步减少支架</w:t>
            </w:r>
          </w:p>
        </w:tc>
        <w:tc>
          <w:tcPr>
            <w:tcW w:w="2016" w:type="dxa"/>
            <w:tcBorders>
              <w:top w:val="single" w:color="D9D9D9" w:sz="4" w:space="0"/>
              <w:left w:val="single" w:color="D9D9D9" w:sz="4" w:space="0"/>
              <w:bottom w:val="single" w:color="D9D9D9" w:sz="4" w:space="0"/>
              <w:right w:val="single" w:color="D9D9D9" w:sz="4" w:space="0"/>
            </w:tcBorders>
          </w:tcPr>
          <w:p w14:paraId="30EFE0CF">
            <w:pPr>
              <w:spacing w:after="80" w:line="240" w:lineRule="auto"/>
            </w:pPr>
            <w:r>
              <w:rPr>
                <w:rFonts w:ascii="宋体" w:hAnsi="宋体" w:eastAsia="宋体"/>
                <w:b w:val="0"/>
                <w:sz w:val="21"/>
              </w:rPr>
              <w:t>课堂观察记录、诊断性提问、学习支架、反馈记录、简短访谈</w:t>
            </w:r>
          </w:p>
        </w:tc>
        <w:tc>
          <w:tcPr>
            <w:tcW w:w="2448" w:type="dxa"/>
            <w:tcBorders>
              <w:top w:val="single" w:color="D9D9D9" w:sz="4" w:space="0"/>
              <w:left w:val="single" w:color="D9D9D9" w:sz="4" w:space="0"/>
              <w:bottom w:val="single" w:color="D9D9D9" w:sz="4" w:space="0"/>
              <w:right w:val="single" w:color="D9D9D9" w:sz="4" w:space="0"/>
            </w:tcBorders>
          </w:tcPr>
          <w:p w14:paraId="68BB5B19">
            <w:pPr>
              <w:spacing w:after="80" w:line="240" w:lineRule="auto"/>
            </w:pPr>
            <w:r>
              <w:rPr>
                <w:rFonts w:ascii="宋体" w:hAnsi="宋体" w:eastAsia="宋体"/>
                <w:b w:val="0"/>
                <w:sz w:val="21"/>
              </w:rPr>
              <w:t>将证据转化为教学调整，支持理解深化、迁移运用及学生自我调节</w:t>
            </w:r>
          </w:p>
        </w:tc>
      </w:tr>
    </w:tbl>
    <w:p w14:paraId="2FEC0341">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sz w:val="28"/>
          <w:lang w:val="en-US" w:eastAsia="zh-CN"/>
        </w:rPr>
      </w:pPr>
      <w:r>
        <w:rPr>
          <w:rFonts w:hint="eastAsia" w:ascii="宋体" w:hAnsi="宋体" w:eastAsia="宋体" w:cs="宋体"/>
          <w:b/>
          <w:sz w:val="28"/>
          <w:lang w:val="en-US" w:eastAsia="zh-CN"/>
        </w:rPr>
        <w:t>1）五环学习：组织学习过程，支持理解与运用逐步深化</w:t>
      </w:r>
    </w:p>
    <w:p w14:paraId="0E6BE6DF">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五环学习是模型的主体。目标引领将课程标准的素养要求转化为学生能够理解的目标与表现标准，既说明需要掌握什么，也说明需要怎样解释、判断和运用。任务驱动引导学生调动已有知识，分析问题及条件，识别需要补充的知识与方法，形成初步思路。探究展学通过自主探究、合作协商和表达交流，促使学生建立联系、比较观点、解释依据并检验认识。反馈迭代支持学生对照标准分析差距，依据反馈修订思路与成果。反思迁移引导学生提炼方法、辨析适用条件，并在变化的情境中尝试运用。</w:t>
      </w:r>
    </w:p>
    <w:p w14:paraId="2E64C746">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三层学习贯穿五环运行。基础知识与方法的理解为进一步探究提供必要条件，关系建构与分析论证促进认识深化，新情境中的运用则检验学生能否选择和调整所学。三者可以在同一任务中交织发生，也可能随任务推进而反复转换。教师应根据学生的实际表现安排补充学习、再次探究或迁移尝试，避免仅依据环节完成情况判断学习质量。</w:t>
      </w:r>
    </w:p>
    <w:p w14:paraId="73DD9FF3">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五环同时为七维高阶能力提供实践机会。学生在分析任务和比较方案中练习分析、评价与创造，在承担分工、应对挫折、协商分歧和接纳不同思路中发展相关能力。各维度的表现取决于任务要求与实施条件，需要结合具体行为持续观察。</w:t>
      </w:r>
    </w:p>
    <w:p w14:paraId="4A67F7F0">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sz w:val="28"/>
          <w:lang w:val="en-US" w:eastAsia="zh-CN"/>
        </w:rPr>
      </w:pPr>
      <w:r>
        <w:rPr>
          <w:rFonts w:hint="eastAsia" w:ascii="宋体" w:hAnsi="宋体" w:eastAsia="宋体" w:cs="宋体"/>
          <w:b/>
          <w:sz w:val="28"/>
          <w:lang w:val="en-US" w:eastAsia="zh-CN"/>
        </w:rPr>
        <w:t>2）五见贯穿：使学习进阶与能力表现具有可判断的依据</w:t>
      </w:r>
    </w:p>
    <w:p w14:paraId="6E63AD83">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五见贯穿包括目标可见、思维可见、证据可见、进步可见和能力可见，体现“可见的学习”在模型中的具体落实。</w:t>
      </w:r>
    </w:p>
    <w:p w14:paraId="541D68AA">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目标可见强调学生理解学习方向、任务要求与达成标准，知道需要掌握哪些知识、建立哪些联系，以及在什么条件下运用。思维可见通过解释、图示、讨论和方案呈现学生的思考，使其概念理解、关系分析与方法选择能够被观察和讨论。证据可见强调围绕目标收集和使用发言、学习单、作品及合作记录，说明学习判断的依据。进步可见通过前后回答、作品版本和任务表现的比较，识别变化发生在哪里、哪些困难仍然存在。能力可见则依据具体任务中的综合表现，考察学生如何运用知识、方法并应对合作与情绪方面的要求。</w:t>
      </w:r>
    </w:p>
    <w:p w14:paraId="5CAC0D13">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五见贯穿五环全过程，为师生自评、互评和反馈提供共同依据。对三层学习的判断，应关注学生解释是否准确、联系是否合理，以及新情境中的运用是否适切；对七维能力的判断，则需结合任务要求与多次表现。通过共同分析证据，学生逐步学会识别自身学习状态，教师也能据此判断支持是否促进了实际改进。</w:t>
      </w:r>
    </w:p>
    <w:p w14:paraId="6727299A">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sz w:val="28"/>
          <w:lang w:val="en-US" w:eastAsia="zh-CN"/>
        </w:rPr>
      </w:pPr>
      <w:r>
        <w:rPr>
          <w:rFonts w:hint="eastAsia" w:ascii="宋体" w:hAnsi="宋体" w:eastAsia="宋体" w:cs="宋体"/>
          <w:b/>
          <w:sz w:val="28"/>
          <w:lang w:val="en-US" w:eastAsia="zh-CN"/>
        </w:rPr>
        <w:t>3）循证调节：依据学习状态提供适切支持</w:t>
      </w:r>
    </w:p>
    <w:p w14:paraId="4D087E42">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循证调节由诊断发现、干预、实施和评估构成，贯穿五环学习全过程。教师依据目标与标准，分析学生的思路、作品和合作表现，辨识困难来自知识基础、任务理解、关系建构或方法选择，还是情绪状态与协商过程，再据此确定支持方式。</w:t>
      </w:r>
    </w:p>
    <w:p w14:paraId="7A8B632D">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当学生尚未理解核心概念与基本方法时，可通过示例、比较和针对性练习帮助澄清；当学生能够掌握知识但难以建立联系、解释理由时，可通过追问、图示和观点比较促进分析论证；当学生在新情境中难以选择方法或调整方案时，可引导其辨析情境差异、检查适用条件并开展验证。涉及责任承担、情绪调节和合作困难时，则结合分工协商、同伴支持与情绪支持作出调整。</w:t>
      </w:r>
    </w:p>
    <w:p w14:paraId="18DF2E75">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这些支持依据学生表现灵活选择，并在实施中持续检验。教师通过学生再次解释、作品修订、方案测试或合作表现判断支持效果，决定是否补充资源、改变任务、延长探究或减少支架。学生也在自评、同伴回应与反馈运用中主动调整，逐步承担更多判断和决策责任。</w:t>
      </w:r>
    </w:p>
    <w:p w14:paraId="2FBA7B03">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实施中，三部分共同运行，三层学习贯穿其中。教师将证据收集融入日常任务，学生在呈现思考、比较表现与修订成果的过程中深化理解、尝试迁移并发展相关能力。由此，模型初步建立起学习活动、学习进阶、共同判断与教学支持之间的联系，为后续两域实践及模型迭代提供依据。</w:t>
      </w:r>
    </w:p>
    <w:p w14:paraId="656B9865">
      <w:pPr>
        <w:pStyle w:val="3"/>
        <w:keepNext/>
        <w:pageBreakBefore w:val="0"/>
        <w:numPr>
          <w:ilvl w:val="0"/>
          <w:numId w:val="0"/>
        </w:numPr>
        <w:overflowPunct w:val="0"/>
        <w:bidi w:val="0"/>
        <w:snapToGrid w:val="0"/>
        <w:spacing w:before="60" w:after="80" w:line="360" w:lineRule="auto"/>
        <w:ind w:leftChars="-200" w:firstLineChars="200"/>
        <w:jc w:val="left"/>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（三）“可见的学习”视域下中学生高阶能力培育的两域实施</w:t>
      </w:r>
      <w:bookmarkEnd w:id="74"/>
    </w:p>
    <w:p w14:paraId="21406D7E">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sz w:val="28"/>
          <w:lang w:val="en-US" w:eastAsia="zh-CN"/>
        </w:rPr>
      </w:pPr>
      <w:bookmarkStart w:id="75" w:name="_Toc22199"/>
      <w:r>
        <w:rPr>
          <w:rFonts w:hint="eastAsia" w:ascii="宋体" w:hAnsi="宋体" w:eastAsia="宋体" w:cs="宋体"/>
          <w:b/>
          <w:sz w:val="28"/>
          <w:lang w:val="en-US" w:eastAsia="zh-CN"/>
        </w:rPr>
        <w:t>1.学科教学场域的实施</w:t>
      </w:r>
      <w:bookmarkEnd w:id="75"/>
    </w:p>
    <w:p w14:paraId="37512856">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学科教学场域以相应课程标准的核心素养要求为依据，将七维高阶能力培育融入知识理解、学科探究与实践运用。前期调查与课堂观察表明，学生在复杂问题拆解、多种方案生成和反思调节等方面仍需支持，课堂互动与形成性反馈也有进一步改进的空间。为回应上述问题，本研究借鉴“可见的学习”的相关理论与实践框架，从学习要素、目标、内容、过程和评价五个方面组织学科实施，并结合既有课例，分析学习要求如何转化为任务、学生表现如何成为师生判断与调整的依据。</w:t>
      </w:r>
    </w:p>
    <w:p w14:paraId="7C5C2E3E">
      <w:pPr>
        <w:pStyle w:val="3"/>
        <w:keepNext/>
        <w:pageBreakBefore w:val="0"/>
        <w:overflowPunct w:val="0"/>
        <w:bidi w:val="0"/>
        <w:spacing w:line="360" w:lineRule="auto"/>
        <w:ind w:firstLine="562" w:firstLineChars="200"/>
        <w:textAlignment w:val="auto"/>
        <w:outlineLvl w:val="3"/>
        <w:rPr>
          <w:rFonts w:hint="eastAsia" w:ascii="宋体" w:hAnsi="宋体" w:eastAsia="宋体" w:cs="宋体"/>
          <w:b/>
          <w:bCs/>
          <w:sz w:val="24"/>
          <w:szCs w:val="24"/>
        </w:rPr>
      </w:pPr>
      <w:bookmarkStart w:id="76" w:name="_Toc18976"/>
      <w:r>
        <w:rPr>
          <w:rFonts w:hint="eastAsia" w:ascii="宋体" w:hAnsi="宋体" w:eastAsia="宋体" w:cs="宋体"/>
          <w:b/>
          <w:bCs/>
          <w:sz w:val="28"/>
          <w:szCs w:val="24"/>
        </w:rPr>
        <w:t>（1）可见的学习四要素分析框架</w:t>
      </w:r>
      <w:bookmarkEnd w:id="76"/>
    </w:p>
    <w:p w14:paraId="601E174E">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可见的学习”强调教师依据学生的学习表现认识教学的作用，同时帮助学生理解学习目标、判断当前进展并参与学习调节[2]。借鉴邱惠芬以知识、目标、实践和评价联系教与学的分析思路[1]，本研究将四要素作为学科实施的基本参照：目标明确预期表现，知识提供思考基础，实践创造运用机会，评价依据表现判断进展。四者的联系，使学生能够把握学习方向，使教师能够从解释、行动与作品中识别理解和困难，并考察所提供支持是否促进了学习。</w:t>
      </w:r>
    </w:p>
    <w:p w14:paraId="5985B02F">
      <w:pPr>
        <w:keepNext/>
        <w:pageBreakBefore w:val="0"/>
        <w:overflowPunct w:val="0"/>
        <w:bidi w:val="0"/>
        <w:spacing w:line="360" w:lineRule="auto"/>
        <w:ind w:firstLineChars="200"/>
        <w:jc w:val="center"/>
        <w:textAlignment w:val="auto"/>
        <w:rPr>
          <w:rFonts w:hint="eastAsia" w:ascii="宋体" w:hAnsi="宋体" w:eastAsia="宋体" w:cs="宋体"/>
          <w:sz w:val="24"/>
          <w:szCs w:val="24"/>
        </w:rPr>
      </w:pPr>
      <w:r>
        <w:rPr>
          <w:rFonts w:hint="eastAsia" w:ascii="宋体" w:hAnsi="宋体" w:eastAsia="宋体" w:cs="宋体"/>
        </w:rPr>
        <w:drawing>
          <wp:inline distT="0" distB="0" distL="0" distR="0">
            <wp:extent cx="2694305" cy="2694305"/>
            <wp:effectExtent l="0" t="0" r="1270" b="1270"/>
            <wp:docPr id="1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pic:cNvPicPr>
                      <a:picLocks noChangeAspect="1" noChangeArrowheads="1"/>
                    </pic:cNvPicPr>
                  </pic:nvPicPr>
                  <pic:blipFill>
                    <a:blip r:embed="rId15"/>
                    <a:stretch>
                      <a:fillRect/>
                    </a:stretch>
                  </pic:blipFill>
                  <pic:spPr>
                    <a:xfrm>
                      <a:off x="0" y="0"/>
                      <a:ext cx="2694305" cy="2694305"/>
                    </a:xfrm>
                    <a:prstGeom prst="rect">
                      <a:avLst/>
                    </a:prstGeom>
                    <a:noFill/>
                  </pic:spPr>
                </pic:pic>
              </a:graphicData>
            </a:graphic>
          </wp:inline>
        </w:drawing>
      </w:r>
    </w:p>
    <w:p w14:paraId="263CD2CB">
      <w:pPr>
        <w:pageBreakBefore w:val="0"/>
        <w:overflowPunct w:val="0"/>
        <w:bidi w:val="0"/>
        <w:spacing w:line="240" w:lineRule="auto"/>
        <w:ind w:firstLineChars="200"/>
        <w:jc w:val="center"/>
        <w:textAlignment w:val="auto"/>
        <w:rPr>
          <w:rFonts w:hint="eastAsia" w:ascii="宋体" w:hAnsi="宋体" w:eastAsia="宋体" w:cs="宋体"/>
          <w:b w:val="0"/>
          <w:sz w:val="21"/>
        </w:rPr>
      </w:pPr>
      <w:r>
        <w:rPr>
          <w:rFonts w:hint="eastAsia" w:ascii="宋体" w:hAnsi="宋体" w:eastAsia="宋体" w:cs="宋体"/>
          <w:b w:val="0"/>
          <w:sz w:val="21"/>
        </w:rPr>
        <w:t>图3-6  学科实践学习四要素分析框架</w:t>
      </w:r>
    </w:p>
    <w:p w14:paraId="7856E358">
      <w:pPr>
        <w:pageBreakBefore w:val="0"/>
        <w:overflowPunct w:val="0"/>
        <w:bidi w:val="0"/>
        <w:spacing w:line="240" w:lineRule="auto"/>
        <w:ind w:firstLineChars="200"/>
        <w:jc w:val="center"/>
        <w:textAlignment w:val="auto"/>
        <w:rPr>
          <w:rFonts w:hint="eastAsia" w:ascii="宋体" w:hAnsi="宋体" w:eastAsia="宋体" w:cs="宋体"/>
          <w:sz w:val="24"/>
          <w:szCs w:val="24"/>
        </w:rPr>
      </w:pPr>
      <w:r>
        <w:rPr>
          <w:rFonts w:hint="eastAsia" w:ascii="宋体" w:hAnsi="宋体" w:eastAsia="宋体" w:cs="宋体"/>
          <w:b w:val="0"/>
          <w:sz w:val="21"/>
        </w:rPr>
        <w:t>图3-7  以目标为参照，将知识、实践与评价联系起来，并在每个要素中同时呈现学生行动与教师支持。表2进一步明确四要素的实施重点及判断依据：知识关注理解与联系，目标关注要求与标准，实践关注分析、论证与合作，评价关注诊断、反馈与修订。“五见”贯穿上述关系，要求师生能够明确目标、呈现思维、获取证据、辨识进步，并通过持续的任务表现考察能力。四要素由此共同服务于课程要求、学习活动与评价判断的一致。</w:t>
      </w:r>
    </w:p>
    <w:p w14:paraId="0FBD66F5">
      <w:pPr>
        <w:keepNext/>
        <w:pageBreakBefore w:val="0"/>
        <w:overflowPunct w:val="0"/>
        <w:bidi w:val="0"/>
        <w:spacing w:line="240" w:lineRule="auto"/>
        <w:ind w:firstLineChars="200"/>
        <w:jc w:val="center"/>
        <w:textAlignment w:val="auto"/>
        <w:rPr>
          <w:rFonts w:hint="eastAsia" w:ascii="宋体" w:hAnsi="宋体" w:eastAsia="宋体" w:cs="宋体"/>
          <w:sz w:val="24"/>
          <w:szCs w:val="24"/>
        </w:rPr>
      </w:pPr>
      <w:r>
        <w:rPr>
          <w:rFonts w:hint="eastAsia" w:ascii="宋体" w:hAnsi="宋体" w:eastAsia="宋体" w:cs="宋体"/>
          <w:b w:val="0"/>
          <w:sz w:val="21"/>
        </w:rPr>
        <w:t>表3-25  学科场域四要素的实施分析</w:t>
      </w:r>
    </w:p>
    <w:tbl>
      <w:tblPr>
        <w:tblStyle w:val="12"/>
        <w:tblW w:w="9265" w:type="dxa"/>
        <w:jc w:val="center"/>
        <w:tblLayout w:type="fixed"/>
        <w:tblCellMar>
          <w:top w:w="0" w:type="dxa"/>
          <w:left w:w="0" w:type="dxa"/>
          <w:bottom w:w="0" w:type="dxa"/>
          <w:right w:w="0" w:type="dxa"/>
        </w:tblCellMar>
      </w:tblPr>
      <w:tblGrid>
        <w:gridCol w:w="1120"/>
        <w:gridCol w:w="3584"/>
        <w:gridCol w:w="4561"/>
      </w:tblGrid>
      <w:tr w14:paraId="79B1451C">
        <w:tblPrEx>
          <w:tblCellMar>
            <w:top w:w="0" w:type="dxa"/>
            <w:left w:w="0" w:type="dxa"/>
            <w:bottom w:w="0" w:type="dxa"/>
            <w:right w:w="0" w:type="dxa"/>
          </w:tblCellMar>
        </w:tblPrEx>
        <w:trPr>
          <w:cantSplit/>
          <w:tblHeader/>
          <w:jc w:val="center"/>
        </w:trPr>
        <w:tc>
          <w:tcPr>
            <w:tcW w:w="1120" w:type="dxa"/>
            <w:tcBorders>
              <w:top w:val="single" w:color="000000" w:sz="12" w:space="0"/>
            </w:tcBorders>
            <w:vAlign w:val="center"/>
          </w:tcPr>
          <w:p w14:paraId="2EDDE6A5">
            <w:pPr>
              <w:overflowPunct w:val="0"/>
              <w:bidi w:val="0"/>
              <w:snapToGrid w:val="0"/>
              <w:spacing w:before="0" w:after="0" w:line="240" w:lineRule="auto"/>
              <w:ind w:left="0" w:right="0" w:firstLineChars="200"/>
              <w:jc w:val="center"/>
              <w:textAlignment w:val="auto"/>
              <w:rPr>
                <w:rFonts w:hint="eastAsia" w:ascii="宋体" w:hAnsi="宋体" w:eastAsia="宋体" w:cs="宋体"/>
                <w:b/>
                <w:sz w:val="21"/>
                <w:szCs w:val="21"/>
              </w:rPr>
            </w:pPr>
            <w:r>
              <w:rPr>
                <w:rFonts w:hint="eastAsia" w:ascii="宋体" w:hAnsi="宋体" w:eastAsia="宋体" w:cs="宋体"/>
                <w:b/>
                <w:sz w:val="21"/>
                <w:szCs w:val="21"/>
              </w:rPr>
              <w:t>要素</w:t>
            </w:r>
          </w:p>
        </w:tc>
        <w:tc>
          <w:tcPr>
            <w:tcW w:w="3584" w:type="dxa"/>
            <w:tcBorders>
              <w:top w:val="single" w:color="000000" w:sz="12" w:space="0"/>
            </w:tcBorders>
            <w:vAlign w:val="center"/>
          </w:tcPr>
          <w:p w14:paraId="6BDFCE9C">
            <w:pPr>
              <w:overflowPunct w:val="0"/>
              <w:bidi w:val="0"/>
              <w:snapToGrid w:val="0"/>
              <w:spacing w:before="0" w:after="0" w:line="240" w:lineRule="auto"/>
              <w:ind w:left="0" w:right="0" w:firstLineChars="200"/>
              <w:jc w:val="center"/>
              <w:textAlignment w:val="auto"/>
              <w:rPr>
                <w:rFonts w:hint="eastAsia" w:ascii="宋体" w:hAnsi="宋体" w:eastAsia="宋体" w:cs="宋体"/>
                <w:b/>
                <w:sz w:val="21"/>
                <w:szCs w:val="21"/>
              </w:rPr>
            </w:pPr>
            <w:r>
              <w:rPr>
                <w:rFonts w:hint="eastAsia" w:ascii="宋体" w:hAnsi="宋体" w:eastAsia="宋体" w:cs="宋体"/>
                <w:b/>
                <w:sz w:val="21"/>
                <w:szCs w:val="21"/>
              </w:rPr>
              <w:t>实施重点</w:t>
            </w:r>
          </w:p>
        </w:tc>
        <w:tc>
          <w:tcPr>
            <w:tcW w:w="4561" w:type="dxa"/>
            <w:tcBorders>
              <w:top w:val="single" w:color="000000" w:sz="12" w:space="0"/>
            </w:tcBorders>
            <w:vAlign w:val="center"/>
          </w:tcPr>
          <w:p w14:paraId="57ABA947">
            <w:pPr>
              <w:overflowPunct w:val="0"/>
              <w:bidi w:val="0"/>
              <w:snapToGrid w:val="0"/>
              <w:spacing w:before="0" w:after="0" w:line="240" w:lineRule="auto"/>
              <w:ind w:left="0" w:right="0" w:firstLineChars="200"/>
              <w:jc w:val="center"/>
              <w:textAlignment w:val="auto"/>
              <w:rPr>
                <w:rFonts w:hint="eastAsia" w:ascii="宋体" w:hAnsi="宋体" w:eastAsia="宋体" w:cs="宋体"/>
                <w:b/>
                <w:sz w:val="21"/>
                <w:szCs w:val="21"/>
              </w:rPr>
            </w:pPr>
            <w:r>
              <w:rPr>
                <w:rFonts w:hint="eastAsia" w:ascii="宋体" w:hAnsi="宋体" w:eastAsia="宋体" w:cs="宋体"/>
                <w:b/>
                <w:sz w:val="21"/>
                <w:szCs w:val="21"/>
              </w:rPr>
              <w:t>学习表现与调节依据</w:t>
            </w:r>
          </w:p>
        </w:tc>
      </w:tr>
      <w:tr w14:paraId="6C962DF5">
        <w:tblPrEx>
          <w:tblCellMar>
            <w:top w:w="0" w:type="dxa"/>
            <w:left w:w="0" w:type="dxa"/>
            <w:bottom w:w="0" w:type="dxa"/>
            <w:right w:w="0" w:type="dxa"/>
          </w:tblCellMar>
        </w:tblPrEx>
        <w:trPr>
          <w:cantSplit/>
          <w:jc w:val="center"/>
        </w:trPr>
        <w:tc>
          <w:tcPr>
            <w:tcW w:w="1120" w:type="dxa"/>
            <w:tcBorders>
              <w:top w:val="single" w:color="000000" w:sz="4" w:space="0"/>
            </w:tcBorders>
            <w:vAlign w:val="center"/>
          </w:tcPr>
          <w:p w14:paraId="702803BD">
            <w:pPr>
              <w:overflowPunct w:val="0"/>
              <w:bidi w:val="0"/>
              <w:snapToGrid w:val="0"/>
              <w:spacing w:before="0" w:after="0" w:line="240" w:lineRule="auto"/>
              <w:ind w:left="0" w:right="0" w:firstLineChars="200"/>
              <w:jc w:val="center"/>
              <w:textAlignment w:val="auto"/>
              <w:rPr>
                <w:rFonts w:hint="eastAsia" w:ascii="宋体" w:hAnsi="宋体" w:eastAsia="宋体" w:cs="宋体"/>
                <w:sz w:val="21"/>
                <w:szCs w:val="21"/>
              </w:rPr>
            </w:pPr>
            <w:r>
              <w:rPr>
                <w:rFonts w:hint="eastAsia" w:ascii="宋体" w:hAnsi="宋体" w:eastAsia="宋体" w:cs="宋体"/>
                <w:b w:val="0"/>
                <w:sz w:val="21"/>
                <w:szCs w:val="21"/>
              </w:rPr>
              <w:t>知识</w:t>
            </w:r>
          </w:p>
        </w:tc>
        <w:tc>
          <w:tcPr>
            <w:tcW w:w="3584" w:type="dxa"/>
            <w:tcBorders>
              <w:top w:val="single" w:color="000000" w:sz="4" w:space="0"/>
            </w:tcBorders>
            <w:vAlign w:val="center"/>
          </w:tcPr>
          <w:p w14:paraId="10903395">
            <w:pPr>
              <w:overflowPunct w:val="0"/>
              <w:bidi w:val="0"/>
              <w:snapToGrid w:val="0"/>
              <w:spacing w:before="0" w:after="0" w:line="240" w:lineRule="auto"/>
              <w:ind w:left="0" w:right="0" w:firstLineChars="200"/>
              <w:jc w:val="center"/>
              <w:textAlignment w:val="auto"/>
              <w:rPr>
                <w:rFonts w:hint="eastAsia" w:ascii="宋体" w:hAnsi="宋体" w:eastAsia="宋体" w:cs="宋体"/>
                <w:sz w:val="21"/>
                <w:szCs w:val="21"/>
              </w:rPr>
            </w:pPr>
            <w:r>
              <w:rPr>
                <w:rFonts w:hint="eastAsia" w:ascii="宋体" w:hAnsi="宋体" w:eastAsia="宋体" w:cs="宋体"/>
                <w:b w:val="0"/>
                <w:sz w:val="21"/>
                <w:szCs w:val="21"/>
              </w:rPr>
              <w:t>核心概念、知识联系与学科方法</w:t>
            </w:r>
          </w:p>
        </w:tc>
        <w:tc>
          <w:tcPr>
            <w:tcW w:w="4561" w:type="dxa"/>
            <w:tcBorders>
              <w:top w:val="single" w:color="000000" w:sz="4" w:space="0"/>
            </w:tcBorders>
            <w:vAlign w:val="center"/>
          </w:tcPr>
          <w:p w14:paraId="06D42E11">
            <w:pPr>
              <w:overflowPunct w:val="0"/>
              <w:bidi w:val="0"/>
              <w:snapToGrid w:val="0"/>
              <w:spacing w:before="0" w:after="0" w:line="240" w:lineRule="auto"/>
              <w:ind w:left="0" w:right="0" w:firstLineChars="200"/>
              <w:jc w:val="center"/>
              <w:textAlignment w:val="auto"/>
              <w:rPr>
                <w:rFonts w:hint="eastAsia" w:ascii="宋体" w:hAnsi="宋体" w:eastAsia="宋体" w:cs="宋体"/>
                <w:sz w:val="21"/>
                <w:szCs w:val="21"/>
              </w:rPr>
            </w:pPr>
            <w:r>
              <w:rPr>
                <w:rFonts w:hint="eastAsia" w:ascii="宋体" w:hAnsi="宋体" w:eastAsia="宋体" w:cs="宋体"/>
                <w:b w:val="0"/>
                <w:sz w:val="21"/>
                <w:szCs w:val="21"/>
              </w:rPr>
              <w:t>学生能否解释含义、建立联系并选择方法</w:t>
            </w:r>
          </w:p>
        </w:tc>
      </w:tr>
      <w:tr w14:paraId="1040828B">
        <w:tblPrEx>
          <w:tblCellMar>
            <w:top w:w="0" w:type="dxa"/>
            <w:left w:w="0" w:type="dxa"/>
            <w:bottom w:w="0" w:type="dxa"/>
            <w:right w:w="0" w:type="dxa"/>
          </w:tblCellMar>
        </w:tblPrEx>
        <w:trPr>
          <w:cantSplit/>
          <w:jc w:val="center"/>
        </w:trPr>
        <w:tc>
          <w:tcPr>
            <w:tcW w:w="1120" w:type="dxa"/>
            <w:vAlign w:val="center"/>
          </w:tcPr>
          <w:p w14:paraId="32AA69B4">
            <w:pPr>
              <w:overflowPunct w:val="0"/>
              <w:bidi w:val="0"/>
              <w:snapToGrid w:val="0"/>
              <w:spacing w:before="0" w:after="0" w:line="240" w:lineRule="auto"/>
              <w:ind w:left="0" w:right="0" w:firstLineChars="200"/>
              <w:jc w:val="center"/>
              <w:textAlignment w:val="auto"/>
              <w:rPr>
                <w:rFonts w:hint="eastAsia" w:ascii="宋体" w:hAnsi="宋体" w:eastAsia="宋体" w:cs="宋体"/>
                <w:sz w:val="21"/>
                <w:szCs w:val="21"/>
              </w:rPr>
            </w:pPr>
            <w:r>
              <w:rPr>
                <w:rFonts w:hint="eastAsia" w:ascii="宋体" w:hAnsi="宋体" w:eastAsia="宋体" w:cs="宋体"/>
                <w:b w:val="0"/>
                <w:sz w:val="21"/>
                <w:szCs w:val="21"/>
              </w:rPr>
              <w:t>目标</w:t>
            </w:r>
          </w:p>
        </w:tc>
        <w:tc>
          <w:tcPr>
            <w:tcW w:w="3584" w:type="dxa"/>
            <w:vAlign w:val="center"/>
          </w:tcPr>
          <w:p w14:paraId="436CF29A">
            <w:pPr>
              <w:overflowPunct w:val="0"/>
              <w:bidi w:val="0"/>
              <w:snapToGrid w:val="0"/>
              <w:spacing w:before="0" w:after="0" w:line="240" w:lineRule="auto"/>
              <w:ind w:left="0" w:right="0" w:firstLineChars="200"/>
              <w:jc w:val="center"/>
              <w:textAlignment w:val="auto"/>
              <w:rPr>
                <w:rFonts w:hint="eastAsia" w:ascii="宋体" w:hAnsi="宋体" w:eastAsia="宋体" w:cs="宋体"/>
                <w:sz w:val="21"/>
                <w:szCs w:val="21"/>
              </w:rPr>
            </w:pPr>
            <w:r>
              <w:rPr>
                <w:rFonts w:hint="eastAsia" w:ascii="宋体" w:hAnsi="宋体" w:eastAsia="宋体" w:cs="宋体"/>
                <w:b w:val="0"/>
                <w:sz w:val="21"/>
                <w:szCs w:val="21"/>
              </w:rPr>
              <w:t>课程要求转化为具体表现标准</w:t>
            </w:r>
          </w:p>
        </w:tc>
        <w:tc>
          <w:tcPr>
            <w:tcW w:w="4561" w:type="dxa"/>
            <w:vAlign w:val="center"/>
          </w:tcPr>
          <w:p w14:paraId="7BDFDD02">
            <w:pPr>
              <w:overflowPunct w:val="0"/>
              <w:bidi w:val="0"/>
              <w:snapToGrid w:val="0"/>
              <w:spacing w:before="0" w:after="0" w:line="240" w:lineRule="auto"/>
              <w:ind w:left="0" w:right="0" w:firstLineChars="200"/>
              <w:jc w:val="center"/>
              <w:textAlignment w:val="auto"/>
              <w:rPr>
                <w:rFonts w:hint="eastAsia" w:ascii="宋体" w:hAnsi="宋体" w:eastAsia="宋体" w:cs="宋体"/>
                <w:sz w:val="21"/>
                <w:szCs w:val="21"/>
              </w:rPr>
            </w:pPr>
            <w:r>
              <w:rPr>
                <w:rFonts w:hint="eastAsia" w:ascii="宋体" w:hAnsi="宋体" w:eastAsia="宋体" w:cs="宋体"/>
                <w:b w:val="0"/>
                <w:sz w:val="21"/>
                <w:szCs w:val="21"/>
              </w:rPr>
              <w:t>学生能否理解要求，对照标准判断自身表现</w:t>
            </w:r>
          </w:p>
        </w:tc>
      </w:tr>
      <w:tr w14:paraId="750A1E2F">
        <w:tblPrEx>
          <w:tblCellMar>
            <w:top w:w="0" w:type="dxa"/>
            <w:left w:w="0" w:type="dxa"/>
            <w:bottom w:w="0" w:type="dxa"/>
            <w:right w:w="0" w:type="dxa"/>
          </w:tblCellMar>
        </w:tblPrEx>
        <w:trPr>
          <w:cantSplit/>
          <w:jc w:val="center"/>
        </w:trPr>
        <w:tc>
          <w:tcPr>
            <w:tcW w:w="1120" w:type="dxa"/>
            <w:vAlign w:val="center"/>
          </w:tcPr>
          <w:p w14:paraId="29AEDBDC">
            <w:pPr>
              <w:overflowPunct w:val="0"/>
              <w:bidi w:val="0"/>
              <w:snapToGrid w:val="0"/>
              <w:spacing w:before="0" w:after="0" w:line="240" w:lineRule="auto"/>
              <w:ind w:left="0" w:right="0" w:firstLineChars="200"/>
              <w:jc w:val="center"/>
              <w:textAlignment w:val="auto"/>
              <w:rPr>
                <w:rFonts w:hint="eastAsia" w:ascii="宋体" w:hAnsi="宋体" w:eastAsia="宋体" w:cs="宋体"/>
                <w:sz w:val="21"/>
                <w:szCs w:val="21"/>
              </w:rPr>
            </w:pPr>
            <w:r>
              <w:rPr>
                <w:rFonts w:hint="eastAsia" w:ascii="宋体" w:hAnsi="宋体" w:eastAsia="宋体" w:cs="宋体"/>
                <w:b w:val="0"/>
                <w:sz w:val="21"/>
                <w:szCs w:val="21"/>
              </w:rPr>
              <w:t>实践</w:t>
            </w:r>
          </w:p>
        </w:tc>
        <w:tc>
          <w:tcPr>
            <w:tcW w:w="3584" w:type="dxa"/>
            <w:vAlign w:val="center"/>
          </w:tcPr>
          <w:p w14:paraId="64A0A499">
            <w:pPr>
              <w:overflowPunct w:val="0"/>
              <w:bidi w:val="0"/>
              <w:snapToGrid w:val="0"/>
              <w:spacing w:before="0" w:after="0" w:line="240" w:lineRule="auto"/>
              <w:ind w:left="0" w:right="0" w:firstLineChars="200"/>
              <w:jc w:val="center"/>
              <w:textAlignment w:val="auto"/>
              <w:rPr>
                <w:rFonts w:hint="eastAsia" w:ascii="宋体" w:hAnsi="宋体" w:eastAsia="宋体" w:cs="宋体"/>
                <w:sz w:val="21"/>
                <w:szCs w:val="21"/>
              </w:rPr>
            </w:pPr>
            <w:r>
              <w:rPr>
                <w:rFonts w:hint="eastAsia" w:ascii="宋体" w:hAnsi="宋体" w:eastAsia="宋体" w:cs="宋体"/>
                <w:b w:val="0"/>
                <w:sz w:val="21"/>
                <w:szCs w:val="21"/>
              </w:rPr>
              <w:t>分析、比较、论证与合作任务</w:t>
            </w:r>
          </w:p>
        </w:tc>
        <w:tc>
          <w:tcPr>
            <w:tcW w:w="4561" w:type="dxa"/>
            <w:vAlign w:val="center"/>
          </w:tcPr>
          <w:p w14:paraId="0B27C004">
            <w:pPr>
              <w:overflowPunct w:val="0"/>
              <w:bidi w:val="0"/>
              <w:snapToGrid w:val="0"/>
              <w:spacing w:before="0" w:after="0" w:line="240" w:lineRule="auto"/>
              <w:ind w:left="0" w:right="0" w:firstLineChars="200"/>
              <w:jc w:val="center"/>
              <w:textAlignment w:val="auto"/>
              <w:rPr>
                <w:rFonts w:hint="eastAsia" w:ascii="宋体" w:hAnsi="宋体" w:eastAsia="宋体" w:cs="宋体"/>
                <w:sz w:val="21"/>
                <w:szCs w:val="21"/>
              </w:rPr>
            </w:pPr>
            <w:r>
              <w:rPr>
                <w:rFonts w:hint="eastAsia" w:ascii="宋体" w:hAnsi="宋体" w:eastAsia="宋体" w:cs="宋体"/>
                <w:b w:val="0"/>
                <w:sz w:val="21"/>
                <w:szCs w:val="21"/>
              </w:rPr>
              <w:t>学生如何说明思路、回应同伴并形成成果</w:t>
            </w:r>
          </w:p>
        </w:tc>
      </w:tr>
      <w:tr w14:paraId="645EF2C4">
        <w:tblPrEx>
          <w:tblCellMar>
            <w:top w:w="0" w:type="dxa"/>
            <w:left w:w="0" w:type="dxa"/>
            <w:bottom w:w="0" w:type="dxa"/>
            <w:right w:w="0" w:type="dxa"/>
          </w:tblCellMar>
        </w:tblPrEx>
        <w:trPr>
          <w:cantSplit/>
          <w:jc w:val="center"/>
        </w:trPr>
        <w:tc>
          <w:tcPr>
            <w:tcW w:w="1120" w:type="dxa"/>
            <w:tcBorders>
              <w:bottom w:val="single" w:color="000000" w:sz="12" w:space="0"/>
            </w:tcBorders>
            <w:vAlign w:val="center"/>
          </w:tcPr>
          <w:p w14:paraId="723C30BA">
            <w:pPr>
              <w:keepNext/>
              <w:overflowPunct w:val="0"/>
              <w:bidi w:val="0"/>
              <w:snapToGrid w:val="0"/>
              <w:spacing w:before="0" w:after="0" w:line="240" w:lineRule="auto"/>
              <w:ind w:left="0" w:right="0" w:firstLineChars="200"/>
              <w:jc w:val="center"/>
              <w:textAlignment w:val="auto"/>
              <w:rPr>
                <w:rFonts w:hint="eastAsia" w:ascii="宋体" w:hAnsi="宋体" w:eastAsia="宋体" w:cs="宋体"/>
                <w:sz w:val="21"/>
                <w:szCs w:val="21"/>
              </w:rPr>
            </w:pPr>
            <w:r>
              <w:rPr>
                <w:rFonts w:hint="eastAsia" w:ascii="宋体" w:hAnsi="宋体" w:eastAsia="宋体" w:cs="宋体"/>
                <w:b w:val="0"/>
                <w:sz w:val="21"/>
                <w:szCs w:val="21"/>
              </w:rPr>
              <w:t>评价</w:t>
            </w:r>
          </w:p>
        </w:tc>
        <w:tc>
          <w:tcPr>
            <w:tcW w:w="3584" w:type="dxa"/>
            <w:tcBorders>
              <w:bottom w:val="single" w:color="000000" w:sz="12" w:space="0"/>
            </w:tcBorders>
            <w:vAlign w:val="center"/>
          </w:tcPr>
          <w:p w14:paraId="3C1455C1">
            <w:pPr>
              <w:keepNext/>
              <w:overflowPunct w:val="0"/>
              <w:bidi w:val="0"/>
              <w:snapToGrid w:val="0"/>
              <w:spacing w:before="0" w:after="0" w:line="240" w:lineRule="auto"/>
              <w:ind w:left="0" w:right="0" w:firstLineChars="200"/>
              <w:jc w:val="center"/>
              <w:textAlignment w:val="auto"/>
              <w:rPr>
                <w:rFonts w:hint="eastAsia" w:ascii="宋体" w:hAnsi="宋体" w:eastAsia="宋体" w:cs="宋体"/>
                <w:sz w:val="21"/>
                <w:szCs w:val="21"/>
              </w:rPr>
            </w:pPr>
            <w:r>
              <w:rPr>
                <w:rFonts w:hint="eastAsia" w:ascii="宋体" w:hAnsi="宋体" w:eastAsia="宋体" w:cs="宋体"/>
                <w:b w:val="0"/>
                <w:sz w:val="21"/>
                <w:szCs w:val="21"/>
              </w:rPr>
              <w:t>诊断、反馈与修订相互衔接</w:t>
            </w:r>
          </w:p>
        </w:tc>
        <w:tc>
          <w:tcPr>
            <w:tcW w:w="4561" w:type="dxa"/>
            <w:tcBorders>
              <w:bottom w:val="single" w:color="000000" w:sz="12" w:space="0"/>
            </w:tcBorders>
            <w:vAlign w:val="center"/>
          </w:tcPr>
          <w:p w14:paraId="5B7EE6FC">
            <w:pPr>
              <w:keepNext/>
              <w:overflowPunct w:val="0"/>
              <w:bidi w:val="0"/>
              <w:snapToGrid w:val="0"/>
              <w:spacing w:before="0" w:after="0" w:line="240" w:lineRule="auto"/>
              <w:ind w:left="0" w:right="0" w:firstLineChars="200"/>
              <w:jc w:val="center"/>
              <w:textAlignment w:val="auto"/>
              <w:rPr>
                <w:rFonts w:hint="eastAsia" w:ascii="宋体" w:hAnsi="宋体" w:eastAsia="宋体" w:cs="宋体"/>
                <w:sz w:val="21"/>
                <w:szCs w:val="21"/>
              </w:rPr>
            </w:pPr>
            <w:r>
              <w:rPr>
                <w:rFonts w:hint="eastAsia" w:ascii="宋体" w:hAnsi="宋体" w:eastAsia="宋体" w:cs="宋体"/>
                <w:b w:val="0"/>
                <w:sz w:val="21"/>
                <w:szCs w:val="21"/>
              </w:rPr>
              <w:t>学生是否运用反馈修改，教师支持是否适切</w:t>
            </w:r>
          </w:p>
        </w:tc>
      </w:tr>
    </w:tbl>
    <w:p w14:paraId="35330775">
      <w:pPr>
        <w:pStyle w:val="4"/>
        <w:keepNext/>
        <w:pageBreakBefore w:val="0"/>
        <w:overflowPunct w:val="0"/>
        <w:bidi w:val="0"/>
        <w:spacing w:before="280" w:after="280" w:line="360" w:lineRule="auto"/>
        <w:ind w:firstLine="562" w:firstLineChars="200"/>
        <w:textAlignment w:val="auto"/>
        <w:outlineLvl w:val="4"/>
        <w:rPr>
          <w:rFonts w:hint="eastAsia" w:ascii="宋体" w:hAnsi="宋体" w:eastAsia="宋体" w:cs="宋体"/>
          <w:sz w:val="24"/>
          <w:szCs w:val="24"/>
        </w:rPr>
      </w:pPr>
      <w:r>
        <w:rPr>
          <w:rFonts w:hint="eastAsia" w:ascii="宋体" w:hAnsi="宋体" w:eastAsia="宋体" w:cs="宋体"/>
          <w:b/>
          <w:sz w:val="28"/>
          <w:szCs w:val="24"/>
        </w:rPr>
        <w:t>案例分析  四要素在学科任务中的相互联系</w:t>
      </w:r>
    </w:p>
    <w:p w14:paraId="6D2B45E7">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以下选取物理《光的折射》、九年级英语写作、语文状物写作、《秋天的怀念》和《拿来主义》等课例，考察四要素在具体任务中的联系。同一课例在不同框架下呈现相应的学习材料，分别用于分析目标、内容、过程与评价，形成对实施机制的连续说明。</w:t>
      </w:r>
    </w:p>
    <w:p w14:paraId="7C696BD7">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状物写作案例较为完整地呈现了四要素的联系。教师依据初稿中描写笼统、物与事及情感割裂等问题，确定准确、生动、真实与取舍的学习要求；围绕同一只凳子组织观察、图文比较与观点讨论，引导学生把外形特征、使用场景、生活记忆和表达主旨联系起来；再依据草稿中的具体问题安排反馈和修订。目标为修改提供方向，知识在观察与表达中形成联系，评价则通过版本比较检验学生是否理解并运用这些要求。</w:t>
      </w:r>
      <w:r>
        <w:rPr>
          <w:rFonts w:hint="eastAsia" w:ascii="宋体" w:hAnsi="宋体" w:eastAsia="宋体" w:cs="宋体"/>
          <w:b w:val="0"/>
          <w:sz w:val="24"/>
          <w:szCs w:val="24"/>
          <w:vertAlign w:val="superscript"/>
        </w:rPr>
        <w:t>[5]</w:t>
      </w:r>
    </w:p>
    <w:p w14:paraId="3C6CEC22">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rPr>
        <w:t>从高阶能力培育看，比较图文差异与补充物件特征涉及分析，依据主旨判断细节的适切性涉及评价，重新组织物件、故事与情感则为观察创造表现提供了依据。图3-8保留的不同版本，使这些要求能够落实到具体文本的比较之中；合作讨论与自主修订中的责任履行、同伴理解等表现，则需结合过程记录考察。</w:t>
      </w:r>
    </w:p>
    <w:p w14:paraId="41867562">
      <w:pPr>
        <w:keepNext/>
        <w:pageBreakBefore w:val="0"/>
        <w:overflowPunct w:val="0"/>
        <w:bidi w:val="0"/>
        <w:spacing w:line="360" w:lineRule="auto"/>
        <w:ind w:firstLineChars="200"/>
        <w:jc w:val="center"/>
        <w:textAlignment w:val="auto"/>
        <w:rPr>
          <w:rFonts w:hint="eastAsia" w:ascii="宋体" w:hAnsi="宋体" w:eastAsia="宋体" w:cs="宋体"/>
          <w:sz w:val="24"/>
          <w:szCs w:val="24"/>
        </w:rPr>
      </w:pPr>
      <w:r>
        <w:rPr>
          <w:rFonts w:hint="eastAsia" w:ascii="宋体" w:hAnsi="宋体" w:eastAsia="宋体" w:cs="宋体"/>
        </w:rPr>
        <w:drawing>
          <wp:inline distT="0" distB="0" distL="0" distR="0">
            <wp:extent cx="2734310" cy="3322955"/>
            <wp:effectExtent l="0" t="0" r="8890" b="127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a:picLocks noChangeAspect="1" noChangeArrowheads="1"/>
                    </pic:cNvPicPr>
                  </pic:nvPicPr>
                  <pic:blipFill>
                    <a:blip r:embed="rId16"/>
                    <a:stretch>
                      <a:fillRect/>
                    </a:stretch>
                  </pic:blipFill>
                  <pic:spPr>
                    <a:xfrm>
                      <a:off x="0" y="0"/>
                      <a:ext cx="2734310" cy="3322955"/>
                    </a:xfrm>
                    <a:prstGeom prst="rect">
                      <a:avLst/>
                    </a:prstGeom>
                    <a:noFill/>
                  </pic:spPr>
                </pic:pic>
              </a:graphicData>
            </a:graphic>
          </wp:inline>
        </w:drawing>
      </w:r>
    </w:p>
    <w:p w14:paraId="02652AA1">
      <w:pPr>
        <w:pageBreakBefore w:val="0"/>
        <w:overflowPunct w:val="0"/>
        <w:bidi w:val="0"/>
        <w:spacing w:line="240" w:lineRule="auto"/>
        <w:ind w:firstLineChars="200"/>
        <w:jc w:val="center"/>
        <w:textAlignment w:val="auto"/>
        <w:rPr>
          <w:rFonts w:hint="eastAsia" w:ascii="宋体" w:hAnsi="宋体" w:eastAsia="宋体" w:cs="宋体"/>
          <w:b w:val="0"/>
          <w:sz w:val="21"/>
        </w:rPr>
      </w:pPr>
      <w:r>
        <w:rPr>
          <w:rFonts w:hint="eastAsia" w:ascii="宋体" w:hAnsi="宋体" w:eastAsia="宋体" w:cs="宋体"/>
          <w:b w:val="0"/>
          <w:sz w:val="21"/>
        </w:rPr>
        <w:t>图3-8  状物写作中同一学生的版本记录</w:t>
      </w:r>
    </w:p>
    <w:p w14:paraId="65BBB4AE">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图3-9  中，2.0版本侧重外形特征，3.0版本加入使用体验，4.0版本进一步联系个人记忆，教师批注则提示学生审查叙事的新意。版本之间的差异呈现了表达内容的扩展，也使表2所列“思路说明”“成果形成”与“运用反馈修改”具有可核查的材料。对文本质量的判断仍应回到准确、真实及细节取舍等具体标准，不能仅凭版本增加认定能力提升。</w:t>
      </w:r>
    </w:p>
    <w:p w14:paraId="07037996">
      <w:pPr>
        <w:pStyle w:val="4"/>
        <w:keepNext/>
        <w:pageBreakBefore w:val="0"/>
        <w:overflowPunct w:val="0"/>
        <w:bidi w:val="0"/>
        <w:spacing w:before="280" w:after="280" w:line="360" w:lineRule="auto"/>
        <w:ind w:firstLine="562" w:firstLineChars="200"/>
        <w:textAlignment w:val="auto"/>
        <w:outlineLvl w:val="9"/>
        <w:rPr>
          <w:rFonts w:hint="eastAsia" w:ascii="宋体" w:hAnsi="宋体" w:eastAsia="宋体" w:cs="宋体"/>
          <w:sz w:val="24"/>
          <w:szCs w:val="24"/>
        </w:rPr>
      </w:pPr>
      <w:r>
        <w:rPr>
          <w:rFonts w:hint="eastAsia" w:ascii="宋体" w:hAnsi="宋体" w:eastAsia="宋体" w:cs="宋体"/>
          <w:b/>
          <w:sz w:val="28"/>
          <w:szCs w:val="24"/>
        </w:rPr>
        <w:t>物理案例  以光路模型联结四要素</w:t>
      </w:r>
    </w:p>
    <w:p w14:paraId="4B4AAF1A">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光的折射》把知识学习落实为模型建构。教师依据叉鱼前测确定解释视觉偏差的目标，组织学生比较不同介质中的光路，再以数据、作图和口头解释判断理解。原案例目标表把“独立绘制‘叉鱼’光路图”与“光路图标注正确，虚像S′在S上方”相对应。学生需要用知识解释现象，教师则根据图中传播方向和角度参照给予反馈，知识、目标、实践与评价由同一问题联系起来。</w:t>
      </w:r>
    </w:p>
    <w:p w14:paraId="26201550">
      <w:pPr>
        <w:pStyle w:val="4"/>
        <w:keepNext/>
        <w:pageBreakBefore w:val="0"/>
        <w:overflowPunct w:val="0"/>
        <w:bidi w:val="0"/>
        <w:spacing w:before="280" w:after="280" w:line="360" w:lineRule="auto"/>
        <w:ind w:firstLine="562" w:firstLineChars="200"/>
        <w:textAlignment w:val="auto"/>
        <w:outlineLvl w:val="9"/>
        <w:rPr>
          <w:rFonts w:hint="eastAsia" w:ascii="宋体" w:hAnsi="宋体" w:eastAsia="宋体" w:cs="宋体"/>
          <w:sz w:val="24"/>
          <w:szCs w:val="24"/>
        </w:rPr>
      </w:pPr>
      <w:r>
        <w:rPr>
          <w:rFonts w:hint="eastAsia" w:ascii="宋体" w:hAnsi="宋体" w:eastAsia="宋体" w:cs="宋体"/>
          <w:b/>
          <w:sz w:val="28"/>
          <w:szCs w:val="24"/>
        </w:rPr>
        <w:t>语文案例  以文本论证联结知识与判断</w:t>
      </w:r>
    </w:p>
    <w:p w14:paraId="3E651349">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拿来主义》将“大宅子”比喻系统作为内容，以分析分类依据、理解批判继承为目标，安排表格整理、小组解释和现实文化现象分析，再以作答、批注和自评检查达成情况。原案例记载，学生以“我要能分析鲁迅为什么这样分类”“我要在讨论时先听完再反驳”表达个人目标。认知要求与合作要求进入同一任务，评价既关注结论，也关注学生如何说明理由和回应分歧。</w:t>
      </w:r>
      <w:r>
        <w:rPr>
          <w:rFonts w:hint="eastAsia" w:ascii="宋体" w:hAnsi="宋体" w:eastAsia="宋体" w:cs="宋体"/>
          <w:b w:val="0"/>
          <w:sz w:val="24"/>
          <w:szCs w:val="24"/>
          <w:vertAlign w:val="superscript"/>
        </w:rPr>
        <w:t>[7]</w:t>
      </w:r>
    </w:p>
    <w:p w14:paraId="7BA2217D">
      <w:pPr>
        <w:pStyle w:val="3"/>
        <w:keepNext/>
        <w:pageBreakBefore w:val="0"/>
        <w:overflowPunct w:val="0"/>
        <w:bidi w:val="0"/>
        <w:spacing w:line="360" w:lineRule="auto"/>
        <w:ind w:firstLine="562" w:firstLineChars="200"/>
        <w:textAlignment w:val="auto"/>
        <w:outlineLvl w:val="3"/>
        <w:rPr>
          <w:rFonts w:hint="eastAsia" w:ascii="宋体" w:hAnsi="宋体" w:eastAsia="宋体" w:cs="宋体"/>
          <w:b/>
          <w:bCs/>
          <w:sz w:val="24"/>
          <w:szCs w:val="24"/>
        </w:rPr>
      </w:pPr>
      <w:bookmarkStart w:id="77" w:name="_Toc32036"/>
      <w:r>
        <w:rPr>
          <w:rFonts w:hint="eastAsia" w:ascii="宋体" w:hAnsi="宋体" w:eastAsia="宋体" w:cs="宋体"/>
          <w:b/>
          <w:bCs/>
          <w:sz w:val="28"/>
          <w:szCs w:val="24"/>
        </w:rPr>
        <w:t>（2）可见的学习目标分析框架</w:t>
      </w:r>
      <w:bookmarkEnd w:id="77"/>
    </w:p>
    <w:p w14:paraId="3F32395E">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本研究以“可见的学习”关于浅层、深层与迁移学习的区分为目标设计参照[2]。浅层学习侧重必要知识与基本技能，深层学习侧重概念关系、方法原理与解释论证，迁移学习侧重在变化的情境中选择、整合并调整已有知识与方法。三层学习区分的是学习要求的深度，彼此联系，并随学生理解状况往返推进，不构成每节课必须依次完成的固定程序。</w:t>
      </w:r>
    </w:p>
    <w:p w14:paraId="44E32352">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rPr>
        <w:t>借鉴参考文献将学习要求转化为实践表征的思路[1]，本研究从课程标准与单元内容出发，依次明确任务目标、表现要求及相应证据。表3-26据此列出三层学习的目标重点、可观察表现和证据载体，为目标设计与评价判断建立联系。迁移学习的判断应关注学生能否识别条件变化并调整方法；创新则需进一步考察所提出思路的适切性与改进过程，不能由迁移任务的设置直接推定。</w:t>
      </w:r>
    </w:p>
    <w:p w14:paraId="7F733A72">
      <w:pPr>
        <w:keepNext/>
        <w:pageBreakBefore w:val="0"/>
        <w:overflowPunct w:val="0"/>
        <w:bidi w:val="0"/>
        <w:spacing w:line="240" w:lineRule="auto"/>
        <w:ind w:firstLineChars="200"/>
        <w:jc w:val="center"/>
        <w:textAlignment w:val="auto"/>
        <w:rPr>
          <w:rFonts w:hint="eastAsia" w:ascii="宋体" w:hAnsi="宋体" w:eastAsia="宋体" w:cs="宋体"/>
          <w:sz w:val="24"/>
          <w:szCs w:val="24"/>
        </w:rPr>
      </w:pPr>
      <w:r>
        <w:rPr>
          <w:rFonts w:hint="eastAsia" w:ascii="宋体" w:hAnsi="宋体" w:eastAsia="宋体" w:cs="宋体"/>
          <w:b w:val="0"/>
          <w:sz w:val="21"/>
        </w:rPr>
        <w:t>表3-26  三层学习目标与可观察表现</w:t>
      </w:r>
    </w:p>
    <w:tbl>
      <w:tblPr>
        <w:tblStyle w:val="12"/>
        <w:tblW w:w="9003" w:type="dxa"/>
        <w:jc w:val="center"/>
        <w:tblLayout w:type="fixed"/>
        <w:tblCellMar>
          <w:top w:w="0" w:type="dxa"/>
          <w:left w:w="0" w:type="dxa"/>
          <w:bottom w:w="0" w:type="dxa"/>
          <w:right w:w="0" w:type="dxa"/>
        </w:tblCellMar>
      </w:tblPr>
      <w:tblGrid>
        <w:gridCol w:w="1296"/>
        <w:gridCol w:w="2250"/>
        <w:gridCol w:w="3207"/>
        <w:gridCol w:w="2250"/>
      </w:tblGrid>
      <w:tr w14:paraId="3A10B9E2">
        <w:tblPrEx>
          <w:tblCellMar>
            <w:top w:w="0" w:type="dxa"/>
            <w:left w:w="0" w:type="dxa"/>
            <w:bottom w:w="0" w:type="dxa"/>
            <w:right w:w="0" w:type="dxa"/>
          </w:tblCellMar>
        </w:tblPrEx>
        <w:trPr>
          <w:cantSplit/>
          <w:tblHeader/>
          <w:jc w:val="center"/>
        </w:trPr>
        <w:tc>
          <w:tcPr>
            <w:tcW w:w="1296" w:type="dxa"/>
            <w:tcBorders>
              <w:top w:val="single" w:color="000000" w:sz="12" w:space="0"/>
            </w:tcBorders>
            <w:vAlign w:val="center"/>
          </w:tcPr>
          <w:p w14:paraId="7B9440EC">
            <w:pPr>
              <w:overflowPunct w:val="0"/>
              <w:bidi w:val="0"/>
              <w:snapToGrid w:val="0"/>
              <w:spacing w:before="0" w:after="0" w:line="240" w:lineRule="auto"/>
              <w:ind w:left="0" w:right="0" w:firstLineChars="200"/>
              <w:jc w:val="center"/>
              <w:textAlignment w:val="auto"/>
              <w:rPr>
                <w:rFonts w:hint="eastAsia" w:ascii="宋体" w:hAnsi="宋体" w:eastAsia="宋体" w:cs="宋体"/>
                <w:b/>
                <w:sz w:val="24"/>
                <w:szCs w:val="24"/>
              </w:rPr>
            </w:pPr>
            <w:r>
              <w:rPr>
                <w:rFonts w:hint="eastAsia" w:ascii="宋体" w:hAnsi="宋体" w:eastAsia="宋体" w:cs="宋体"/>
                <w:b/>
                <w:sz w:val="21"/>
                <w:szCs w:val="24"/>
              </w:rPr>
              <w:t>层次</w:t>
            </w:r>
          </w:p>
        </w:tc>
        <w:tc>
          <w:tcPr>
            <w:tcW w:w="2250" w:type="dxa"/>
            <w:tcBorders>
              <w:top w:val="single" w:color="000000" w:sz="12" w:space="0"/>
            </w:tcBorders>
            <w:vAlign w:val="center"/>
          </w:tcPr>
          <w:p w14:paraId="3A32C023">
            <w:pPr>
              <w:overflowPunct w:val="0"/>
              <w:bidi w:val="0"/>
              <w:snapToGrid w:val="0"/>
              <w:spacing w:before="0" w:after="0" w:line="240" w:lineRule="auto"/>
              <w:ind w:left="0" w:right="0" w:firstLineChars="200"/>
              <w:jc w:val="center"/>
              <w:textAlignment w:val="auto"/>
              <w:rPr>
                <w:rFonts w:hint="eastAsia" w:ascii="宋体" w:hAnsi="宋体" w:eastAsia="宋体" w:cs="宋体"/>
                <w:b/>
                <w:sz w:val="24"/>
                <w:szCs w:val="24"/>
              </w:rPr>
            </w:pPr>
            <w:r>
              <w:rPr>
                <w:rFonts w:hint="eastAsia" w:ascii="宋体" w:hAnsi="宋体" w:eastAsia="宋体" w:cs="宋体"/>
                <w:b/>
                <w:sz w:val="21"/>
                <w:szCs w:val="24"/>
              </w:rPr>
              <w:t>目标设计重点</w:t>
            </w:r>
          </w:p>
        </w:tc>
        <w:tc>
          <w:tcPr>
            <w:tcW w:w="3207" w:type="dxa"/>
            <w:tcBorders>
              <w:top w:val="single" w:color="000000" w:sz="12" w:space="0"/>
            </w:tcBorders>
            <w:vAlign w:val="center"/>
          </w:tcPr>
          <w:p w14:paraId="122C5617">
            <w:pPr>
              <w:overflowPunct w:val="0"/>
              <w:bidi w:val="0"/>
              <w:snapToGrid w:val="0"/>
              <w:spacing w:before="0" w:after="0" w:line="240" w:lineRule="auto"/>
              <w:ind w:left="0" w:right="0" w:firstLineChars="200"/>
              <w:jc w:val="center"/>
              <w:textAlignment w:val="auto"/>
              <w:rPr>
                <w:rFonts w:hint="eastAsia" w:ascii="宋体" w:hAnsi="宋体" w:eastAsia="宋体" w:cs="宋体"/>
                <w:b/>
                <w:sz w:val="24"/>
                <w:szCs w:val="24"/>
              </w:rPr>
            </w:pPr>
            <w:r>
              <w:rPr>
                <w:rFonts w:hint="eastAsia" w:ascii="宋体" w:hAnsi="宋体" w:eastAsia="宋体" w:cs="宋体"/>
                <w:b/>
                <w:sz w:val="21"/>
                <w:szCs w:val="24"/>
              </w:rPr>
              <w:t>表现要求</w:t>
            </w:r>
          </w:p>
        </w:tc>
        <w:tc>
          <w:tcPr>
            <w:tcW w:w="2250" w:type="dxa"/>
            <w:tcBorders>
              <w:top w:val="single" w:color="000000" w:sz="12" w:space="0"/>
            </w:tcBorders>
            <w:vAlign w:val="center"/>
          </w:tcPr>
          <w:p w14:paraId="07F5CA81">
            <w:pPr>
              <w:overflowPunct w:val="0"/>
              <w:bidi w:val="0"/>
              <w:snapToGrid w:val="0"/>
              <w:spacing w:before="0" w:after="0" w:line="240" w:lineRule="auto"/>
              <w:ind w:left="0" w:right="0" w:firstLineChars="200"/>
              <w:jc w:val="center"/>
              <w:textAlignment w:val="auto"/>
              <w:rPr>
                <w:rFonts w:hint="eastAsia" w:ascii="宋体" w:hAnsi="宋体" w:eastAsia="宋体" w:cs="宋体"/>
                <w:b/>
                <w:sz w:val="24"/>
                <w:szCs w:val="24"/>
              </w:rPr>
            </w:pPr>
            <w:r>
              <w:rPr>
                <w:rFonts w:hint="eastAsia" w:ascii="宋体" w:hAnsi="宋体" w:eastAsia="宋体" w:cs="宋体"/>
                <w:b/>
                <w:sz w:val="21"/>
                <w:szCs w:val="24"/>
              </w:rPr>
              <w:t>证据载体</w:t>
            </w:r>
          </w:p>
        </w:tc>
      </w:tr>
      <w:tr w14:paraId="1A497627">
        <w:tblPrEx>
          <w:tblCellMar>
            <w:top w:w="0" w:type="dxa"/>
            <w:left w:w="0" w:type="dxa"/>
            <w:bottom w:w="0" w:type="dxa"/>
            <w:right w:w="0" w:type="dxa"/>
          </w:tblCellMar>
        </w:tblPrEx>
        <w:trPr>
          <w:cantSplit/>
          <w:jc w:val="center"/>
        </w:trPr>
        <w:tc>
          <w:tcPr>
            <w:tcW w:w="1296" w:type="dxa"/>
            <w:tcBorders>
              <w:top w:val="single" w:color="000000" w:sz="4" w:space="0"/>
            </w:tcBorders>
            <w:vAlign w:val="center"/>
          </w:tcPr>
          <w:p w14:paraId="5D026E5B">
            <w:pPr>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浅层学习</w:t>
            </w:r>
          </w:p>
        </w:tc>
        <w:tc>
          <w:tcPr>
            <w:tcW w:w="2250" w:type="dxa"/>
            <w:tcBorders>
              <w:top w:val="single" w:color="000000" w:sz="4" w:space="0"/>
            </w:tcBorders>
            <w:vAlign w:val="center"/>
          </w:tcPr>
          <w:p w14:paraId="0DD1FD7F">
            <w:pPr>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掌握核心概念、事实与基本方法</w:t>
            </w:r>
          </w:p>
        </w:tc>
        <w:tc>
          <w:tcPr>
            <w:tcW w:w="3207" w:type="dxa"/>
            <w:tcBorders>
              <w:top w:val="single" w:color="000000" w:sz="4" w:space="0"/>
            </w:tcBorders>
            <w:vAlign w:val="center"/>
          </w:tcPr>
          <w:p w14:paraId="2E9377B0">
            <w:pPr>
              <w:overflowPunct w:val="0"/>
              <w:bidi w:val="0"/>
              <w:snapToGrid w:val="0"/>
              <w:spacing w:before="0" w:after="0" w:line="240" w:lineRule="auto"/>
              <w:ind w:left="0" w:right="0" w:firstLineChars="200"/>
              <w:jc w:val="left"/>
              <w:textAlignment w:val="auto"/>
              <w:rPr>
                <w:rFonts w:hint="eastAsia" w:ascii="宋体" w:hAnsi="宋体" w:eastAsia="宋体" w:cs="宋体"/>
                <w:sz w:val="24"/>
                <w:szCs w:val="24"/>
              </w:rPr>
            </w:pPr>
            <w:r>
              <w:rPr>
                <w:rFonts w:hint="eastAsia" w:ascii="宋体" w:hAnsi="宋体" w:eastAsia="宋体" w:cs="宋体"/>
                <w:b w:val="0"/>
                <w:sz w:val="21"/>
                <w:szCs w:val="24"/>
              </w:rPr>
              <w:t>准确辨认和解释，完成必要的基础操作</w:t>
            </w:r>
          </w:p>
        </w:tc>
        <w:tc>
          <w:tcPr>
            <w:tcW w:w="2250" w:type="dxa"/>
            <w:tcBorders>
              <w:top w:val="single" w:color="000000" w:sz="4" w:space="0"/>
            </w:tcBorders>
            <w:vAlign w:val="center"/>
          </w:tcPr>
          <w:p w14:paraId="37E87F6F">
            <w:pPr>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初始回答、基础任务、操作记录</w:t>
            </w:r>
          </w:p>
        </w:tc>
      </w:tr>
      <w:tr w14:paraId="1F4E0472">
        <w:tblPrEx>
          <w:tblCellMar>
            <w:top w:w="0" w:type="dxa"/>
            <w:left w:w="0" w:type="dxa"/>
            <w:bottom w:w="0" w:type="dxa"/>
            <w:right w:w="0" w:type="dxa"/>
          </w:tblCellMar>
        </w:tblPrEx>
        <w:trPr>
          <w:cantSplit/>
          <w:jc w:val="center"/>
        </w:trPr>
        <w:tc>
          <w:tcPr>
            <w:tcW w:w="1296" w:type="dxa"/>
            <w:vAlign w:val="center"/>
          </w:tcPr>
          <w:p w14:paraId="25463AE6">
            <w:pPr>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深层学习</w:t>
            </w:r>
          </w:p>
        </w:tc>
        <w:tc>
          <w:tcPr>
            <w:tcW w:w="2250" w:type="dxa"/>
            <w:vAlign w:val="center"/>
          </w:tcPr>
          <w:p w14:paraId="5F0F4F80">
            <w:pPr>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建立联系，理解原理，比较与论证</w:t>
            </w:r>
          </w:p>
        </w:tc>
        <w:tc>
          <w:tcPr>
            <w:tcW w:w="3207" w:type="dxa"/>
            <w:vAlign w:val="center"/>
          </w:tcPr>
          <w:p w14:paraId="471B048B">
            <w:pPr>
              <w:overflowPunct w:val="0"/>
              <w:bidi w:val="0"/>
              <w:snapToGrid w:val="0"/>
              <w:spacing w:before="0" w:after="0" w:line="240" w:lineRule="auto"/>
              <w:ind w:left="0" w:right="0" w:firstLineChars="200"/>
              <w:jc w:val="left"/>
              <w:textAlignment w:val="auto"/>
              <w:rPr>
                <w:rFonts w:hint="eastAsia" w:ascii="宋体" w:hAnsi="宋体" w:eastAsia="宋体" w:cs="宋体"/>
                <w:sz w:val="24"/>
                <w:szCs w:val="24"/>
              </w:rPr>
            </w:pPr>
            <w:r>
              <w:rPr>
                <w:rFonts w:hint="eastAsia" w:ascii="宋体" w:hAnsi="宋体" w:eastAsia="宋体" w:cs="宋体"/>
                <w:b w:val="0"/>
                <w:sz w:val="21"/>
                <w:szCs w:val="24"/>
              </w:rPr>
              <w:t>解释关系，比较方法，审查理由并回应不同意见</w:t>
            </w:r>
          </w:p>
        </w:tc>
        <w:tc>
          <w:tcPr>
            <w:tcW w:w="2250" w:type="dxa"/>
            <w:vAlign w:val="center"/>
          </w:tcPr>
          <w:p w14:paraId="14A573B4">
            <w:pPr>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概念图、比较表、对话与推理记录</w:t>
            </w:r>
          </w:p>
        </w:tc>
      </w:tr>
      <w:tr w14:paraId="0EC8CB4B">
        <w:tblPrEx>
          <w:tblCellMar>
            <w:top w:w="0" w:type="dxa"/>
            <w:left w:w="0" w:type="dxa"/>
            <w:bottom w:w="0" w:type="dxa"/>
            <w:right w:w="0" w:type="dxa"/>
          </w:tblCellMar>
        </w:tblPrEx>
        <w:trPr>
          <w:cantSplit/>
          <w:jc w:val="center"/>
        </w:trPr>
        <w:tc>
          <w:tcPr>
            <w:tcW w:w="1296" w:type="dxa"/>
            <w:tcBorders>
              <w:bottom w:val="single" w:color="000000" w:sz="12" w:space="0"/>
            </w:tcBorders>
            <w:vAlign w:val="center"/>
          </w:tcPr>
          <w:p w14:paraId="693D4285">
            <w:pPr>
              <w:keepNext/>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迁移学习</w:t>
            </w:r>
          </w:p>
        </w:tc>
        <w:tc>
          <w:tcPr>
            <w:tcW w:w="2250" w:type="dxa"/>
            <w:tcBorders>
              <w:bottom w:val="single" w:color="000000" w:sz="12" w:space="0"/>
            </w:tcBorders>
            <w:vAlign w:val="center"/>
          </w:tcPr>
          <w:p w14:paraId="3B006CEE">
            <w:pPr>
              <w:keepNext/>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在新情境中选择、整合与调整</w:t>
            </w:r>
          </w:p>
        </w:tc>
        <w:tc>
          <w:tcPr>
            <w:tcW w:w="3207" w:type="dxa"/>
            <w:tcBorders>
              <w:bottom w:val="single" w:color="000000" w:sz="12" w:space="0"/>
            </w:tcBorders>
            <w:vAlign w:val="center"/>
          </w:tcPr>
          <w:p w14:paraId="73E1B537">
            <w:pPr>
              <w:keepNext/>
              <w:overflowPunct w:val="0"/>
              <w:bidi w:val="0"/>
              <w:snapToGrid w:val="0"/>
              <w:spacing w:before="0" w:after="0" w:line="240" w:lineRule="auto"/>
              <w:ind w:left="0" w:right="0" w:firstLineChars="200"/>
              <w:jc w:val="left"/>
              <w:textAlignment w:val="auto"/>
              <w:rPr>
                <w:rFonts w:hint="eastAsia" w:ascii="宋体" w:hAnsi="宋体" w:eastAsia="宋体" w:cs="宋体"/>
                <w:sz w:val="24"/>
                <w:szCs w:val="24"/>
              </w:rPr>
            </w:pPr>
            <w:r>
              <w:rPr>
                <w:rFonts w:hint="eastAsia" w:ascii="宋体" w:hAnsi="宋体" w:eastAsia="宋体" w:cs="宋体"/>
                <w:b w:val="0"/>
                <w:sz w:val="21"/>
                <w:szCs w:val="24"/>
              </w:rPr>
              <w:t>辨识条件变化，选择适切方法，检验并改进解决思路</w:t>
            </w:r>
          </w:p>
        </w:tc>
        <w:tc>
          <w:tcPr>
            <w:tcW w:w="2250" w:type="dxa"/>
            <w:tcBorders>
              <w:bottom w:val="single" w:color="000000" w:sz="12" w:space="0"/>
            </w:tcBorders>
            <w:vAlign w:val="center"/>
          </w:tcPr>
          <w:p w14:paraId="52AE01B5">
            <w:pPr>
              <w:keepNext/>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新情境任务、方案版本、反思说明</w:t>
            </w:r>
          </w:p>
        </w:tc>
      </w:tr>
    </w:tbl>
    <w:p w14:paraId="72D2E9BD">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七维能力作为目标分析的研究视角，嵌入相应任务。分析、评价与创造关注学生如何处理问题和形成思路；责任担当、情绪调节、合作共情与包容创新关注学生如何承担任务、面对困难和理解不同意见。教师根据内容选择重点，避免把七个维度同时叠加到每项活动。</w:t>
      </w:r>
    </w:p>
    <w:p w14:paraId="507D950E">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rPr>
        <w:t>目标是否可见，体现为学生能否理解并运用目标与标准判断自己的学习。任务开始前，教师借助样例澄清表现要求；任务推进中，学生对照标准检查思路与成果，教师依据表现调整支持；任务完成后，师生结合成果和修订记录判断达成情况。表3-26中的证据载体因而既用于评价结果，也用于支持学习过程中的自我检查与教学调节。</w:t>
      </w:r>
    </w:p>
    <w:p w14:paraId="3680322F">
      <w:pPr>
        <w:pStyle w:val="4"/>
        <w:keepNext/>
        <w:pageBreakBefore w:val="0"/>
        <w:overflowPunct w:val="0"/>
        <w:bidi w:val="0"/>
        <w:spacing w:before="280" w:after="280" w:line="360" w:lineRule="auto"/>
        <w:ind w:firstLine="562" w:firstLineChars="200"/>
        <w:textAlignment w:val="auto"/>
        <w:outlineLvl w:val="9"/>
        <w:rPr>
          <w:rFonts w:hint="eastAsia" w:ascii="宋体" w:hAnsi="宋体" w:eastAsia="宋体" w:cs="宋体"/>
          <w:sz w:val="24"/>
          <w:szCs w:val="24"/>
        </w:rPr>
      </w:pPr>
      <w:r>
        <w:rPr>
          <w:rFonts w:hint="eastAsia" w:ascii="宋体" w:hAnsi="宋体" w:eastAsia="宋体" w:cs="宋体"/>
          <w:b/>
          <w:sz w:val="28"/>
          <w:szCs w:val="24"/>
        </w:rPr>
        <w:t>案例分析  从物理学情诊断形成目标与表现标准</w:t>
      </w:r>
    </w:p>
    <w:p w14:paraId="7132E8DF">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光的折射》案例中，前测显示35名学生不知道叉鱼时应瞄准的位置，占83.3%；另有28名学生认为折射角可能等于入射角。这些结果揭示了现象解释与已有知识迁移中的具体困难，据此可以确定本课需要解决的问题，但尚不足以判断学生整体高阶能力水平。教师将目标与光路图、数据记录、解释及新情境任务相联系，使目标成为后续判断学习进展的参照。</w:t>
      </w:r>
    </w:p>
    <w:p w14:paraId="6279C780">
      <w:pPr>
        <w:keepNext/>
        <w:pageBreakBefore w:val="0"/>
        <w:overflowPunct w:val="0"/>
        <w:bidi w:val="0"/>
        <w:spacing w:line="240" w:lineRule="auto"/>
        <w:ind w:firstLineChars="200"/>
        <w:jc w:val="center"/>
        <w:textAlignment w:val="auto"/>
        <w:rPr>
          <w:rFonts w:hint="eastAsia" w:ascii="宋体" w:hAnsi="宋体" w:eastAsia="宋体" w:cs="宋体"/>
          <w:sz w:val="24"/>
          <w:szCs w:val="24"/>
        </w:rPr>
      </w:pPr>
      <w:r>
        <w:rPr>
          <w:rFonts w:hint="eastAsia" w:ascii="宋体" w:hAnsi="宋体" w:eastAsia="宋体" w:cs="宋体"/>
          <w:b w:val="0"/>
          <w:sz w:val="21"/>
        </w:rPr>
        <w:t>表3-27  光的折射案例中的三层目标与评价依据</w:t>
      </w:r>
    </w:p>
    <w:tbl>
      <w:tblPr>
        <w:tblStyle w:val="12"/>
        <w:tblW w:w="8522" w:type="dxa"/>
        <w:jc w:val="center"/>
        <w:tblLayout w:type="fixed"/>
        <w:tblCellMar>
          <w:top w:w="0" w:type="dxa"/>
          <w:left w:w="0" w:type="dxa"/>
          <w:bottom w:w="0" w:type="dxa"/>
          <w:right w:w="0" w:type="dxa"/>
        </w:tblCellMar>
      </w:tblPr>
      <w:tblGrid>
        <w:gridCol w:w="1405"/>
        <w:gridCol w:w="3592"/>
        <w:gridCol w:w="3525"/>
      </w:tblGrid>
      <w:tr w14:paraId="65C96307">
        <w:tblPrEx>
          <w:tblCellMar>
            <w:top w:w="0" w:type="dxa"/>
            <w:left w:w="0" w:type="dxa"/>
            <w:bottom w:w="0" w:type="dxa"/>
            <w:right w:w="0" w:type="dxa"/>
          </w:tblCellMar>
        </w:tblPrEx>
        <w:trPr>
          <w:cantSplit/>
          <w:tblHeader/>
          <w:jc w:val="center"/>
        </w:trPr>
        <w:tc>
          <w:tcPr>
            <w:tcW w:w="1405" w:type="dxa"/>
            <w:tcBorders>
              <w:top w:val="single" w:color="000000" w:sz="12" w:space="0"/>
            </w:tcBorders>
            <w:vAlign w:val="center"/>
          </w:tcPr>
          <w:p w14:paraId="21A4634F">
            <w:pPr>
              <w:overflowPunct w:val="0"/>
              <w:bidi w:val="0"/>
              <w:snapToGrid w:val="0"/>
              <w:spacing w:before="0" w:after="0" w:line="240" w:lineRule="auto"/>
              <w:ind w:left="0" w:right="0" w:firstLineChars="200"/>
              <w:jc w:val="center"/>
              <w:textAlignment w:val="auto"/>
              <w:rPr>
                <w:rFonts w:hint="eastAsia" w:ascii="宋体" w:hAnsi="宋体" w:eastAsia="宋体" w:cs="宋体"/>
                <w:b/>
                <w:sz w:val="24"/>
                <w:szCs w:val="24"/>
              </w:rPr>
            </w:pPr>
            <w:r>
              <w:rPr>
                <w:rFonts w:hint="eastAsia" w:ascii="宋体" w:hAnsi="宋体" w:eastAsia="宋体" w:cs="宋体"/>
                <w:b/>
                <w:sz w:val="21"/>
                <w:szCs w:val="24"/>
              </w:rPr>
              <w:t>学习层次</w:t>
            </w:r>
          </w:p>
        </w:tc>
        <w:tc>
          <w:tcPr>
            <w:tcW w:w="3592" w:type="dxa"/>
            <w:tcBorders>
              <w:top w:val="single" w:color="000000" w:sz="12" w:space="0"/>
            </w:tcBorders>
            <w:vAlign w:val="center"/>
          </w:tcPr>
          <w:p w14:paraId="01A2D15E">
            <w:pPr>
              <w:overflowPunct w:val="0"/>
              <w:bidi w:val="0"/>
              <w:snapToGrid w:val="0"/>
              <w:spacing w:before="0" w:after="0" w:line="240" w:lineRule="auto"/>
              <w:ind w:left="0" w:right="0" w:firstLineChars="200"/>
              <w:jc w:val="center"/>
              <w:textAlignment w:val="auto"/>
              <w:rPr>
                <w:rFonts w:hint="eastAsia" w:ascii="宋体" w:hAnsi="宋体" w:eastAsia="宋体" w:cs="宋体"/>
                <w:b/>
                <w:sz w:val="24"/>
                <w:szCs w:val="24"/>
              </w:rPr>
            </w:pPr>
            <w:r>
              <w:rPr>
                <w:rFonts w:hint="eastAsia" w:ascii="宋体" w:hAnsi="宋体" w:eastAsia="宋体" w:cs="宋体"/>
                <w:b/>
                <w:sz w:val="21"/>
                <w:szCs w:val="24"/>
              </w:rPr>
              <w:t>案例中的目标要求</w:t>
            </w:r>
          </w:p>
        </w:tc>
        <w:tc>
          <w:tcPr>
            <w:tcW w:w="3525" w:type="dxa"/>
            <w:tcBorders>
              <w:top w:val="single" w:color="000000" w:sz="12" w:space="0"/>
            </w:tcBorders>
            <w:vAlign w:val="center"/>
          </w:tcPr>
          <w:p w14:paraId="6C079B18">
            <w:pPr>
              <w:overflowPunct w:val="0"/>
              <w:bidi w:val="0"/>
              <w:snapToGrid w:val="0"/>
              <w:spacing w:before="0" w:after="0" w:line="240" w:lineRule="auto"/>
              <w:ind w:left="0" w:right="0" w:firstLineChars="200"/>
              <w:jc w:val="center"/>
              <w:textAlignment w:val="auto"/>
              <w:rPr>
                <w:rFonts w:hint="eastAsia" w:ascii="宋体" w:hAnsi="宋体" w:eastAsia="宋体" w:cs="宋体"/>
                <w:b/>
                <w:sz w:val="24"/>
                <w:szCs w:val="24"/>
              </w:rPr>
            </w:pPr>
            <w:r>
              <w:rPr>
                <w:rFonts w:hint="eastAsia" w:ascii="宋体" w:hAnsi="宋体" w:eastAsia="宋体" w:cs="宋体"/>
                <w:b/>
                <w:sz w:val="21"/>
                <w:szCs w:val="24"/>
              </w:rPr>
              <w:t>可观察表现</w:t>
            </w:r>
          </w:p>
        </w:tc>
      </w:tr>
      <w:tr w14:paraId="775EF48E">
        <w:tblPrEx>
          <w:tblCellMar>
            <w:top w:w="0" w:type="dxa"/>
            <w:left w:w="0" w:type="dxa"/>
            <w:bottom w:w="0" w:type="dxa"/>
            <w:right w:w="0" w:type="dxa"/>
          </w:tblCellMar>
        </w:tblPrEx>
        <w:trPr>
          <w:cantSplit/>
          <w:jc w:val="center"/>
        </w:trPr>
        <w:tc>
          <w:tcPr>
            <w:tcW w:w="1405" w:type="dxa"/>
            <w:tcBorders>
              <w:top w:val="single" w:color="000000" w:sz="4" w:space="0"/>
            </w:tcBorders>
            <w:vAlign w:val="center"/>
          </w:tcPr>
          <w:p w14:paraId="644CC240">
            <w:pPr>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浅层学习</w:t>
            </w:r>
          </w:p>
        </w:tc>
        <w:tc>
          <w:tcPr>
            <w:tcW w:w="3592" w:type="dxa"/>
            <w:tcBorders>
              <w:top w:val="single" w:color="000000" w:sz="4" w:space="0"/>
            </w:tcBorders>
            <w:vAlign w:val="center"/>
          </w:tcPr>
          <w:p w14:paraId="634BCB63">
            <w:pPr>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辨认折射光路要素，规范操作并记录数据</w:t>
            </w:r>
          </w:p>
        </w:tc>
        <w:tc>
          <w:tcPr>
            <w:tcW w:w="3525" w:type="dxa"/>
            <w:tcBorders>
              <w:top w:val="single" w:color="000000" w:sz="4" w:space="0"/>
            </w:tcBorders>
            <w:vAlign w:val="center"/>
          </w:tcPr>
          <w:p w14:paraId="4684B366">
            <w:pPr>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光线、法线与角的标注准确，记录完整</w:t>
            </w:r>
          </w:p>
        </w:tc>
      </w:tr>
      <w:tr w14:paraId="6B541318">
        <w:tblPrEx>
          <w:tblCellMar>
            <w:top w:w="0" w:type="dxa"/>
            <w:left w:w="0" w:type="dxa"/>
            <w:bottom w:w="0" w:type="dxa"/>
            <w:right w:w="0" w:type="dxa"/>
          </w:tblCellMar>
        </w:tblPrEx>
        <w:trPr>
          <w:cantSplit/>
          <w:jc w:val="center"/>
        </w:trPr>
        <w:tc>
          <w:tcPr>
            <w:tcW w:w="1405" w:type="dxa"/>
            <w:vAlign w:val="center"/>
          </w:tcPr>
          <w:p w14:paraId="770A4F4E">
            <w:pPr>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深层学习</w:t>
            </w:r>
          </w:p>
        </w:tc>
        <w:tc>
          <w:tcPr>
            <w:tcW w:w="3592" w:type="dxa"/>
            <w:vAlign w:val="center"/>
          </w:tcPr>
          <w:p w14:paraId="0D250F27">
            <w:pPr>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比较不同条件下的光路，依据数据检验猜想</w:t>
            </w:r>
          </w:p>
        </w:tc>
        <w:tc>
          <w:tcPr>
            <w:tcW w:w="3525" w:type="dxa"/>
            <w:vAlign w:val="center"/>
          </w:tcPr>
          <w:p w14:paraId="5ACCCA91">
            <w:pPr>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解释角度关系，修正猜想，说明结论的条件</w:t>
            </w:r>
          </w:p>
        </w:tc>
      </w:tr>
      <w:tr w14:paraId="0450070B">
        <w:tblPrEx>
          <w:tblCellMar>
            <w:top w:w="0" w:type="dxa"/>
            <w:left w:w="0" w:type="dxa"/>
            <w:bottom w:w="0" w:type="dxa"/>
            <w:right w:w="0" w:type="dxa"/>
          </w:tblCellMar>
        </w:tblPrEx>
        <w:trPr>
          <w:cantSplit/>
          <w:jc w:val="center"/>
        </w:trPr>
        <w:tc>
          <w:tcPr>
            <w:tcW w:w="1405" w:type="dxa"/>
            <w:tcBorders>
              <w:bottom w:val="single" w:color="000000" w:sz="12" w:space="0"/>
            </w:tcBorders>
            <w:vAlign w:val="center"/>
          </w:tcPr>
          <w:p w14:paraId="374C7807">
            <w:pPr>
              <w:keepNext/>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迁移学习</w:t>
            </w:r>
          </w:p>
        </w:tc>
        <w:tc>
          <w:tcPr>
            <w:tcW w:w="3592" w:type="dxa"/>
            <w:tcBorders>
              <w:bottom w:val="single" w:color="000000" w:sz="12" w:space="0"/>
            </w:tcBorders>
            <w:vAlign w:val="center"/>
          </w:tcPr>
          <w:p w14:paraId="540D9C4A">
            <w:pPr>
              <w:keepNext/>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在叉鱼等情境中运用折射规律解释现象</w:t>
            </w:r>
          </w:p>
        </w:tc>
        <w:tc>
          <w:tcPr>
            <w:tcW w:w="3525" w:type="dxa"/>
            <w:tcBorders>
              <w:bottom w:val="single" w:color="000000" w:sz="12" w:space="0"/>
            </w:tcBorders>
            <w:vAlign w:val="center"/>
          </w:tcPr>
          <w:p w14:paraId="03ECF441">
            <w:pPr>
              <w:keepNext/>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绘制光路，定位虚像，解释判断过程</w:t>
            </w:r>
          </w:p>
        </w:tc>
      </w:tr>
    </w:tbl>
    <w:p w14:paraId="5E36CAFC">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这里的三层划分是对案例目标的重新梳理，并非把原有“基础—高阶”两级直接等同于三层学习。课前公布目标，还需通过样例和学生解释检验其是否真正理解标准。例如，作图正确不仅要看虚像位置，还要看传播方向、法线及角的参照是否一致。分析与评价由此落实于学生检查和修正模型的具体行为。</w:t>
      </w:r>
    </w:p>
    <w:p w14:paraId="2D639B87">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英语写作案例则在动笔前呈现内容与语言评价量表，帮助学生理解建议需要回应情境并给出理由。对此，目标分析应兼顾语境适切性、理由的支持作用和语言表达，不能仅以建议是否新颖判断思维水平。</w:t>
      </w:r>
    </w:p>
    <w:p w14:paraId="415F628B">
      <w:pPr>
        <w:keepNext/>
        <w:pageBreakBefore w:val="0"/>
        <w:overflowPunct w:val="0"/>
        <w:bidi w:val="0"/>
        <w:spacing w:line="240" w:lineRule="auto"/>
        <w:ind w:firstLineChars="200"/>
        <w:jc w:val="center"/>
        <w:textAlignment w:val="auto"/>
        <w:rPr>
          <w:rFonts w:hint="eastAsia" w:ascii="宋体" w:hAnsi="宋体" w:eastAsia="宋体" w:cs="宋体"/>
          <w:sz w:val="24"/>
          <w:szCs w:val="24"/>
        </w:rPr>
      </w:pPr>
      <w:r>
        <w:rPr>
          <w:rFonts w:hint="eastAsia" w:ascii="宋体" w:hAnsi="宋体" w:eastAsia="宋体" w:cs="宋体"/>
          <w:b w:val="0"/>
          <w:sz w:val="21"/>
        </w:rPr>
        <w:t>表3-28  英语写作案例的分层评价标准节选</w:t>
      </w:r>
    </w:p>
    <w:tbl>
      <w:tblPr>
        <w:tblStyle w:val="12"/>
        <w:tblW w:w="8522" w:type="dxa"/>
        <w:jc w:val="center"/>
        <w:tblLayout w:type="fixed"/>
        <w:tblCellMar>
          <w:top w:w="0" w:type="dxa"/>
          <w:left w:w="0" w:type="dxa"/>
          <w:bottom w:w="0" w:type="dxa"/>
          <w:right w:w="0" w:type="dxa"/>
        </w:tblCellMar>
      </w:tblPr>
      <w:tblGrid>
        <w:gridCol w:w="1112"/>
        <w:gridCol w:w="1933"/>
        <w:gridCol w:w="1770"/>
        <w:gridCol w:w="2099"/>
        <w:gridCol w:w="1608"/>
      </w:tblGrid>
      <w:tr w14:paraId="523E96D3">
        <w:tblPrEx>
          <w:tblCellMar>
            <w:top w:w="0" w:type="dxa"/>
            <w:left w:w="0" w:type="dxa"/>
            <w:bottom w:w="0" w:type="dxa"/>
            <w:right w:w="0" w:type="dxa"/>
          </w:tblCellMar>
        </w:tblPrEx>
        <w:trPr>
          <w:cantSplit/>
          <w:jc w:val="center"/>
        </w:trPr>
        <w:tc>
          <w:tcPr>
            <w:tcW w:w="1112" w:type="dxa"/>
            <w:tcBorders>
              <w:top w:val="single" w:color="000000" w:sz="12" w:space="0"/>
            </w:tcBorders>
          </w:tcPr>
          <w:p w14:paraId="270793EC">
            <w:pPr>
              <w:overflowPunct w:val="0"/>
              <w:bidi w:val="0"/>
              <w:snapToGrid w:val="0"/>
              <w:spacing w:before="0" w:after="0" w:line="240" w:lineRule="auto"/>
              <w:ind w:firstLineChars="200"/>
              <w:textAlignment w:val="auto"/>
              <w:rPr>
                <w:rFonts w:hint="eastAsia" w:ascii="宋体" w:hAnsi="宋体" w:eastAsia="宋体" w:cs="宋体"/>
                <w:sz w:val="24"/>
                <w:szCs w:val="24"/>
              </w:rPr>
            </w:pPr>
            <w:r>
              <w:rPr>
                <w:rFonts w:hint="eastAsia" w:ascii="宋体" w:hAnsi="宋体" w:eastAsia="宋体" w:cs="宋体"/>
                <w:b/>
                <w:sz w:val="21"/>
                <w:szCs w:val="24"/>
              </w:rPr>
              <w:t>评价内容</w:t>
            </w:r>
          </w:p>
        </w:tc>
        <w:tc>
          <w:tcPr>
            <w:tcW w:w="1933" w:type="dxa"/>
            <w:tcBorders>
              <w:top w:val="single" w:color="000000" w:sz="12" w:space="0"/>
            </w:tcBorders>
          </w:tcPr>
          <w:p w14:paraId="50B0B175">
            <w:pPr>
              <w:overflowPunct w:val="0"/>
              <w:bidi w:val="0"/>
              <w:snapToGrid w:val="0"/>
              <w:spacing w:before="0" w:after="0" w:line="240" w:lineRule="auto"/>
              <w:ind w:firstLineChars="200"/>
              <w:textAlignment w:val="auto"/>
              <w:rPr>
                <w:rFonts w:hint="eastAsia" w:ascii="宋体" w:hAnsi="宋体" w:eastAsia="宋体" w:cs="宋体"/>
                <w:sz w:val="24"/>
                <w:szCs w:val="24"/>
              </w:rPr>
            </w:pPr>
            <w:r>
              <w:rPr>
                <w:rFonts w:hint="eastAsia" w:ascii="宋体" w:hAnsi="宋体" w:eastAsia="宋体" w:cs="宋体"/>
                <w:b/>
                <w:sz w:val="21"/>
                <w:szCs w:val="24"/>
              </w:rPr>
              <w:t>优秀</w:t>
            </w:r>
          </w:p>
        </w:tc>
        <w:tc>
          <w:tcPr>
            <w:tcW w:w="1770" w:type="dxa"/>
            <w:tcBorders>
              <w:top w:val="single" w:color="000000" w:sz="12" w:space="0"/>
            </w:tcBorders>
          </w:tcPr>
          <w:p w14:paraId="30A302AB">
            <w:pPr>
              <w:overflowPunct w:val="0"/>
              <w:bidi w:val="0"/>
              <w:snapToGrid w:val="0"/>
              <w:spacing w:before="0" w:after="0" w:line="240" w:lineRule="auto"/>
              <w:ind w:firstLineChars="200"/>
              <w:textAlignment w:val="auto"/>
              <w:rPr>
                <w:rFonts w:hint="eastAsia" w:ascii="宋体" w:hAnsi="宋体" w:eastAsia="宋体" w:cs="宋体"/>
                <w:sz w:val="24"/>
                <w:szCs w:val="24"/>
              </w:rPr>
            </w:pPr>
            <w:r>
              <w:rPr>
                <w:rFonts w:hint="eastAsia" w:ascii="宋体" w:hAnsi="宋体" w:eastAsia="宋体" w:cs="宋体"/>
                <w:b/>
                <w:sz w:val="21"/>
                <w:szCs w:val="24"/>
              </w:rPr>
              <w:t>良好</w:t>
            </w:r>
          </w:p>
        </w:tc>
        <w:tc>
          <w:tcPr>
            <w:tcW w:w="2099" w:type="dxa"/>
            <w:tcBorders>
              <w:top w:val="single" w:color="000000" w:sz="12" w:space="0"/>
            </w:tcBorders>
          </w:tcPr>
          <w:p w14:paraId="0490E863">
            <w:pPr>
              <w:overflowPunct w:val="0"/>
              <w:bidi w:val="0"/>
              <w:snapToGrid w:val="0"/>
              <w:spacing w:before="0" w:after="0" w:line="240" w:lineRule="auto"/>
              <w:ind w:firstLineChars="200"/>
              <w:textAlignment w:val="auto"/>
              <w:rPr>
                <w:rFonts w:hint="eastAsia" w:ascii="宋体" w:hAnsi="宋体" w:eastAsia="宋体" w:cs="宋体"/>
                <w:sz w:val="24"/>
                <w:szCs w:val="24"/>
              </w:rPr>
            </w:pPr>
            <w:r>
              <w:rPr>
                <w:rFonts w:hint="eastAsia" w:ascii="宋体" w:hAnsi="宋体" w:eastAsia="宋体" w:cs="宋体"/>
                <w:b/>
                <w:sz w:val="21"/>
                <w:szCs w:val="24"/>
              </w:rPr>
              <w:t>中等</w:t>
            </w:r>
          </w:p>
        </w:tc>
        <w:tc>
          <w:tcPr>
            <w:tcW w:w="1608" w:type="dxa"/>
            <w:tcBorders>
              <w:top w:val="single" w:color="000000" w:sz="12" w:space="0"/>
            </w:tcBorders>
          </w:tcPr>
          <w:p w14:paraId="1B552361">
            <w:pPr>
              <w:overflowPunct w:val="0"/>
              <w:bidi w:val="0"/>
              <w:snapToGrid w:val="0"/>
              <w:spacing w:before="0" w:after="0" w:line="240" w:lineRule="auto"/>
              <w:ind w:firstLineChars="200"/>
              <w:textAlignment w:val="auto"/>
              <w:rPr>
                <w:rFonts w:hint="eastAsia" w:ascii="宋体" w:hAnsi="宋体" w:eastAsia="宋体" w:cs="宋体"/>
                <w:sz w:val="24"/>
                <w:szCs w:val="24"/>
              </w:rPr>
            </w:pPr>
            <w:r>
              <w:rPr>
                <w:rFonts w:hint="eastAsia" w:ascii="宋体" w:hAnsi="宋体" w:eastAsia="宋体" w:cs="宋体"/>
                <w:b/>
                <w:sz w:val="21"/>
                <w:szCs w:val="24"/>
              </w:rPr>
              <w:t>待提高</w:t>
            </w:r>
          </w:p>
        </w:tc>
      </w:tr>
      <w:tr w14:paraId="1A7BDE3D">
        <w:tblPrEx>
          <w:tblCellMar>
            <w:top w:w="0" w:type="dxa"/>
            <w:left w:w="0" w:type="dxa"/>
            <w:bottom w:w="0" w:type="dxa"/>
            <w:right w:w="0" w:type="dxa"/>
          </w:tblCellMar>
        </w:tblPrEx>
        <w:trPr>
          <w:cantSplit/>
          <w:jc w:val="center"/>
        </w:trPr>
        <w:tc>
          <w:tcPr>
            <w:tcW w:w="1112" w:type="dxa"/>
            <w:tcBorders>
              <w:top w:val="single" w:color="000000" w:sz="4" w:space="0"/>
            </w:tcBorders>
          </w:tcPr>
          <w:p w14:paraId="24CC7021">
            <w:pPr>
              <w:overflowPunct w:val="0"/>
              <w:bidi w:val="0"/>
              <w:snapToGrid w:val="0"/>
              <w:spacing w:before="0" w:after="0" w:line="240" w:lineRule="auto"/>
              <w:ind w:firstLineChars="200"/>
              <w:textAlignment w:val="auto"/>
              <w:rPr>
                <w:rFonts w:hint="eastAsia" w:ascii="宋体" w:hAnsi="宋体" w:eastAsia="宋体" w:cs="宋体"/>
                <w:sz w:val="24"/>
                <w:szCs w:val="24"/>
              </w:rPr>
            </w:pPr>
            <w:r>
              <w:rPr>
                <w:rFonts w:hint="eastAsia" w:ascii="宋体" w:hAnsi="宋体" w:eastAsia="宋体" w:cs="宋体"/>
                <w:b w:val="0"/>
                <w:sz w:val="21"/>
                <w:szCs w:val="24"/>
              </w:rPr>
              <w:t>内容观点</w:t>
            </w:r>
          </w:p>
        </w:tc>
        <w:tc>
          <w:tcPr>
            <w:tcW w:w="1933" w:type="dxa"/>
            <w:tcBorders>
              <w:top w:val="single" w:color="000000" w:sz="4" w:space="0"/>
            </w:tcBorders>
          </w:tcPr>
          <w:p w14:paraId="41531F31">
            <w:pPr>
              <w:overflowPunct w:val="0"/>
              <w:bidi w:val="0"/>
              <w:snapToGrid w:val="0"/>
              <w:spacing w:before="0" w:after="0" w:line="240" w:lineRule="auto"/>
              <w:ind w:firstLineChars="200"/>
              <w:textAlignment w:val="auto"/>
              <w:rPr>
                <w:rFonts w:hint="eastAsia" w:ascii="宋体" w:hAnsi="宋体" w:eastAsia="宋体" w:cs="宋体"/>
                <w:sz w:val="24"/>
                <w:szCs w:val="24"/>
              </w:rPr>
            </w:pPr>
            <w:r>
              <w:rPr>
                <w:rFonts w:hint="eastAsia" w:ascii="宋体" w:hAnsi="宋体" w:eastAsia="宋体" w:cs="宋体"/>
                <w:b w:val="0"/>
                <w:sz w:val="21"/>
                <w:szCs w:val="24"/>
              </w:rPr>
              <w:t>结合语境构建独特观点</w:t>
            </w:r>
          </w:p>
        </w:tc>
        <w:tc>
          <w:tcPr>
            <w:tcW w:w="1770" w:type="dxa"/>
            <w:tcBorders>
              <w:top w:val="single" w:color="000000" w:sz="4" w:space="0"/>
            </w:tcBorders>
          </w:tcPr>
          <w:p w14:paraId="005DE77D">
            <w:pPr>
              <w:overflowPunct w:val="0"/>
              <w:bidi w:val="0"/>
              <w:snapToGrid w:val="0"/>
              <w:spacing w:before="0" w:after="0" w:line="240" w:lineRule="auto"/>
              <w:ind w:firstLineChars="200"/>
              <w:textAlignment w:val="auto"/>
              <w:rPr>
                <w:rFonts w:hint="eastAsia" w:ascii="宋体" w:hAnsi="宋体" w:eastAsia="宋体" w:cs="宋体"/>
                <w:sz w:val="24"/>
                <w:szCs w:val="24"/>
              </w:rPr>
            </w:pPr>
            <w:r>
              <w:rPr>
                <w:rFonts w:hint="eastAsia" w:ascii="宋体" w:hAnsi="宋体" w:eastAsia="宋体" w:cs="宋体"/>
                <w:b w:val="0"/>
                <w:sz w:val="21"/>
                <w:szCs w:val="24"/>
              </w:rPr>
              <w:t>提出较有新意的观点</w:t>
            </w:r>
          </w:p>
        </w:tc>
        <w:tc>
          <w:tcPr>
            <w:tcW w:w="2099" w:type="dxa"/>
            <w:tcBorders>
              <w:top w:val="single" w:color="000000" w:sz="4" w:space="0"/>
            </w:tcBorders>
          </w:tcPr>
          <w:p w14:paraId="120B1241">
            <w:pPr>
              <w:overflowPunct w:val="0"/>
              <w:bidi w:val="0"/>
              <w:snapToGrid w:val="0"/>
              <w:spacing w:before="0" w:after="0" w:line="240" w:lineRule="auto"/>
              <w:ind w:firstLineChars="200"/>
              <w:textAlignment w:val="auto"/>
              <w:rPr>
                <w:rFonts w:hint="eastAsia" w:ascii="宋体" w:hAnsi="宋体" w:eastAsia="宋体" w:cs="宋体"/>
                <w:sz w:val="24"/>
                <w:szCs w:val="24"/>
              </w:rPr>
            </w:pPr>
            <w:r>
              <w:rPr>
                <w:rFonts w:hint="eastAsia" w:ascii="宋体" w:hAnsi="宋体" w:eastAsia="宋体" w:cs="宋体"/>
                <w:b w:val="0"/>
                <w:sz w:val="21"/>
                <w:szCs w:val="24"/>
              </w:rPr>
              <w:t>提出基本观点但缺乏新意</w:t>
            </w:r>
          </w:p>
        </w:tc>
        <w:tc>
          <w:tcPr>
            <w:tcW w:w="1608" w:type="dxa"/>
            <w:tcBorders>
              <w:top w:val="single" w:color="000000" w:sz="4" w:space="0"/>
            </w:tcBorders>
          </w:tcPr>
          <w:p w14:paraId="788DFC05">
            <w:pPr>
              <w:overflowPunct w:val="0"/>
              <w:bidi w:val="0"/>
              <w:snapToGrid w:val="0"/>
              <w:spacing w:before="0" w:after="0" w:line="240" w:lineRule="auto"/>
              <w:ind w:firstLineChars="200"/>
              <w:textAlignment w:val="auto"/>
              <w:rPr>
                <w:rFonts w:hint="eastAsia" w:ascii="宋体" w:hAnsi="宋体" w:eastAsia="宋体" w:cs="宋体"/>
                <w:sz w:val="24"/>
                <w:szCs w:val="24"/>
              </w:rPr>
            </w:pPr>
            <w:r>
              <w:rPr>
                <w:rFonts w:hint="eastAsia" w:ascii="宋体" w:hAnsi="宋体" w:eastAsia="宋体" w:cs="宋体"/>
                <w:b w:val="0"/>
                <w:sz w:val="21"/>
                <w:szCs w:val="24"/>
              </w:rPr>
              <w:t>无法提出明确观点</w:t>
            </w:r>
          </w:p>
        </w:tc>
      </w:tr>
      <w:tr w14:paraId="161A9F78">
        <w:tblPrEx>
          <w:tblCellMar>
            <w:top w:w="0" w:type="dxa"/>
            <w:left w:w="0" w:type="dxa"/>
            <w:bottom w:w="0" w:type="dxa"/>
            <w:right w:w="0" w:type="dxa"/>
          </w:tblCellMar>
        </w:tblPrEx>
        <w:trPr>
          <w:cantSplit/>
          <w:jc w:val="center"/>
        </w:trPr>
        <w:tc>
          <w:tcPr>
            <w:tcW w:w="1112" w:type="dxa"/>
          </w:tcPr>
          <w:p w14:paraId="193D025B">
            <w:pPr>
              <w:overflowPunct w:val="0"/>
              <w:bidi w:val="0"/>
              <w:snapToGrid w:val="0"/>
              <w:spacing w:before="0" w:after="0" w:line="240" w:lineRule="auto"/>
              <w:ind w:firstLineChars="200"/>
              <w:textAlignment w:val="auto"/>
              <w:rPr>
                <w:rFonts w:hint="eastAsia" w:ascii="宋体" w:hAnsi="宋体" w:eastAsia="宋体" w:cs="宋体"/>
                <w:sz w:val="24"/>
                <w:szCs w:val="24"/>
              </w:rPr>
            </w:pPr>
            <w:r>
              <w:rPr>
                <w:rFonts w:hint="eastAsia" w:ascii="宋体" w:hAnsi="宋体" w:eastAsia="宋体" w:cs="宋体"/>
                <w:b w:val="0"/>
                <w:sz w:val="21"/>
                <w:szCs w:val="24"/>
              </w:rPr>
              <w:t>语言适切性</w:t>
            </w:r>
          </w:p>
        </w:tc>
        <w:tc>
          <w:tcPr>
            <w:tcW w:w="1933" w:type="dxa"/>
          </w:tcPr>
          <w:p w14:paraId="2A98FE2E">
            <w:pPr>
              <w:overflowPunct w:val="0"/>
              <w:bidi w:val="0"/>
              <w:snapToGrid w:val="0"/>
              <w:spacing w:before="0" w:after="0" w:line="240" w:lineRule="auto"/>
              <w:ind w:firstLineChars="200"/>
              <w:textAlignment w:val="auto"/>
              <w:rPr>
                <w:rFonts w:hint="eastAsia" w:ascii="宋体" w:hAnsi="宋体" w:eastAsia="宋体" w:cs="宋体"/>
                <w:sz w:val="24"/>
                <w:szCs w:val="24"/>
              </w:rPr>
            </w:pPr>
            <w:r>
              <w:rPr>
                <w:rFonts w:hint="eastAsia" w:ascii="宋体" w:hAnsi="宋体" w:eastAsia="宋体" w:cs="宋体"/>
                <w:b w:val="0"/>
                <w:sz w:val="21"/>
                <w:szCs w:val="24"/>
              </w:rPr>
              <w:t>符合语境</w:t>
            </w:r>
          </w:p>
        </w:tc>
        <w:tc>
          <w:tcPr>
            <w:tcW w:w="1770" w:type="dxa"/>
          </w:tcPr>
          <w:p w14:paraId="59A37DFE">
            <w:pPr>
              <w:overflowPunct w:val="0"/>
              <w:bidi w:val="0"/>
              <w:snapToGrid w:val="0"/>
              <w:spacing w:before="0" w:after="0" w:line="240" w:lineRule="auto"/>
              <w:ind w:firstLineChars="200"/>
              <w:textAlignment w:val="auto"/>
              <w:rPr>
                <w:rFonts w:hint="eastAsia" w:ascii="宋体" w:hAnsi="宋体" w:eastAsia="宋体" w:cs="宋体"/>
                <w:sz w:val="24"/>
                <w:szCs w:val="24"/>
              </w:rPr>
            </w:pPr>
            <w:r>
              <w:rPr>
                <w:rFonts w:hint="eastAsia" w:ascii="宋体" w:hAnsi="宋体" w:eastAsia="宋体" w:cs="宋体"/>
                <w:b w:val="0"/>
                <w:sz w:val="21"/>
                <w:szCs w:val="24"/>
              </w:rPr>
              <w:t>符合语境</w:t>
            </w:r>
          </w:p>
        </w:tc>
        <w:tc>
          <w:tcPr>
            <w:tcW w:w="2099" w:type="dxa"/>
          </w:tcPr>
          <w:p w14:paraId="09D54C46">
            <w:pPr>
              <w:overflowPunct w:val="0"/>
              <w:bidi w:val="0"/>
              <w:snapToGrid w:val="0"/>
              <w:spacing w:before="0" w:after="0" w:line="240" w:lineRule="auto"/>
              <w:ind w:firstLineChars="200"/>
              <w:textAlignment w:val="auto"/>
              <w:rPr>
                <w:rFonts w:hint="eastAsia" w:ascii="宋体" w:hAnsi="宋体" w:eastAsia="宋体" w:cs="宋体"/>
                <w:sz w:val="24"/>
                <w:szCs w:val="24"/>
              </w:rPr>
            </w:pPr>
            <w:r>
              <w:rPr>
                <w:rFonts w:hint="eastAsia" w:ascii="宋体" w:hAnsi="宋体" w:eastAsia="宋体" w:cs="宋体"/>
                <w:b w:val="0"/>
                <w:sz w:val="21"/>
                <w:szCs w:val="24"/>
              </w:rPr>
              <w:t>符合语境</w:t>
            </w:r>
          </w:p>
        </w:tc>
        <w:tc>
          <w:tcPr>
            <w:tcW w:w="1608" w:type="dxa"/>
          </w:tcPr>
          <w:p w14:paraId="07CCD7B3">
            <w:pPr>
              <w:overflowPunct w:val="0"/>
              <w:bidi w:val="0"/>
              <w:snapToGrid w:val="0"/>
              <w:spacing w:before="0" w:after="0" w:line="240" w:lineRule="auto"/>
              <w:ind w:firstLineChars="200"/>
              <w:textAlignment w:val="auto"/>
              <w:rPr>
                <w:rFonts w:hint="eastAsia" w:ascii="宋体" w:hAnsi="宋体" w:eastAsia="宋体" w:cs="宋体"/>
                <w:sz w:val="24"/>
                <w:szCs w:val="24"/>
              </w:rPr>
            </w:pPr>
            <w:r>
              <w:rPr>
                <w:rFonts w:hint="eastAsia" w:ascii="宋体" w:hAnsi="宋体" w:eastAsia="宋体" w:cs="宋体"/>
                <w:b w:val="0"/>
                <w:sz w:val="21"/>
                <w:szCs w:val="24"/>
              </w:rPr>
              <w:t>不符合语境</w:t>
            </w:r>
          </w:p>
        </w:tc>
      </w:tr>
      <w:tr w14:paraId="546CE969">
        <w:tblPrEx>
          <w:tblCellMar>
            <w:top w:w="0" w:type="dxa"/>
            <w:left w:w="0" w:type="dxa"/>
            <w:bottom w:w="0" w:type="dxa"/>
            <w:right w:w="0" w:type="dxa"/>
          </w:tblCellMar>
        </w:tblPrEx>
        <w:trPr>
          <w:cantSplit/>
          <w:jc w:val="center"/>
        </w:trPr>
        <w:tc>
          <w:tcPr>
            <w:tcW w:w="1112" w:type="dxa"/>
          </w:tcPr>
          <w:p w14:paraId="3AC4FF7B">
            <w:pPr>
              <w:overflowPunct w:val="0"/>
              <w:bidi w:val="0"/>
              <w:snapToGrid w:val="0"/>
              <w:spacing w:before="0" w:after="0" w:line="240" w:lineRule="auto"/>
              <w:ind w:firstLineChars="200"/>
              <w:textAlignment w:val="auto"/>
              <w:rPr>
                <w:rFonts w:hint="eastAsia" w:ascii="宋体" w:hAnsi="宋体" w:eastAsia="宋体" w:cs="宋体"/>
                <w:sz w:val="24"/>
                <w:szCs w:val="24"/>
              </w:rPr>
            </w:pPr>
            <w:r>
              <w:rPr>
                <w:rFonts w:hint="eastAsia" w:ascii="宋体" w:hAnsi="宋体" w:eastAsia="宋体" w:cs="宋体"/>
                <w:b w:val="0"/>
                <w:sz w:val="21"/>
                <w:szCs w:val="24"/>
              </w:rPr>
              <w:t>语言准确性</w:t>
            </w:r>
          </w:p>
        </w:tc>
        <w:tc>
          <w:tcPr>
            <w:tcW w:w="1933" w:type="dxa"/>
          </w:tcPr>
          <w:p w14:paraId="3E249625">
            <w:pPr>
              <w:overflowPunct w:val="0"/>
              <w:bidi w:val="0"/>
              <w:snapToGrid w:val="0"/>
              <w:spacing w:before="0" w:after="0" w:line="240" w:lineRule="auto"/>
              <w:ind w:firstLineChars="200"/>
              <w:textAlignment w:val="auto"/>
              <w:rPr>
                <w:rFonts w:hint="eastAsia" w:ascii="宋体" w:hAnsi="宋体" w:eastAsia="宋体" w:cs="宋体"/>
                <w:sz w:val="24"/>
                <w:szCs w:val="24"/>
              </w:rPr>
            </w:pPr>
            <w:r>
              <w:rPr>
                <w:rFonts w:hint="eastAsia" w:ascii="宋体" w:hAnsi="宋体" w:eastAsia="宋体" w:cs="宋体"/>
                <w:b w:val="0"/>
                <w:sz w:val="21"/>
                <w:szCs w:val="24"/>
              </w:rPr>
              <w:t>语法正确</w:t>
            </w:r>
          </w:p>
        </w:tc>
        <w:tc>
          <w:tcPr>
            <w:tcW w:w="1770" w:type="dxa"/>
          </w:tcPr>
          <w:p w14:paraId="017CED4B">
            <w:pPr>
              <w:overflowPunct w:val="0"/>
              <w:bidi w:val="0"/>
              <w:snapToGrid w:val="0"/>
              <w:spacing w:before="0" w:after="0" w:line="240" w:lineRule="auto"/>
              <w:ind w:firstLineChars="200"/>
              <w:textAlignment w:val="auto"/>
              <w:rPr>
                <w:rFonts w:hint="eastAsia" w:ascii="宋体" w:hAnsi="宋体" w:eastAsia="宋体" w:cs="宋体"/>
                <w:sz w:val="24"/>
                <w:szCs w:val="24"/>
              </w:rPr>
            </w:pPr>
            <w:r>
              <w:rPr>
                <w:rFonts w:hint="eastAsia" w:ascii="宋体" w:hAnsi="宋体" w:eastAsia="宋体" w:cs="宋体"/>
                <w:b w:val="0"/>
                <w:sz w:val="21"/>
                <w:szCs w:val="24"/>
              </w:rPr>
              <w:t>错误较少</w:t>
            </w:r>
          </w:p>
        </w:tc>
        <w:tc>
          <w:tcPr>
            <w:tcW w:w="2099" w:type="dxa"/>
          </w:tcPr>
          <w:p w14:paraId="3B03C406">
            <w:pPr>
              <w:overflowPunct w:val="0"/>
              <w:bidi w:val="0"/>
              <w:snapToGrid w:val="0"/>
              <w:spacing w:before="0" w:after="0" w:line="240" w:lineRule="auto"/>
              <w:ind w:firstLineChars="200"/>
              <w:textAlignment w:val="auto"/>
              <w:rPr>
                <w:rFonts w:hint="eastAsia" w:ascii="宋体" w:hAnsi="宋体" w:eastAsia="宋体" w:cs="宋体"/>
                <w:sz w:val="24"/>
                <w:szCs w:val="24"/>
              </w:rPr>
            </w:pPr>
            <w:r>
              <w:rPr>
                <w:rFonts w:hint="eastAsia" w:ascii="宋体" w:hAnsi="宋体" w:eastAsia="宋体" w:cs="宋体"/>
                <w:b w:val="0"/>
                <w:sz w:val="21"/>
                <w:szCs w:val="24"/>
              </w:rPr>
              <w:t>错误较多</w:t>
            </w:r>
          </w:p>
        </w:tc>
        <w:tc>
          <w:tcPr>
            <w:tcW w:w="1608" w:type="dxa"/>
          </w:tcPr>
          <w:p w14:paraId="68EEFF87">
            <w:pPr>
              <w:overflowPunct w:val="0"/>
              <w:bidi w:val="0"/>
              <w:snapToGrid w:val="0"/>
              <w:spacing w:before="0" w:after="0" w:line="240" w:lineRule="auto"/>
              <w:ind w:firstLineChars="200"/>
              <w:textAlignment w:val="auto"/>
              <w:rPr>
                <w:rFonts w:hint="eastAsia" w:ascii="宋体" w:hAnsi="宋体" w:eastAsia="宋体" w:cs="宋体"/>
                <w:sz w:val="24"/>
                <w:szCs w:val="24"/>
              </w:rPr>
            </w:pPr>
            <w:r>
              <w:rPr>
                <w:rFonts w:hint="eastAsia" w:ascii="宋体" w:hAnsi="宋体" w:eastAsia="宋体" w:cs="宋体"/>
                <w:b w:val="0"/>
                <w:sz w:val="21"/>
                <w:szCs w:val="24"/>
              </w:rPr>
              <w:t>错误频发</w:t>
            </w:r>
          </w:p>
        </w:tc>
      </w:tr>
      <w:tr w14:paraId="7A5312CD">
        <w:tblPrEx>
          <w:tblCellMar>
            <w:top w:w="0" w:type="dxa"/>
            <w:left w:w="0" w:type="dxa"/>
            <w:bottom w:w="0" w:type="dxa"/>
            <w:right w:w="0" w:type="dxa"/>
          </w:tblCellMar>
        </w:tblPrEx>
        <w:trPr>
          <w:cantSplit/>
          <w:jc w:val="center"/>
        </w:trPr>
        <w:tc>
          <w:tcPr>
            <w:tcW w:w="1112" w:type="dxa"/>
            <w:tcBorders>
              <w:bottom w:val="single" w:color="000000" w:sz="12" w:space="0"/>
            </w:tcBorders>
          </w:tcPr>
          <w:p w14:paraId="258AE797">
            <w:pPr>
              <w:keepNext/>
              <w:overflowPunct w:val="0"/>
              <w:bidi w:val="0"/>
              <w:snapToGrid w:val="0"/>
              <w:spacing w:before="0" w:after="0" w:line="240" w:lineRule="auto"/>
              <w:ind w:firstLineChars="200"/>
              <w:textAlignment w:val="auto"/>
              <w:rPr>
                <w:rFonts w:hint="eastAsia" w:ascii="宋体" w:hAnsi="宋体" w:eastAsia="宋体" w:cs="宋体"/>
                <w:sz w:val="24"/>
                <w:szCs w:val="24"/>
              </w:rPr>
            </w:pPr>
            <w:r>
              <w:rPr>
                <w:rFonts w:hint="eastAsia" w:ascii="宋体" w:hAnsi="宋体" w:eastAsia="宋体" w:cs="宋体"/>
                <w:b w:val="0"/>
                <w:sz w:val="21"/>
                <w:szCs w:val="24"/>
              </w:rPr>
              <w:t>语言丰富性</w:t>
            </w:r>
          </w:p>
        </w:tc>
        <w:tc>
          <w:tcPr>
            <w:tcW w:w="1933" w:type="dxa"/>
            <w:tcBorders>
              <w:bottom w:val="single" w:color="000000" w:sz="12" w:space="0"/>
            </w:tcBorders>
          </w:tcPr>
          <w:p w14:paraId="65A7A4A6">
            <w:pPr>
              <w:keepNext/>
              <w:overflowPunct w:val="0"/>
              <w:bidi w:val="0"/>
              <w:snapToGrid w:val="0"/>
              <w:spacing w:before="0" w:after="0" w:line="240" w:lineRule="auto"/>
              <w:ind w:firstLineChars="200"/>
              <w:textAlignment w:val="auto"/>
              <w:rPr>
                <w:rFonts w:hint="eastAsia" w:ascii="宋体" w:hAnsi="宋体" w:eastAsia="宋体" w:cs="宋体"/>
                <w:sz w:val="24"/>
                <w:szCs w:val="24"/>
              </w:rPr>
            </w:pPr>
            <w:r>
              <w:rPr>
                <w:rFonts w:hint="eastAsia" w:ascii="宋体" w:hAnsi="宋体" w:eastAsia="宋体" w:cs="宋体"/>
                <w:b w:val="0"/>
                <w:sz w:val="21"/>
                <w:szCs w:val="24"/>
              </w:rPr>
              <w:t>表达新颖</w:t>
            </w:r>
          </w:p>
        </w:tc>
        <w:tc>
          <w:tcPr>
            <w:tcW w:w="1770" w:type="dxa"/>
            <w:tcBorders>
              <w:bottom w:val="single" w:color="000000" w:sz="12" w:space="0"/>
            </w:tcBorders>
          </w:tcPr>
          <w:p w14:paraId="4D5D96B4">
            <w:pPr>
              <w:keepNext/>
              <w:overflowPunct w:val="0"/>
              <w:bidi w:val="0"/>
              <w:snapToGrid w:val="0"/>
              <w:spacing w:before="0" w:after="0" w:line="240" w:lineRule="auto"/>
              <w:ind w:firstLineChars="200"/>
              <w:textAlignment w:val="auto"/>
              <w:rPr>
                <w:rFonts w:hint="eastAsia" w:ascii="宋体" w:hAnsi="宋体" w:eastAsia="宋体" w:cs="宋体"/>
                <w:sz w:val="24"/>
                <w:szCs w:val="24"/>
              </w:rPr>
            </w:pPr>
            <w:r>
              <w:rPr>
                <w:rFonts w:hint="eastAsia" w:ascii="宋体" w:hAnsi="宋体" w:eastAsia="宋体" w:cs="宋体"/>
                <w:b w:val="0"/>
                <w:sz w:val="21"/>
                <w:szCs w:val="24"/>
              </w:rPr>
              <w:t>表达较流畅</w:t>
            </w:r>
          </w:p>
        </w:tc>
        <w:tc>
          <w:tcPr>
            <w:tcW w:w="2099" w:type="dxa"/>
            <w:tcBorders>
              <w:bottom w:val="single" w:color="000000" w:sz="12" w:space="0"/>
            </w:tcBorders>
          </w:tcPr>
          <w:p w14:paraId="6DCC4404">
            <w:pPr>
              <w:keepNext/>
              <w:overflowPunct w:val="0"/>
              <w:bidi w:val="0"/>
              <w:snapToGrid w:val="0"/>
              <w:spacing w:before="0" w:after="0" w:line="240" w:lineRule="auto"/>
              <w:ind w:firstLineChars="200"/>
              <w:textAlignment w:val="auto"/>
              <w:rPr>
                <w:rFonts w:hint="eastAsia" w:ascii="宋体" w:hAnsi="宋体" w:eastAsia="宋体" w:cs="宋体"/>
                <w:sz w:val="24"/>
                <w:szCs w:val="24"/>
              </w:rPr>
            </w:pPr>
            <w:r>
              <w:rPr>
                <w:rFonts w:hint="eastAsia" w:ascii="宋体" w:hAnsi="宋体" w:eastAsia="宋体" w:cs="宋体"/>
                <w:b w:val="0"/>
                <w:sz w:val="21"/>
                <w:szCs w:val="24"/>
              </w:rPr>
              <w:t>表达较生硬</w:t>
            </w:r>
          </w:p>
        </w:tc>
        <w:tc>
          <w:tcPr>
            <w:tcW w:w="1608" w:type="dxa"/>
            <w:tcBorders>
              <w:bottom w:val="single" w:color="000000" w:sz="12" w:space="0"/>
            </w:tcBorders>
          </w:tcPr>
          <w:p w14:paraId="080049B6">
            <w:pPr>
              <w:keepNext/>
              <w:overflowPunct w:val="0"/>
              <w:bidi w:val="0"/>
              <w:snapToGrid w:val="0"/>
              <w:spacing w:before="0" w:after="0" w:line="240" w:lineRule="auto"/>
              <w:ind w:firstLineChars="200"/>
              <w:textAlignment w:val="auto"/>
              <w:rPr>
                <w:rFonts w:hint="eastAsia" w:ascii="宋体" w:hAnsi="宋体" w:eastAsia="宋体" w:cs="宋体"/>
                <w:sz w:val="24"/>
                <w:szCs w:val="24"/>
              </w:rPr>
            </w:pPr>
            <w:r>
              <w:rPr>
                <w:rFonts w:hint="eastAsia" w:ascii="宋体" w:hAnsi="宋体" w:eastAsia="宋体" w:cs="宋体"/>
                <w:b w:val="0"/>
                <w:sz w:val="21"/>
                <w:szCs w:val="24"/>
              </w:rPr>
              <w:t>表达混乱</w:t>
            </w:r>
          </w:p>
        </w:tc>
      </w:tr>
    </w:tbl>
    <w:p w14:paraId="068BE59D">
      <w:pPr>
        <w:pStyle w:val="4"/>
        <w:keepNext/>
        <w:pageBreakBefore w:val="0"/>
        <w:overflowPunct w:val="0"/>
        <w:bidi w:val="0"/>
        <w:spacing w:before="280" w:after="280" w:line="360" w:lineRule="auto"/>
        <w:ind w:firstLine="562" w:firstLineChars="200"/>
        <w:textAlignment w:val="auto"/>
        <w:outlineLvl w:val="9"/>
        <w:rPr>
          <w:rFonts w:hint="eastAsia" w:ascii="宋体" w:hAnsi="宋体" w:eastAsia="宋体" w:cs="宋体"/>
          <w:sz w:val="24"/>
          <w:szCs w:val="24"/>
        </w:rPr>
      </w:pPr>
      <w:r>
        <w:rPr>
          <w:rFonts w:hint="eastAsia" w:ascii="宋体" w:hAnsi="宋体" w:eastAsia="宋体" w:cs="宋体"/>
          <w:b/>
          <w:sz w:val="28"/>
          <w:szCs w:val="24"/>
        </w:rPr>
        <w:t>语文案例  将目标转化为学生能够对照的表现</w:t>
      </w:r>
    </w:p>
    <w:p w14:paraId="0AEA7276">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拿来主义》的目标表同时列出具体目标与评价依据。其价值在于把“理解比喻说理”“形成判断”等概括要求转化为可检查的行为，并将倾听和共情要求嵌入讨论。表中节选保留原案例的目标层级；在本研究中，可分别从浅层知识获得、深层关系理解和新情境运用分析其学习要求，不将两级目标与三层学习机械对应。</w:t>
      </w:r>
      <w:r>
        <w:rPr>
          <w:rFonts w:hint="eastAsia" w:ascii="宋体" w:hAnsi="宋体" w:eastAsia="宋体" w:cs="宋体"/>
          <w:b w:val="0"/>
          <w:sz w:val="24"/>
          <w:szCs w:val="24"/>
          <w:vertAlign w:val="superscript"/>
        </w:rPr>
        <w:t>[7]</w:t>
      </w:r>
    </w:p>
    <w:p w14:paraId="49A35955">
      <w:pPr>
        <w:keepNext/>
        <w:pageBreakBefore w:val="0"/>
        <w:overflowPunct w:val="0"/>
        <w:bidi w:val="0"/>
        <w:spacing w:line="240" w:lineRule="auto"/>
        <w:ind w:firstLineChars="200"/>
        <w:jc w:val="center"/>
        <w:textAlignment w:val="auto"/>
        <w:rPr>
          <w:rFonts w:hint="eastAsia" w:ascii="宋体" w:hAnsi="宋体" w:eastAsia="宋体" w:cs="宋体"/>
          <w:sz w:val="24"/>
          <w:szCs w:val="24"/>
        </w:rPr>
      </w:pPr>
      <w:r>
        <w:rPr>
          <w:rFonts w:hint="eastAsia" w:ascii="宋体" w:hAnsi="宋体" w:eastAsia="宋体" w:cs="宋体"/>
          <w:b w:val="0"/>
          <w:sz w:val="21"/>
        </w:rPr>
        <w:t>表3-29  拿来主义目标与评价依据原表节选</w:t>
      </w:r>
    </w:p>
    <w:tbl>
      <w:tblPr>
        <w:tblStyle w:val="12"/>
        <w:tblW w:w="8522" w:type="dxa"/>
        <w:jc w:val="center"/>
        <w:tblLayout w:type="fixed"/>
        <w:tblCellMar>
          <w:top w:w="0" w:type="dxa"/>
          <w:left w:w="0" w:type="dxa"/>
          <w:bottom w:w="0" w:type="dxa"/>
          <w:right w:w="0" w:type="dxa"/>
        </w:tblCellMar>
      </w:tblPr>
      <w:tblGrid>
        <w:gridCol w:w="1658"/>
        <w:gridCol w:w="3248"/>
        <w:gridCol w:w="3616"/>
      </w:tblGrid>
      <w:tr w14:paraId="75DC070C">
        <w:tblPrEx>
          <w:tblCellMar>
            <w:top w:w="0" w:type="dxa"/>
            <w:left w:w="0" w:type="dxa"/>
            <w:bottom w:w="0" w:type="dxa"/>
            <w:right w:w="0" w:type="dxa"/>
          </w:tblCellMar>
        </w:tblPrEx>
        <w:trPr>
          <w:cantSplit/>
          <w:tblHeader/>
          <w:jc w:val="center"/>
        </w:trPr>
        <w:tc>
          <w:tcPr>
            <w:tcW w:w="1658" w:type="dxa"/>
            <w:tcBorders>
              <w:top w:val="single" w:color="000000" w:sz="12" w:space="0"/>
            </w:tcBorders>
            <w:vAlign w:val="center"/>
          </w:tcPr>
          <w:p w14:paraId="38155385">
            <w:pPr>
              <w:overflowPunct w:val="0"/>
              <w:bidi w:val="0"/>
              <w:snapToGrid w:val="0"/>
              <w:spacing w:before="0" w:after="0" w:line="240" w:lineRule="auto"/>
              <w:ind w:left="0" w:right="0" w:firstLineChars="200"/>
              <w:jc w:val="center"/>
              <w:textAlignment w:val="auto"/>
              <w:rPr>
                <w:rFonts w:hint="eastAsia" w:ascii="宋体" w:hAnsi="宋体" w:eastAsia="宋体" w:cs="宋体"/>
                <w:b/>
                <w:sz w:val="24"/>
                <w:szCs w:val="24"/>
              </w:rPr>
            </w:pPr>
            <w:r>
              <w:rPr>
                <w:rFonts w:hint="eastAsia" w:ascii="宋体" w:hAnsi="宋体" w:eastAsia="宋体" w:cs="宋体"/>
                <w:b/>
                <w:sz w:val="21"/>
                <w:szCs w:val="24"/>
              </w:rPr>
              <w:t>原案例层级</w:t>
            </w:r>
          </w:p>
        </w:tc>
        <w:tc>
          <w:tcPr>
            <w:tcW w:w="3248" w:type="dxa"/>
            <w:tcBorders>
              <w:top w:val="single" w:color="000000" w:sz="12" w:space="0"/>
            </w:tcBorders>
            <w:vAlign w:val="center"/>
          </w:tcPr>
          <w:p w14:paraId="2CD43A6C">
            <w:pPr>
              <w:overflowPunct w:val="0"/>
              <w:bidi w:val="0"/>
              <w:snapToGrid w:val="0"/>
              <w:spacing w:before="0" w:after="0" w:line="240" w:lineRule="auto"/>
              <w:ind w:left="0" w:right="0" w:firstLineChars="200"/>
              <w:jc w:val="center"/>
              <w:textAlignment w:val="auto"/>
              <w:rPr>
                <w:rFonts w:hint="eastAsia" w:ascii="宋体" w:hAnsi="宋体" w:eastAsia="宋体" w:cs="宋体"/>
                <w:b/>
                <w:sz w:val="24"/>
                <w:szCs w:val="24"/>
              </w:rPr>
            </w:pPr>
            <w:r>
              <w:rPr>
                <w:rFonts w:hint="eastAsia" w:ascii="宋体" w:hAnsi="宋体" w:eastAsia="宋体" w:cs="宋体"/>
                <w:b/>
                <w:sz w:val="21"/>
                <w:szCs w:val="24"/>
              </w:rPr>
              <w:t>具体目标原文节选</w:t>
            </w:r>
          </w:p>
        </w:tc>
        <w:tc>
          <w:tcPr>
            <w:tcW w:w="3616" w:type="dxa"/>
            <w:tcBorders>
              <w:top w:val="single" w:color="000000" w:sz="12" w:space="0"/>
            </w:tcBorders>
            <w:vAlign w:val="center"/>
          </w:tcPr>
          <w:p w14:paraId="497C34C1">
            <w:pPr>
              <w:overflowPunct w:val="0"/>
              <w:bidi w:val="0"/>
              <w:snapToGrid w:val="0"/>
              <w:spacing w:before="0" w:after="0" w:line="240" w:lineRule="auto"/>
              <w:ind w:left="0" w:right="0" w:firstLineChars="200"/>
              <w:jc w:val="center"/>
              <w:textAlignment w:val="auto"/>
              <w:rPr>
                <w:rFonts w:hint="eastAsia" w:ascii="宋体" w:hAnsi="宋体" w:eastAsia="宋体" w:cs="宋体"/>
                <w:b/>
                <w:sz w:val="24"/>
                <w:szCs w:val="24"/>
              </w:rPr>
            </w:pPr>
            <w:r>
              <w:rPr>
                <w:rFonts w:hint="eastAsia" w:ascii="宋体" w:hAnsi="宋体" w:eastAsia="宋体" w:cs="宋体"/>
                <w:b/>
                <w:sz w:val="21"/>
                <w:szCs w:val="24"/>
              </w:rPr>
              <w:t>评价依据原文节选</w:t>
            </w:r>
          </w:p>
        </w:tc>
      </w:tr>
      <w:tr w14:paraId="1445106B">
        <w:tblPrEx>
          <w:tblCellMar>
            <w:top w:w="0" w:type="dxa"/>
            <w:left w:w="0" w:type="dxa"/>
            <w:bottom w:w="0" w:type="dxa"/>
            <w:right w:w="0" w:type="dxa"/>
          </w:tblCellMar>
        </w:tblPrEx>
        <w:trPr>
          <w:cantSplit/>
          <w:jc w:val="center"/>
        </w:trPr>
        <w:tc>
          <w:tcPr>
            <w:tcW w:w="1658" w:type="dxa"/>
            <w:tcBorders>
              <w:top w:val="single" w:color="000000" w:sz="4" w:space="0"/>
            </w:tcBorders>
            <w:vAlign w:val="center"/>
          </w:tcPr>
          <w:p w14:paraId="7E86B8B2">
            <w:pPr>
              <w:overflowPunct w:val="0"/>
              <w:bidi w:val="0"/>
              <w:snapToGrid w:val="0"/>
              <w:spacing w:before="0" w:after="0" w:line="240" w:lineRule="auto"/>
              <w:ind w:left="0" w:right="0" w:firstLineChars="200"/>
              <w:jc w:val="left"/>
              <w:textAlignment w:val="auto"/>
              <w:rPr>
                <w:rFonts w:hint="eastAsia" w:ascii="宋体" w:hAnsi="宋体" w:eastAsia="宋体" w:cs="宋体"/>
                <w:sz w:val="24"/>
                <w:szCs w:val="24"/>
              </w:rPr>
            </w:pPr>
            <w:r>
              <w:rPr>
                <w:rFonts w:hint="eastAsia" w:ascii="宋体" w:hAnsi="宋体" w:eastAsia="宋体" w:cs="宋体"/>
                <w:b w:val="0"/>
                <w:sz w:val="21"/>
                <w:szCs w:val="24"/>
              </w:rPr>
              <w:t>基础目标</w:t>
            </w:r>
          </w:p>
        </w:tc>
        <w:tc>
          <w:tcPr>
            <w:tcW w:w="3248" w:type="dxa"/>
            <w:tcBorders>
              <w:top w:val="single" w:color="000000" w:sz="4" w:space="0"/>
            </w:tcBorders>
            <w:vAlign w:val="center"/>
          </w:tcPr>
          <w:p w14:paraId="70871C2A">
            <w:pPr>
              <w:overflowPunct w:val="0"/>
              <w:bidi w:val="0"/>
              <w:snapToGrid w:val="0"/>
              <w:spacing w:before="0" w:after="0" w:line="240" w:lineRule="auto"/>
              <w:ind w:left="0" w:right="0" w:firstLineChars="200"/>
              <w:jc w:val="left"/>
              <w:textAlignment w:val="auto"/>
              <w:rPr>
                <w:rFonts w:hint="eastAsia" w:ascii="宋体" w:hAnsi="宋体" w:eastAsia="宋体" w:cs="宋体"/>
                <w:sz w:val="24"/>
                <w:szCs w:val="24"/>
              </w:rPr>
            </w:pPr>
            <w:r>
              <w:rPr>
                <w:rFonts w:hint="eastAsia" w:ascii="宋体" w:hAnsi="宋体" w:eastAsia="宋体" w:cs="宋体"/>
                <w:b w:val="0"/>
                <w:sz w:val="21"/>
                <w:szCs w:val="24"/>
              </w:rPr>
              <w:t>能准确说出“大宅子”比喻中“鱼翅”“鸦片”等本体的指代及处理方法</w:t>
            </w:r>
          </w:p>
        </w:tc>
        <w:tc>
          <w:tcPr>
            <w:tcW w:w="3616" w:type="dxa"/>
            <w:tcBorders>
              <w:top w:val="single" w:color="000000" w:sz="4" w:space="0"/>
            </w:tcBorders>
            <w:vAlign w:val="center"/>
          </w:tcPr>
          <w:p w14:paraId="626EA0B8">
            <w:pPr>
              <w:overflowPunct w:val="0"/>
              <w:bidi w:val="0"/>
              <w:snapToGrid w:val="0"/>
              <w:spacing w:before="0" w:after="0" w:line="240" w:lineRule="auto"/>
              <w:ind w:left="0" w:right="0" w:firstLineChars="200"/>
              <w:jc w:val="left"/>
              <w:textAlignment w:val="auto"/>
              <w:rPr>
                <w:rFonts w:hint="eastAsia" w:ascii="宋体" w:hAnsi="宋体" w:eastAsia="宋体" w:cs="宋体"/>
                <w:sz w:val="24"/>
                <w:szCs w:val="24"/>
              </w:rPr>
            </w:pPr>
            <w:r>
              <w:rPr>
                <w:rFonts w:hint="eastAsia" w:ascii="宋体" w:hAnsi="宋体" w:eastAsia="宋体" w:cs="宋体"/>
                <w:b w:val="0"/>
                <w:sz w:val="21"/>
                <w:szCs w:val="24"/>
              </w:rPr>
              <w:t>能独立填写“喻体-本体-处理方法”表格，内容完整正确</w:t>
            </w:r>
          </w:p>
        </w:tc>
      </w:tr>
      <w:tr w14:paraId="38604A3E">
        <w:tblPrEx>
          <w:tblCellMar>
            <w:top w:w="0" w:type="dxa"/>
            <w:left w:w="0" w:type="dxa"/>
            <w:bottom w:w="0" w:type="dxa"/>
            <w:right w:w="0" w:type="dxa"/>
          </w:tblCellMar>
        </w:tblPrEx>
        <w:trPr>
          <w:cantSplit/>
          <w:jc w:val="center"/>
        </w:trPr>
        <w:tc>
          <w:tcPr>
            <w:tcW w:w="1658" w:type="dxa"/>
            <w:vAlign w:val="center"/>
          </w:tcPr>
          <w:p w14:paraId="6D5BEC8C">
            <w:pPr>
              <w:overflowPunct w:val="0"/>
              <w:bidi w:val="0"/>
              <w:snapToGrid w:val="0"/>
              <w:spacing w:before="0" w:after="0" w:line="240" w:lineRule="auto"/>
              <w:ind w:left="0" w:right="0" w:firstLineChars="200"/>
              <w:jc w:val="left"/>
              <w:textAlignment w:val="auto"/>
              <w:rPr>
                <w:rFonts w:hint="eastAsia" w:ascii="宋体" w:hAnsi="宋体" w:eastAsia="宋体" w:cs="宋体"/>
                <w:sz w:val="24"/>
                <w:szCs w:val="24"/>
              </w:rPr>
            </w:pPr>
            <w:r>
              <w:rPr>
                <w:rFonts w:hint="eastAsia" w:ascii="宋体" w:hAnsi="宋体" w:eastAsia="宋体" w:cs="宋体"/>
                <w:b w:val="0"/>
                <w:sz w:val="21"/>
                <w:szCs w:val="24"/>
              </w:rPr>
              <w:t>高阶目标</w:t>
            </w:r>
          </w:p>
        </w:tc>
        <w:tc>
          <w:tcPr>
            <w:tcW w:w="3248" w:type="dxa"/>
            <w:vAlign w:val="center"/>
          </w:tcPr>
          <w:p w14:paraId="7471FE90">
            <w:pPr>
              <w:overflowPunct w:val="0"/>
              <w:bidi w:val="0"/>
              <w:snapToGrid w:val="0"/>
              <w:spacing w:before="0" w:after="0" w:line="240" w:lineRule="auto"/>
              <w:ind w:left="0" w:right="0" w:firstLineChars="200"/>
              <w:jc w:val="left"/>
              <w:textAlignment w:val="auto"/>
              <w:rPr>
                <w:rFonts w:hint="eastAsia" w:ascii="宋体" w:hAnsi="宋体" w:eastAsia="宋体" w:cs="宋体"/>
                <w:sz w:val="24"/>
                <w:szCs w:val="24"/>
              </w:rPr>
            </w:pPr>
            <w:r>
              <w:rPr>
                <w:rFonts w:hint="eastAsia" w:ascii="宋体" w:hAnsi="宋体" w:eastAsia="宋体" w:cs="宋体"/>
                <w:b w:val="0"/>
                <w:sz w:val="21"/>
                <w:szCs w:val="24"/>
              </w:rPr>
              <w:t>能运用“拿来主义”原则，为当代文化现象制定“占有、挑选、创新”的方案</w:t>
            </w:r>
          </w:p>
        </w:tc>
        <w:tc>
          <w:tcPr>
            <w:tcW w:w="3616" w:type="dxa"/>
            <w:vAlign w:val="center"/>
          </w:tcPr>
          <w:p w14:paraId="71F7E3CE">
            <w:pPr>
              <w:overflowPunct w:val="0"/>
              <w:bidi w:val="0"/>
              <w:snapToGrid w:val="0"/>
              <w:spacing w:before="0" w:after="0" w:line="240" w:lineRule="auto"/>
              <w:ind w:left="0" w:right="0" w:firstLineChars="200"/>
              <w:jc w:val="left"/>
              <w:textAlignment w:val="auto"/>
              <w:rPr>
                <w:rFonts w:hint="eastAsia" w:ascii="宋体" w:hAnsi="宋体" w:eastAsia="宋体" w:cs="宋体"/>
                <w:sz w:val="24"/>
                <w:szCs w:val="24"/>
              </w:rPr>
            </w:pPr>
            <w:r>
              <w:rPr>
                <w:rFonts w:hint="eastAsia" w:ascii="宋体" w:hAnsi="宋体" w:eastAsia="宋体" w:cs="宋体"/>
                <w:b w:val="0"/>
                <w:sz w:val="21"/>
                <w:szCs w:val="24"/>
              </w:rPr>
              <w:t>能完成一篇评论或一幅漫画，方案体现辩证分析与创新构想</w:t>
            </w:r>
          </w:p>
        </w:tc>
      </w:tr>
      <w:tr w14:paraId="6FDD09D8">
        <w:tblPrEx>
          <w:tblCellMar>
            <w:top w:w="0" w:type="dxa"/>
            <w:left w:w="0" w:type="dxa"/>
            <w:bottom w:w="0" w:type="dxa"/>
            <w:right w:w="0" w:type="dxa"/>
          </w:tblCellMar>
        </w:tblPrEx>
        <w:trPr>
          <w:cantSplit/>
          <w:jc w:val="center"/>
        </w:trPr>
        <w:tc>
          <w:tcPr>
            <w:tcW w:w="1658" w:type="dxa"/>
            <w:tcBorders>
              <w:bottom w:val="single" w:color="000000" w:sz="12" w:space="0"/>
            </w:tcBorders>
            <w:vAlign w:val="center"/>
          </w:tcPr>
          <w:p w14:paraId="66BECBBC">
            <w:pPr>
              <w:keepNext/>
              <w:overflowPunct w:val="0"/>
              <w:bidi w:val="0"/>
              <w:snapToGrid w:val="0"/>
              <w:spacing w:before="0" w:after="0" w:line="240" w:lineRule="auto"/>
              <w:ind w:left="0" w:right="0" w:firstLineChars="200"/>
              <w:jc w:val="left"/>
              <w:textAlignment w:val="auto"/>
              <w:rPr>
                <w:rFonts w:hint="eastAsia" w:ascii="宋体" w:hAnsi="宋体" w:eastAsia="宋体" w:cs="宋体"/>
                <w:sz w:val="24"/>
                <w:szCs w:val="24"/>
              </w:rPr>
            </w:pPr>
            <w:r>
              <w:rPr>
                <w:rFonts w:hint="eastAsia" w:ascii="宋体" w:hAnsi="宋体" w:eastAsia="宋体" w:cs="宋体"/>
                <w:b w:val="0"/>
                <w:sz w:val="21"/>
                <w:szCs w:val="24"/>
              </w:rPr>
              <w:t>高阶目标中的合作要求</w:t>
            </w:r>
          </w:p>
        </w:tc>
        <w:tc>
          <w:tcPr>
            <w:tcW w:w="3248" w:type="dxa"/>
            <w:tcBorders>
              <w:bottom w:val="single" w:color="000000" w:sz="12" w:space="0"/>
            </w:tcBorders>
            <w:vAlign w:val="center"/>
          </w:tcPr>
          <w:p w14:paraId="259570B2">
            <w:pPr>
              <w:keepNext/>
              <w:overflowPunct w:val="0"/>
              <w:bidi w:val="0"/>
              <w:snapToGrid w:val="0"/>
              <w:spacing w:before="0" w:after="0" w:line="240" w:lineRule="auto"/>
              <w:ind w:left="0" w:right="0" w:firstLineChars="200"/>
              <w:jc w:val="left"/>
              <w:textAlignment w:val="auto"/>
              <w:rPr>
                <w:rFonts w:hint="eastAsia" w:ascii="宋体" w:hAnsi="宋体" w:eastAsia="宋体" w:cs="宋体"/>
                <w:sz w:val="24"/>
                <w:szCs w:val="24"/>
              </w:rPr>
            </w:pPr>
            <w:r>
              <w:rPr>
                <w:rFonts w:hint="eastAsia" w:ascii="宋体" w:hAnsi="宋体" w:eastAsia="宋体" w:cs="宋体"/>
                <w:b w:val="0"/>
                <w:sz w:val="21"/>
                <w:szCs w:val="24"/>
              </w:rPr>
              <w:t>面对理解困难或观点冲突时，能主动调节急躁、挫败等情绪，坚持探究</w:t>
            </w:r>
          </w:p>
        </w:tc>
        <w:tc>
          <w:tcPr>
            <w:tcW w:w="3616" w:type="dxa"/>
            <w:tcBorders>
              <w:bottom w:val="single" w:color="000000" w:sz="12" w:space="0"/>
            </w:tcBorders>
            <w:vAlign w:val="center"/>
          </w:tcPr>
          <w:p w14:paraId="6490AF60">
            <w:pPr>
              <w:keepNext/>
              <w:overflowPunct w:val="0"/>
              <w:bidi w:val="0"/>
              <w:snapToGrid w:val="0"/>
              <w:spacing w:before="0" w:after="0" w:line="240" w:lineRule="auto"/>
              <w:ind w:left="0" w:right="0" w:firstLineChars="200"/>
              <w:jc w:val="left"/>
              <w:textAlignment w:val="auto"/>
              <w:rPr>
                <w:rFonts w:hint="eastAsia" w:ascii="宋体" w:hAnsi="宋体" w:eastAsia="宋体" w:cs="宋体"/>
                <w:sz w:val="24"/>
                <w:szCs w:val="24"/>
              </w:rPr>
            </w:pPr>
            <w:r>
              <w:rPr>
                <w:rFonts w:hint="eastAsia" w:ascii="宋体" w:hAnsi="宋体" w:eastAsia="宋体" w:cs="宋体"/>
                <w:b w:val="0"/>
                <w:sz w:val="21"/>
                <w:szCs w:val="24"/>
              </w:rPr>
              <w:t>课堂观察中表现出情绪自我平复的言行；能在发言或反思中说出“我理解他为什么这样想”</w:t>
            </w:r>
          </w:p>
        </w:tc>
      </w:tr>
    </w:tbl>
    <w:p w14:paraId="0EB5DD41">
      <w:pPr>
        <w:keepNext/>
        <w:pageBreakBefore w:val="0"/>
        <w:overflowPunct w:val="0"/>
        <w:bidi w:val="0"/>
        <w:spacing w:line="360" w:lineRule="auto"/>
        <w:ind w:firstLineChars="200"/>
        <w:jc w:val="center"/>
        <w:textAlignment w:val="auto"/>
        <w:rPr>
          <w:rFonts w:hint="eastAsia" w:ascii="宋体" w:hAnsi="宋体" w:eastAsia="宋体" w:cs="宋体"/>
        </w:rPr>
      </w:pPr>
    </w:p>
    <w:p w14:paraId="348D0843">
      <w:pPr>
        <w:keepNext/>
        <w:pageBreakBefore w:val="0"/>
        <w:overflowPunct w:val="0"/>
        <w:bidi w:val="0"/>
        <w:spacing w:line="360" w:lineRule="auto"/>
        <w:jc w:val="both"/>
        <w:textAlignment w:val="auto"/>
        <w:rPr>
          <w:rFonts w:hint="eastAsia" w:ascii="宋体" w:hAnsi="宋体" w:eastAsia="宋体" w:cs="宋体"/>
          <w:sz w:val="24"/>
          <w:szCs w:val="24"/>
        </w:rPr>
      </w:pPr>
      <w:r>
        <w:rPr>
          <w:rFonts w:hint="eastAsia" w:ascii="宋体" w:hAnsi="宋体" w:eastAsia="宋体" w:cs="宋体"/>
        </w:rPr>
        <w:drawing>
          <wp:inline distT="0" distB="0" distL="0" distR="0">
            <wp:extent cx="5138420" cy="1363980"/>
            <wp:effectExtent l="0" t="0" r="5080" b="762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7"/>
                    <a:stretch>
                      <a:fillRect/>
                    </a:stretch>
                  </pic:blipFill>
                  <pic:spPr>
                    <a:xfrm>
                      <a:off x="0" y="0"/>
                      <a:ext cx="5138420" cy="1363980"/>
                    </a:xfrm>
                    <a:prstGeom prst="rect">
                      <a:avLst/>
                    </a:prstGeom>
                    <a:noFill/>
                  </pic:spPr>
                </pic:pic>
              </a:graphicData>
            </a:graphic>
          </wp:inline>
        </w:drawing>
      </w:r>
    </w:p>
    <w:p w14:paraId="42038D66">
      <w:pPr>
        <w:pageBreakBefore w:val="0"/>
        <w:overflowPunct w:val="0"/>
        <w:bidi w:val="0"/>
        <w:spacing w:line="240" w:lineRule="auto"/>
        <w:ind w:firstLineChars="200"/>
        <w:jc w:val="center"/>
        <w:textAlignment w:val="auto"/>
        <w:rPr>
          <w:rFonts w:hint="eastAsia" w:ascii="宋体" w:hAnsi="宋体" w:eastAsia="宋体" w:cs="宋体"/>
          <w:sz w:val="24"/>
          <w:szCs w:val="24"/>
        </w:rPr>
      </w:pPr>
      <w:r>
        <w:rPr>
          <w:rFonts w:hint="eastAsia" w:ascii="宋体" w:hAnsi="宋体" w:eastAsia="宋体" w:cs="宋体"/>
          <w:b w:val="0"/>
          <w:sz w:val="21"/>
        </w:rPr>
        <w:t>图3-10  拿来主义自我检测项目截图</w:t>
      </w:r>
    </w:p>
    <w:p w14:paraId="34C548EB">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截图列出分类表格、比喻说理作用和联系现实理解文化主体性三个自我检测项目，使学生能够逐项对照目标。原图的勾选标记与案例文字说明不完全一致，故此处用于说明自评工具的设计，不据此判断个体达成差异；实际理解仍需通过解释与作答核查。</w:t>
      </w:r>
    </w:p>
    <w:p w14:paraId="25D9F4B8">
      <w:pPr>
        <w:pStyle w:val="3"/>
        <w:keepNext/>
        <w:pageBreakBefore w:val="0"/>
        <w:overflowPunct w:val="0"/>
        <w:bidi w:val="0"/>
        <w:spacing w:line="360" w:lineRule="auto"/>
        <w:ind w:firstLine="562" w:firstLineChars="200"/>
        <w:textAlignment w:val="auto"/>
        <w:outlineLvl w:val="3"/>
        <w:rPr>
          <w:rFonts w:hint="eastAsia" w:ascii="宋体" w:hAnsi="宋体" w:eastAsia="宋体" w:cs="宋体"/>
          <w:b/>
          <w:bCs/>
          <w:sz w:val="24"/>
          <w:szCs w:val="24"/>
        </w:rPr>
      </w:pPr>
      <w:bookmarkStart w:id="78" w:name="_Toc18765"/>
      <w:r>
        <w:rPr>
          <w:rFonts w:hint="eastAsia" w:ascii="宋体" w:hAnsi="宋体" w:eastAsia="宋体" w:cs="宋体"/>
          <w:b/>
          <w:bCs/>
          <w:sz w:val="28"/>
          <w:szCs w:val="24"/>
        </w:rPr>
        <w:t>（3）可见的学习内容分析框架</w:t>
      </w:r>
      <w:bookmarkEnd w:id="78"/>
    </w:p>
    <w:p w14:paraId="7C7D13EE">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rPr>
        <w:t>内容组织以学科核心概念、重要关系和典型方法为基础，兼顾学生已有经验与问题解决需要。参考文献从学科与跨学科立场组织实践内容，并区分不同的实践表征水平（图3-11）。本研究吸收其关注知识联系、实践方式和学习深度的思路，围绕核心问题建立相互关联的任务，避免知识点与活动各自分散。[1]</w:t>
      </w:r>
    </w:p>
    <w:p w14:paraId="1790FDA3">
      <w:pPr>
        <w:keepNext/>
        <w:pageBreakBefore w:val="0"/>
        <w:overflowPunct w:val="0"/>
        <w:bidi w:val="0"/>
        <w:spacing w:line="360" w:lineRule="auto"/>
        <w:ind w:firstLineChars="200"/>
        <w:jc w:val="center"/>
        <w:textAlignment w:val="auto"/>
        <w:rPr>
          <w:rFonts w:hint="eastAsia" w:ascii="宋体" w:hAnsi="宋体" w:eastAsia="宋体" w:cs="宋体"/>
          <w:sz w:val="24"/>
          <w:szCs w:val="24"/>
        </w:rPr>
      </w:pPr>
      <w:r>
        <w:rPr>
          <w:rFonts w:hint="eastAsia" w:ascii="宋体" w:hAnsi="宋体" w:eastAsia="宋体" w:cs="宋体"/>
        </w:rPr>
        <w:drawing>
          <wp:inline distT="0" distB="0" distL="0" distR="0">
            <wp:extent cx="3402965" cy="2331720"/>
            <wp:effectExtent l="0" t="0" r="6985" b="1905"/>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noChangeArrowheads="1"/>
                    </pic:cNvPicPr>
                  </pic:nvPicPr>
                  <pic:blipFill>
                    <a:blip r:embed="rId18"/>
                    <a:stretch>
                      <a:fillRect/>
                    </a:stretch>
                  </pic:blipFill>
                  <pic:spPr>
                    <a:xfrm>
                      <a:off x="0" y="0"/>
                      <a:ext cx="3402965" cy="2331720"/>
                    </a:xfrm>
                    <a:prstGeom prst="rect">
                      <a:avLst/>
                    </a:prstGeom>
                    <a:noFill/>
                  </pic:spPr>
                </pic:pic>
              </a:graphicData>
            </a:graphic>
          </wp:inline>
        </w:drawing>
      </w:r>
    </w:p>
    <w:p w14:paraId="388A1EAE">
      <w:pPr>
        <w:pageBreakBefore w:val="0"/>
        <w:overflowPunct w:val="0"/>
        <w:bidi w:val="0"/>
        <w:spacing w:line="240" w:lineRule="auto"/>
        <w:ind w:firstLineChars="200"/>
        <w:jc w:val="center"/>
        <w:textAlignment w:val="auto"/>
        <w:rPr>
          <w:rFonts w:hint="eastAsia" w:ascii="宋体" w:hAnsi="宋体" w:eastAsia="宋体" w:cs="宋体"/>
          <w:sz w:val="24"/>
          <w:szCs w:val="24"/>
        </w:rPr>
      </w:pPr>
      <w:r>
        <w:rPr>
          <w:rFonts w:hint="eastAsia" w:ascii="宋体" w:hAnsi="宋体" w:eastAsia="宋体" w:cs="宋体"/>
          <w:b w:val="0"/>
          <w:sz w:val="21"/>
        </w:rPr>
        <w:t>图3-11  学科实践学习内容分析框架</w:t>
      </w:r>
    </w:p>
    <w:p w14:paraId="20B73654">
      <w:pPr>
        <w:pageBreakBefore w:val="0"/>
        <w:overflowPunct w:val="0"/>
        <w:bidi w:val="0"/>
        <w:spacing w:line="240" w:lineRule="auto"/>
        <w:ind w:firstLineChars="200"/>
        <w:jc w:val="center"/>
        <w:textAlignment w:val="auto"/>
        <w:rPr>
          <w:rFonts w:hint="eastAsia" w:ascii="宋体" w:hAnsi="宋体" w:eastAsia="宋体" w:cs="宋体"/>
          <w:sz w:val="24"/>
          <w:szCs w:val="24"/>
        </w:rPr>
      </w:pPr>
      <w:r>
        <w:rPr>
          <w:rFonts w:hint="eastAsia" w:ascii="宋体" w:hAnsi="宋体" w:eastAsia="宋体" w:cs="宋体"/>
          <w:b w:val="0"/>
          <w:sz w:val="21"/>
        </w:rPr>
        <w:t>图3-12  从学习层次、学科实践与跨学科实践三个方面组织内容分析。纵向区分浅层、深层与迁移学习，横向呈现知识运用、问题探究与综合实践，斜向体现跨学科知识与方法的联系。图中的三个方向分别提示内容设计应考虑学习深度、实践方式及知识联系，不能将某种实践类型直接视为某一学习层次，也不能以涉及学科的多少判断学习深度。</w:t>
      </w:r>
    </w:p>
    <w:p w14:paraId="0BDC6717">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rPr>
        <w:t>在图3-12所示整体关系基础上，表3-30进一步将三层学习转化为内容组织重点、任务设计示例及学习表现与观察重点，使内容选择、任务安排和证据收集相互衔接。</w:t>
      </w:r>
    </w:p>
    <w:p w14:paraId="1CB2FA2B">
      <w:pPr>
        <w:keepNext/>
        <w:pageBreakBefore w:val="0"/>
        <w:overflowPunct w:val="0"/>
        <w:bidi w:val="0"/>
        <w:spacing w:line="240" w:lineRule="auto"/>
        <w:ind w:firstLineChars="200"/>
        <w:jc w:val="center"/>
        <w:textAlignment w:val="auto"/>
        <w:rPr>
          <w:rFonts w:hint="eastAsia" w:ascii="宋体" w:hAnsi="宋体" w:eastAsia="宋体" w:cs="宋体"/>
          <w:sz w:val="24"/>
          <w:szCs w:val="24"/>
        </w:rPr>
      </w:pPr>
      <w:r>
        <w:rPr>
          <w:rFonts w:hint="eastAsia" w:ascii="宋体" w:hAnsi="宋体" w:eastAsia="宋体" w:cs="宋体"/>
          <w:b w:val="0"/>
          <w:sz w:val="21"/>
        </w:rPr>
        <w:t>表3-30  三层学习的内容组织与任务设计要点</w:t>
      </w:r>
    </w:p>
    <w:tbl>
      <w:tblPr>
        <w:tblStyle w:val="12"/>
        <w:tblW w:w="9819" w:type="dxa"/>
        <w:jc w:val="center"/>
        <w:tblLayout w:type="fixed"/>
        <w:tblCellMar>
          <w:top w:w="0" w:type="dxa"/>
          <w:left w:w="0" w:type="dxa"/>
          <w:bottom w:w="0" w:type="dxa"/>
          <w:right w:w="0" w:type="dxa"/>
        </w:tblCellMar>
      </w:tblPr>
      <w:tblGrid>
        <w:gridCol w:w="1299"/>
        <w:gridCol w:w="2901"/>
        <w:gridCol w:w="2403"/>
        <w:gridCol w:w="3216"/>
      </w:tblGrid>
      <w:tr w14:paraId="2E69393D">
        <w:tblPrEx>
          <w:tblCellMar>
            <w:top w:w="0" w:type="dxa"/>
            <w:left w:w="0" w:type="dxa"/>
            <w:bottom w:w="0" w:type="dxa"/>
            <w:right w:w="0" w:type="dxa"/>
          </w:tblCellMar>
        </w:tblPrEx>
        <w:trPr>
          <w:cantSplit/>
          <w:tblHeader/>
          <w:jc w:val="center"/>
        </w:trPr>
        <w:tc>
          <w:tcPr>
            <w:tcW w:w="1299" w:type="dxa"/>
            <w:tcBorders>
              <w:top w:val="single" w:color="000000" w:sz="12" w:space="0"/>
            </w:tcBorders>
            <w:vAlign w:val="center"/>
          </w:tcPr>
          <w:p w14:paraId="418F2F4B">
            <w:pPr>
              <w:overflowPunct w:val="0"/>
              <w:bidi w:val="0"/>
              <w:snapToGrid w:val="0"/>
              <w:spacing w:before="0" w:after="0" w:line="240" w:lineRule="auto"/>
              <w:ind w:left="0" w:right="0" w:firstLineChars="200"/>
              <w:jc w:val="center"/>
              <w:textAlignment w:val="auto"/>
              <w:rPr>
                <w:rFonts w:hint="eastAsia" w:ascii="宋体" w:hAnsi="宋体" w:eastAsia="宋体" w:cs="宋体"/>
                <w:b/>
                <w:sz w:val="24"/>
                <w:szCs w:val="24"/>
              </w:rPr>
            </w:pPr>
            <w:r>
              <w:rPr>
                <w:rFonts w:hint="eastAsia" w:ascii="宋体" w:hAnsi="宋体" w:eastAsia="宋体" w:cs="宋体"/>
                <w:b/>
                <w:sz w:val="21"/>
                <w:szCs w:val="24"/>
              </w:rPr>
              <w:t>学习层次</w:t>
            </w:r>
          </w:p>
        </w:tc>
        <w:tc>
          <w:tcPr>
            <w:tcW w:w="2901" w:type="dxa"/>
            <w:tcBorders>
              <w:top w:val="single" w:color="000000" w:sz="12" w:space="0"/>
            </w:tcBorders>
            <w:vAlign w:val="center"/>
          </w:tcPr>
          <w:p w14:paraId="46359240">
            <w:pPr>
              <w:overflowPunct w:val="0"/>
              <w:bidi w:val="0"/>
              <w:snapToGrid w:val="0"/>
              <w:spacing w:before="0" w:after="0" w:line="240" w:lineRule="auto"/>
              <w:ind w:left="0" w:right="0" w:firstLineChars="200"/>
              <w:jc w:val="center"/>
              <w:textAlignment w:val="auto"/>
              <w:rPr>
                <w:rFonts w:hint="eastAsia" w:ascii="宋体" w:hAnsi="宋体" w:eastAsia="宋体" w:cs="宋体"/>
                <w:b/>
                <w:sz w:val="24"/>
                <w:szCs w:val="24"/>
              </w:rPr>
            </w:pPr>
            <w:r>
              <w:rPr>
                <w:rFonts w:hint="eastAsia" w:ascii="宋体" w:hAnsi="宋体" w:eastAsia="宋体" w:cs="宋体"/>
                <w:b/>
                <w:sz w:val="21"/>
                <w:szCs w:val="24"/>
              </w:rPr>
              <w:t>内容组织重点</w:t>
            </w:r>
          </w:p>
        </w:tc>
        <w:tc>
          <w:tcPr>
            <w:tcW w:w="2403" w:type="dxa"/>
            <w:tcBorders>
              <w:top w:val="single" w:color="000000" w:sz="12" w:space="0"/>
            </w:tcBorders>
            <w:vAlign w:val="center"/>
          </w:tcPr>
          <w:p w14:paraId="4B51F15D">
            <w:pPr>
              <w:overflowPunct w:val="0"/>
              <w:bidi w:val="0"/>
              <w:snapToGrid w:val="0"/>
              <w:spacing w:before="0" w:after="0" w:line="240" w:lineRule="auto"/>
              <w:ind w:left="0" w:right="0" w:firstLineChars="200"/>
              <w:jc w:val="center"/>
              <w:textAlignment w:val="auto"/>
              <w:rPr>
                <w:rFonts w:hint="eastAsia" w:ascii="宋体" w:hAnsi="宋体" w:eastAsia="宋体" w:cs="宋体"/>
                <w:b/>
                <w:sz w:val="24"/>
                <w:szCs w:val="24"/>
              </w:rPr>
            </w:pPr>
            <w:r>
              <w:rPr>
                <w:rFonts w:hint="eastAsia" w:ascii="宋体" w:hAnsi="宋体" w:eastAsia="宋体" w:cs="宋体"/>
                <w:b/>
                <w:sz w:val="21"/>
                <w:szCs w:val="24"/>
              </w:rPr>
              <w:t>任务设计示例</w:t>
            </w:r>
          </w:p>
        </w:tc>
        <w:tc>
          <w:tcPr>
            <w:tcW w:w="3216" w:type="dxa"/>
            <w:tcBorders>
              <w:top w:val="single" w:color="000000" w:sz="12" w:space="0"/>
            </w:tcBorders>
            <w:vAlign w:val="center"/>
          </w:tcPr>
          <w:p w14:paraId="2C1C651A">
            <w:pPr>
              <w:overflowPunct w:val="0"/>
              <w:bidi w:val="0"/>
              <w:snapToGrid w:val="0"/>
              <w:spacing w:before="0" w:after="0" w:line="240" w:lineRule="auto"/>
              <w:ind w:left="0" w:right="0" w:firstLineChars="200"/>
              <w:jc w:val="center"/>
              <w:textAlignment w:val="auto"/>
              <w:rPr>
                <w:rFonts w:hint="eastAsia" w:ascii="宋体" w:hAnsi="宋体" w:eastAsia="宋体" w:cs="宋体"/>
                <w:b/>
                <w:sz w:val="24"/>
                <w:szCs w:val="24"/>
              </w:rPr>
            </w:pPr>
            <w:r>
              <w:rPr>
                <w:rFonts w:hint="eastAsia" w:ascii="宋体" w:hAnsi="宋体" w:eastAsia="宋体" w:cs="宋体"/>
                <w:b/>
                <w:sz w:val="21"/>
                <w:szCs w:val="24"/>
              </w:rPr>
              <w:t>学习表现与观察重点</w:t>
            </w:r>
          </w:p>
        </w:tc>
      </w:tr>
      <w:tr w14:paraId="3A46E538">
        <w:tblPrEx>
          <w:tblCellMar>
            <w:top w:w="0" w:type="dxa"/>
            <w:left w:w="0" w:type="dxa"/>
            <w:bottom w:w="0" w:type="dxa"/>
            <w:right w:w="0" w:type="dxa"/>
          </w:tblCellMar>
        </w:tblPrEx>
        <w:trPr>
          <w:cantSplit/>
          <w:jc w:val="center"/>
        </w:trPr>
        <w:tc>
          <w:tcPr>
            <w:tcW w:w="1299" w:type="dxa"/>
            <w:tcBorders>
              <w:top w:val="single" w:color="000000" w:sz="4" w:space="0"/>
            </w:tcBorders>
            <w:vAlign w:val="center"/>
          </w:tcPr>
          <w:p w14:paraId="74FACE55">
            <w:pPr>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浅层学习</w:t>
            </w:r>
          </w:p>
        </w:tc>
        <w:tc>
          <w:tcPr>
            <w:tcW w:w="2901" w:type="dxa"/>
            <w:tcBorders>
              <w:top w:val="single" w:color="000000" w:sz="4" w:space="0"/>
            </w:tcBorders>
            <w:vAlign w:val="center"/>
          </w:tcPr>
          <w:p w14:paraId="5D5B4124">
            <w:pPr>
              <w:overflowPunct w:val="0"/>
              <w:bidi w:val="0"/>
              <w:snapToGrid w:val="0"/>
              <w:spacing w:before="0" w:after="0" w:line="240" w:lineRule="auto"/>
              <w:ind w:left="0" w:right="0" w:firstLineChars="200"/>
              <w:jc w:val="left"/>
              <w:textAlignment w:val="auto"/>
              <w:rPr>
                <w:rFonts w:hint="eastAsia" w:ascii="宋体" w:hAnsi="宋体" w:eastAsia="宋体" w:cs="宋体"/>
                <w:sz w:val="24"/>
                <w:szCs w:val="24"/>
              </w:rPr>
            </w:pPr>
            <w:r>
              <w:rPr>
                <w:rFonts w:hint="eastAsia" w:ascii="宋体" w:hAnsi="宋体" w:eastAsia="宋体" w:cs="宋体"/>
                <w:b w:val="0"/>
                <w:sz w:val="21"/>
                <w:szCs w:val="24"/>
              </w:rPr>
              <w:t>核心概念、基本事实、必要技能及典型实例</w:t>
            </w:r>
          </w:p>
        </w:tc>
        <w:tc>
          <w:tcPr>
            <w:tcW w:w="2403" w:type="dxa"/>
            <w:tcBorders>
              <w:top w:val="single" w:color="000000" w:sz="4" w:space="0"/>
            </w:tcBorders>
            <w:vAlign w:val="center"/>
          </w:tcPr>
          <w:p w14:paraId="7C1DE849">
            <w:pPr>
              <w:overflowPunct w:val="0"/>
              <w:bidi w:val="0"/>
              <w:snapToGrid w:val="0"/>
              <w:spacing w:before="0" w:after="0" w:line="240" w:lineRule="auto"/>
              <w:ind w:left="0" w:right="0" w:firstLineChars="200"/>
              <w:jc w:val="left"/>
              <w:textAlignment w:val="auto"/>
              <w:rPr>
                <w:rFonts w:hint="eastAsia" w:ascii="宋体" w:hAnsi="宋体" w:eastAsia="宋体" w:cs="宋体"/>
                <w:sz w:val="24"/>
                <w:szCs w:val="24"/>
              </w:rPr>
            </w:pPr>
            <w:r>
              <w:rPr>
                <w:rFonts w:hint="eastAsia" w:ascii="宋体" w:hAnsi="宋体" w:eastAsia="宋体" w:cs="宋体"/>
                <w:b w:val="0"/>
                <w:sz w:val="21"/>
                <w:szCs w:val="24"/>
              </w:rPr>
              <w:t>辨析实例、解释概念，完成基本操作与表达</w:t>
            </w:r>
          </w:p>
        </w:tc>
        <w:tc>
          <w:tcPr>
            <w:tcW w:w="3216" w:type="dxa"/>
            <w:tcBorders>
              <w:top w:val="single" w:color="000000" w:sz="4" w:space="0"/>
            </w:tcBorders>
            <w:vAlign w:val="center"/>
          </w:tcPr>
          <w:p w14:paraId="67AC245C">
            <w:pPr>
              <w:overflowPunct w:val="0"/>
              <w:bidi w:val="0"/>
              <w:snapToGrid w:val="0"/>
              <w:spacing w:before="0" w:after="0" w:line="240" w:lineRule="auto"/>
              <w:ind w:left="0" w:right="0" w:firstLineChars="200"/>
              <w:jc w:val="left"/>
              <w:textAlignment w:val="auto"/>
              <w:rPr>
                <w:rFonts w:hint="eastAsia" w:ascii="宋体" w:hAnsi="宋体" w:eastAsia="宋体" w:cs="宋体"/>
                <w:sz w:val="24"/>
                <w:szCs w:val="24"/>
              </w:rPr>
            </w:pPr>
            <w:r>
              <w:rPr>
                <w:rFonts w:hint="eastAsia" w:ascii="宋体" w:hAnsi="宋体" w:eastAsia="宋体" w:cs="宋体"/>
                <w:b w:val="0"/>
                <w:sz w:val="21"/>
                <w:szCs w:val="24"/>
              </w:rPr>
              <w:t>能否准确理解概念、完成必要步骤；存在哪些误解或基础缺漏</w:t>
            </w:r>
          </w:p>
        </w:tc>
      </w:tr>
      <w:tr w14:paraId="0BE79596">
        <w:tblPrEx>
          <w:tblCellMar>
            <w:top w:w="0" w:type="dxa"/>
            <w:left w:w="0" w:type="dxa"/>
            <w:bottom w:w="0" w:type="dxa"/>
            <w:right w:w="0" w:type="dxa"/>
          </w:tblCellMar>
        </w:tblPrEx>
        <w:trPr>
          <w:cantSplit/>
          <w:jc w:val="center"/>
        </w:trPr>
        <w:tc>
          <w:tcPr>
            <w:tcW w:w="1299" w:type="dxa"/>
            <w:vAlign w:val="center"/>
          </w:tcPr>
          <w:p w14:paraId="3A66E538">
            <w:pPr>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深层学习</w:t>
            </w:r>
          </w:p>
        </w:tc>
        <w:tc>
          <w:tcPr>
            <w:tcW w:w="2901" w:type="dxa"/>
            <w:vAlign w:val="center"/>
          </w:tcPr>
          <w:p w14:paraId="689DA990">
            <w:pPr>
              <w:overflowPunct w:val="0"/>
              <w:bidi w:val="0"/>
              <w:snapToGrid w:val="0"/>
              <w:spacing w:before="0" w:after="0" w:line="240" w:lineRule="auto"/>
              <w:ind w:left="0" w:right="0" w:firstLineChars="200"/>
              <w:jc w:val="left"/>
              <w:textAlignment w:val="auto"/>
              <w:rPr>
                <w:rFonts w:hint="eastAsia" w:ascii="宋体" w:hAnsi="宋体" w:eastAsia="宋体" w:cs="宋体"/>
                <w:sz w:val="24"/>
                <w:szCs w:val="24"/>
              </w:rPr>
            </w:pPr>
            <w:r>
              <w:rPr>
                <w:rFonts w:hint="eastAsia" w:ascii="宋体" w:hAnsi="宋体" w:eastAsia="宋体" w:cs="宋体"/>
                <w:b w:val="0"/>
                <w:sz w:val="21"/>
                <w:szCs w:val="24"/>
              </w:rPr>
              <w:t>概念之间的联系、方法原理及不同观点，按需联系其他学科知识</w:t>
            </w:r>
          </w:p>
        </w:tc>
        <w:tc>
          <w:tcPr>
            <w:tcW w:w="2403" w:type="dxa"/>
            <w:vAlign w:val="center"/>
          </w:tcPr>
          <w:p w14:paraId="35CD7439">
            <w:pPr>
              <w:overflowPunct w:val="0"/>
              <w:bidi w:val="0"/>
              <w:snapToGrid w:val="0"/>
              <w:spacing w:before="0" w:after="0" w:line="240" w:lineRule="auto"/>
              <w:ind w:left="0" w:right="0" w:firstLineChars="200"/>
              <w:jc w:val="left"/>
              <w:textAlignment w:val="auto"/>
              <w:rPr>
                <w:rFonts w:hint="eastAsia" w:ascii="宋体" w:hAnsi="宋体" w:eastAsia="宋体" w:cs="宋体"/>
                <w:sz w:val="24"/>
                <w:szCs w:val="24"/>
              </w:rPr>
            </w:pPr>
            <w:r>
              <w:rPr>
                <w:rFonts w:hint="eastAsia" w:ascii="宋体" w:hAnsi="宋体" w:eastAsia="宋体" w:cs="宋体"/>
                <w:b w:val="0"/>
                <w:sz w:val="21"/>
                <w:szCs w:val="24"/>
              </w:rPr>
              <w:t>比较方法、分析关系、解释原因，运用证据论证并修正判断</w:t>
            </w:r>
          </w:p>
        </w:tc>
        <w:tc>
          <w:tcPr>
            <w:tcW w:w="3216" w:type="dxa"/>
            <w:vAlign w:val="center"/>
          </w:tcPr>
          <w:p w14:paraId="1D422EF7">
            <w:pPr>
              <w:overflowPunct w:val="0"/>
              <w:bidi w:val="0"/>
              <w:snapToGrid w:val="0"/>
              <w:spacing w:before="0" w:after="0" w:line="240" w:lineRule="auto"/>
              <w:ind w:left="0" w:right="0" w:firstLineChars="200"/>
              <w:jc w:val="left"/>
              <w:textAlignment w:val="auto"/>
              <w:rPr>
                <w:rFonts w:hint="eastAsia" w:ascii="宋体" w:hAnsi="宋体" w:eastAsia="宋体" w:cs="宋体"/>
                <w:sz w:val="24"/>
                <w:szCs w:val="24"/>
              </w:rPr>
            </w:pPr>
            <w:r>
              <w:rPr>
                <w:rFonts w:hint="eastAsia" w:ascii="宋体" w:hAnsi="宋体" w:eastAsia="宋体" w:cs="宋体"/>
                <w:b w:val="0"/>
                <w:sz w:val="21"/>
                <w:szCs w:val="24"/>
              </w:rPr>
              <w:t>能否建立合理联系、说明方法依据；证据与解释是否支持结论</w:t>
            </w:r>
          </w:p>
        </w:tc>
      </w:tr>
      <w:tr w14:paraId="3442246F">
        <w:tblPrEx>
          <w:tblCellMar>
            <w:top w:w="0" w:type="dxa"/>
            <w:left w:w="0" w:type="dxa"/>
            <w:bottom w:w="0" w:type="dxa"/>
            <w:right w:w="0" w:type="dxa"/>
          </w:tblCellMar>
        </w:tblPrEx>
        <w:trPr>
          <w:cantSplit/>
          <w:jc w:val="center"/>
        </w:trPr>
        <w:tc>
          <w:tcPr>
            <w:tcW w:w="1299" w:type="dxa"/>
            <w:tcBorders>
              <w:bottom w:val="single" w:color="000000" w:sz="12" w:space="0"/>
            </w:tcBorders>
            <w:vAlign w:val="center"/>
          </w:tcPr>
          <w:p w14:paraId="6DA57174">
            <w:pPr>
              <w:keepNext/>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迁移学习</w:t>
            </w:r>
          </w:p>
        </w:tc>
        <w:tc>
          <w:tcPr>
            <w:tcW w:w="2901" w:type="dxa"/>
            <w:tcBorders>
              <w:bottom w:val="single" w:color="000000" w:sz="12" w:space="0"/>
            </w:tcBorders>
            <w:vAlign w:val="center"/>
          </w:tcPr>
          <w:p w14:paraId="27B5330B">
            <w:pPr>
              <w:keepNext/>
              <w:overflowPunct w:val="0"/>
              <w:bidi w:val="0"/>
              <w:snapToGrid w:val="0"/>
              <w:spacing w:before="0" w:after="0" w:line="240" w:lineRule="auto"/>
              <w:ind w:left="0" w:right="0" w:firstLineChars="200"/>
              <w:jc w:val="left"/>
              <w:textAlignment w:val="auto"/>
              <w:rPr>
                <w:rFonts w:hint="eastAsia" w:ascii="宋体" w:hAnsi="宋体" w:eastAsia="宋体" w:cs="宋体"/>
                <w:sz w:val="24"/>
                <w:szCs w:val="24"/>
              </w:rPr>
            </w:pPr>
            <w:r>
              <w:rPr>
                <w:rFonts w:hint="eastAsia" w:ascii="宋体" w:hAnsi="宋体" w:eastAsia="宋体" w:cs="宋体"/>
                <w:b w:val="0"/>
                <w:sz w:val="21"/>
                <w:szCs w:val="24"/>
              </w:rPr>
              <w:t>新情境中的条件变化、知识与方法的适用边界，解决问题所需的跨学科联系</w:t>
            </w:r>
          </w:p>
        </w:tc>
        <w:tc>
          <w:tcPr>
            <w:tcW w:w="2403" w:type="dxa"/>
            <w:tcBorders>
              <w:bottom w:val="single" w:color="000000" w:sz="12" w:space="0"/>
            </w:tcBorders>
            <w:vAlign w:val="center"/>
          </w:tcPr>
          <w:p w14:paraId="034E2BCF">
            <w:pPr>
              <w:keepNext/>
              <w:overflowPunct w:val="0"/>
              <w:bidi w:val="0"/>
              <w:snapToGrid w:val="0"/>
              <w:spacing w:before="0" w:after="0" w:line="240" w:lineRule="auto"/>
              <w:ind w:left="0" w:right="0" w:firstLineChars="200"/>
              <w:jc w:val="left"/>
              <w:textAlignment w:val="auto"/>
              <w:rPr>
                <w:rFonts w:hint="eastAsia" w:ascii="宋体" w:hAnsi="宋体" w:eastAsia="宋体" w:cs="宋体"/>
                <w:sz w:val="24"/>
                <w:szCs w:val="24"/>
              </w:rPr>
            </w:pPr>
            <w:r>
              <w:rPr>
                <w:rFonts w:hint="eastAsia" w:ascii="宋体" w:hAnsi="宋体" w:eastAsia="宋体" w:cs="宋体"/>
                <w:b w:val="0"/>
                <w:sz w:val="21"/>
                <w:szCs w:val="24"/>
              </w:rPr>
              <w:t>在新任务中选择、整合与调整方法，形成成果并检验修订</w:t>
            </w:r>
          </w:p>
        </w:tc>
        <w:tc>
          <w:tcPr>
            <w:tcW w:w="3216" w:type="dxa"/>
            <w:tcBorders>
              <w:bottom w:val="single" w:color="000000" w:sz="12" w:space="0"/>
            </w:tcBorders>
            <w:vAlign w:val="center"/>
          </w:tcPr>
          <w:p w14:paraId="31259538">
            <w:pPr>
              <w:keepNext/>
              <w:overflowPunct w:val="0"/>
              <w:bidi w:val="0"/>
              <w:snapToGrid w:val="0"/>
              <w:spacing w:before="0" w:after="0" w:line="240" w:lineRule="auto"/>
              <w:ind w:left="0" w:right="0" w:firstLineChars="200"/>
              <w:jc w:val="left"/>
              <w:textAlignment w:val="auto"/>
              <w:rPr>
                <w:rFonts w:hint="eastAsia" w:ascii="宋体" w:hAnsi="宋体" w:eastAsia="宋体" w:cs="宋体"/>
                <w:sz w:val="24"/>
                <w:szCs w:val="24"/>
              </w:rPr>
            </w:pPr>
            <w:r>
              <w:rPr>
                <w:rFonts w:hint="eastAsia" w:ascii="宋体" w:hAnsi="宋体" w:eastAsia="宋体" w:cs="宋体"/>
                <w:b w:val="0"/>
                <w:sz w:val="21"/>
                <w:szCs w:val="24"/>
              </w:rPr>
              <w:t>能否识别新旧情境的异同，独立选择适切方法，并根据结果调整</w:t>
            </w:r>
          </w:p>
        </w:tc>
      </w:tr>
    </w:tbl>
    <w:p w14:paraId="5CC7BB0A">
      <w:pPr>
        <w:pageBreakBefore w:val="0"/>
        <w:overflowPunct w:val="0"/>
        <w:bidi w:val="0"/>
        <w:spacing w:line="240" w:lineRule="auto"/>
        <w:ind w:firstLineChars="200"/>
        <w:jc w:val="left"/>
        <w:textAlignment w:val="auto"/>
        <w:rPr>
          <w:rFonts w:hint="eastAsia" w:ascii="宋体" w:hAnsi="宋体" w:eastAsia="宋体" w:cs="宋体"/>
          <w:sz w:val="24"/>
          <w:szCs w:val="24"/>
        </w:rPr>
      </w:pPr>
      <w:r>
        <w:rPr>
          <w:rFonts w:hint="eastAsia" w:ascii="宋体" w:hAnsi="宋体" w:eastAsia="宋体" w:cs="宋体"/>
          <w:b w:val="0"/>
          <w:sz w:val="21"/>
          <w:szCs w:val="24"/>
        </w:rPr>
        <w:t>注：三层学习用于区分学习要求，同一任务可涉及不同层次。知识运用、问题探究与综合实践均可承载三层学习；跨学科内容依据任务需要引入，不作为学习层次高低的判断标准。</w:t>
      </w:r>
    </w:p>
    <w:p w14:paraId="309BEDD3">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表3-31  中，浅层学习着重识别概念与步骤上的误解，深层学习着重考察知识联系和论证依据，迁移学习着重考察条件辨识与方法调整。例如，语文任务可由文本信息理解进入比较解释，再在新文本中检验阅读方法；科学类任务可由概念与操作学习进入现象解释，再在变化条件下检验方案。跨学科内容依据任务需要引入，并说明其对解决问题的具体作用。</w:t>
      </w:r>
    </w:p>
    <w:p w14:paraId="0F3557C5">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内容是否形成联系，需要通过学生的概念图、方法比较、问题分解及解释记录加以判断。教师据此识别理解困难，决定补充基础、深化关系或调整迁移任务。责任担当、情绪调节与合作共情等要求则结合共同任务中的分工、受阻与分歧加以落实，使知识学习与社会情感支持发生于同一实践过程。</w:t>
      </w:r>
    </w:p>
    <w:p w14:paraId="5BE037E4">
      <w:pPr>
        <w:pStyle w:val="4"/>
        <w:keepNext/>
        <w:pageBreakBefore w:val="0"/>
        <w:overflowPunct w:val="0"/>
        <w:bidi w:val="0"/>
        <w:spacing w:before="280" w:after="280" w:line="360" w:lineRule="auto"/>
        <w:ind w:firstLine="562" w:firstLineChars="200"/>
        <w:textAlignment w:val="auto"/>
        <w:outlineLvl w:val="4"/>
        <w:rPr>
          <w:rFonts w:hint="eastAsia" w:ascii="宋体" w:hAnsi="宋体" w:eastAsia="宋体" w:cs="宋体"/>
          <w:sz w:val="24"/>
          <w:szCs w:val="24"/>
        </w:rPr>
      </w:pPr>
      <w:r>
        <w:rPr>
          <w:rFonts w:hint="eastAsia" w:ascii="宋体" w:hAnsi="宋体" w:eastAsia="宋体" w:cs="宋体"/>
          <w:b/>
          <w:sz w:val="28"/>
          <w:szCs w:val="24"/>
        </w:rPr>
        <w:t>案例分析  围绕关键关系组织语文学习内容</w:t>
      </w:r>
    </w:p>
    <w:p w14:paraId="3964D86A">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 xml:space="preserve">《秋天的怀念》第二课时将三次看花、人物心理、菊花意象与“好好儿活”联系起来，形成内容深化的路径。学生先从关键语句梳理情节和人物表现，再比较三次看花中“我”的态度变化，解释菊花、秋天与生命主题的关系，最后借助新文本考察阅读方法能否迁移。内容的递进依据是学生需要理解的关系逐步增多</w:t>
      </w:r>
      <w:del w:id="90047" w:author="Claude" w:date="2026-10-27T03:49:22Z">
        <w:r>
          <w:rPr>
            <w:rFonts w:hint="eastAsia" w:ascii="宋体" w:hAnsi="宋体" w:eastAsia="宋体" w:cs="宋体"/>
            <w:b w:val="0"/>
            <w:sz w:val="24"/>
            <w:szCs w:val="24"/>
          </w:rPr>
          <w:delText xml:space="preserve">，而非问题数量的增加</w:delText>
        </w:r>
      </w:del>
      <w:r>
        <w:rPr>
          <w:rFonts w:hint="eastAsia" w:ascii="宋体" w:hAnsi="宋体" w:eastAsia="宋体" w:cs="宋体"/>
          <w:b w:val="0"/>
          <w:sz w:val="24"/>
          <w:szCs w:val="24"/>
        </w:rPr>
        <w:t xml:space="preserve">。</w:t>
      </w:r>
    </w:p>
    <w:p w14:paraId="45947D08">
      <w:pPr>
        <w:keepNext/>
        <w:pageBreakBefore w:val="0"/>
        <w:overflowPunct w:val="0"/>
        <w:bidi w:val="0"/>
        <w:spacing w:line="240" w:lineRule="auto"/>
        <w:ind w:firstLineChars="200"/>
        <w:jc w:val="center"/>
        <w:textAlignment w:val="auto"/>
        <w:rPr>
          <w:rFonts w:hint="eastAsia" w:ascii="宋体" w:hAnsi="宋体" w:eastAsia="宋体" w:cs="宋体"/>
          <w:sz w:val="24"/>
          <w:szCs w:val="24"/>
        </w:rPr>
      </w:pPr>
      <w:r>
        <w:rPr>
          <w:rFonts w:hint="eastAsia" w:ascii="宋体" w:hAnsi="宋体" w:eastAsia="宋体" w:cs="宋体"/>
          <w:b w:val="0"/>
          <w:sz w:val="21"/>
        </w:rPr>
        <w:t>表3-32  秋天的怀念案例的内容组织</w:t>
      </w:r>
    </w:p>
    <w:tbl>
      <w:tblPr>
        <w:tblStyle w:val="12"/>
        <w:tblW w:w="8522" w:type="dxa"/>
        <w:jc w:val="center"/>
        <w:tblLayout w:type="fixed"/>
        <w:tblCellMar>
          <w:top w:w="0" w:type="dxa"/>
          <w:left w:w="0" w:type="dxa"/>
          <w:bottom w:w="0" w:type="dxa"/>
          <w:right w:w="0" w:type="dxa"/>
        </w:tblCellMar>
      </w:tblPr>
      <w:tblGrid>
        <w:gridCol w:w="1884"/>
        <w:gridCol w:w="4355"/>
        <w:gridCol w:w="2283"/>
      </w:tblGrid>
      <w:tr w14:paraId="2896F796">
        <w:tblPrEx>
          <w:tblCellMar>
            <w:top w:w="0" w:type="dxa"/>
            <w:left w:w="0" w:type="dxa"/>
            <w:bottom w:w="0" w:type="dxa"/>
            <w:right w:w="0" w:type="dxa"/>
          </w:tblCellMar>
        </w:tblPrEx>
        <w:trPr>
          <w:cantSplit/>
          <w:tblHeader/>
          <w:jc w:val="center"/>
        </w:trPr>
        <w:tc>
          <w:tcPr>
            <w:tcW w:w="1884" w:type="dxa"/>
            <w:tcBorders>
              <w:top w:val="single" w:color="000000" w:sz="12" w:space="0"/>
            </w:tcBorders>
            <w:vAlign w:val="center"/>
          </w:tcPr>
          <w:p w14:paraId="23D71852">
            <w:pPr>
              <w:overflowPunct w:val="0"/>
              <w:bidi w:val="0"/>
              <w:snapToGrid w:val="0"/>
              <w:spacing w:before="0" w:after="0" w:line="240" w:lineRule="auto"/>
              <w:ind w:left="0" w:right="0" w:firstLineChars="200"/>
              <w:jc w:val="center"/>
              <w:textAlignment w:val="auto"/>
              <w:rPr>
                <w:rFonts w:hint="eastAsia" w:ascii="宋体" w:hAnsi="宋体" w:eastAsia="宋体" w:cs="宋体"/>
                <w:b/>
                <w:sz w:val="24"/>
                <w:szCs w:val="24"/>
              </w:rPr>
            </w:pPr>
            <w:r>
              <w:rPr>
                <w:rFonts w:hint="eastAsia" w:ascii="宋体" w:hAnsi="宋体" w:eastAsia="宋体" w:cs="宋体"/>
                <w:b/>
                <w:sz w:val="21"/>
                <w:szCs w:val="24"/>
              </w:rPr>
              <w:t>学习重点</w:t>
            </w:r>
          </w:p>
        </w:tc>
        <w:tc>
          <w:tcPr>
            <w:tcW w:w="4355" w:type="dxa"/>
            <w:tcBorders>
              <w:top w:val="single" w:color="000000" w:sz="12" w:space="0"/>
            </w:tcBorders>
            <w:vAlign w:val="center"/>
          </w:tcPr>
          <w:p w14:paraId="140A184B">
            <w:pPr>
              <w:overflowPunct w:val="0"/>
              <w:bidi w:val="0"/>
              <w:snapToGrid w:val="0"/>
              <w:spacing w:before="0" w:after="0" w:line="240" w:lineRule="auto"/>
              <w:ind w:left="0" w:right="0" w:firstLineChars="200"/>
              <w:jc w:val="center"/>
              <w:textAlignment w:val="auto"/>
              <w:rPr>
                <w:rFonts w:hint="eastAsia" w:ascii="宋体" w:hAnsi="宋体" w:eastAsia="宋体" w:cs="宋体"/>
                <w:b/>
                <w:sz w:val="24"/>
                <w:szCs w:val="24"/>
              </w:rPr>
            </w:pPr>
            <w:r>
              <w:rPr>
                <w:rFonts w:hint="eastAsia" w:ascii="宋体" w:hAnsi="宋体" w:eastAsia="宋体" w:cs="宋体"/>
                <w:b/>
                <w:sz w:val="21"/>
                <w:szCs w:val="24"/>
              </w:rPr>
              <w:t>材料与任务</w:t>
            </w:r>
          </w:p>
        </w:tc>
        <w:tc>
          <w:tcPr>
            <w:tcW w:w="2283" w:type="dxa"/>
            <w:tcBorders>
              <w:top w:val="single" w:color="000000" w:sz="12" w:space="0"/>
            </w:tcBorders>
            <w:vAlign w:val="center"/>
          </w:tcPr>
          <w:p w14:paraId="4A043C82">
            <w:pPr>
              <w:overflowPunct w:val="0"/>
              <w:bidi w:val="0"/>
              <w:snapToGrid w:val="0"/>
              <w:spacing w:before="0" w:after="0" w:line="240" w:lineRule="auto"/>
              <w:ind w:left="0" w:right="0" w:firstLineChars="200"/>
              <w:jc w:val="center"/>
              <w:textAlignment w:val="auto"/>
              <w:rPr>
                <w:rFonts w:hint="eastAsia" w:ascii="宋体" w:hAnsi="宋体" w:eastAsia="宋体" w:cs="宋体"/>
                <w:b/>
                <w:sz w:val="24"/>
                <w:szCs w:val="24"/>
              </w:rPr>
            </w:pPr>
            <w:r>
              <w:rPr>
                <w:rFonts w:hint="eastAsia" w:ascii="宋体" w:hAnsi="宋体" w:eastAsia="宋体" w:cs="宋体"/>
                <w:b/>
                <w:sz w:val="21"/>
                <w:szCs w:val="24"/>
              </w:rPr>
              <w:t>学习证据</w:t>
            </w:r>
          </w:p>
        </w:tc>
      </w:tr>
      <w:tr w14:paraId="783C91C8">
        <w:tblPrEx>
          <w:tblCellMar>
            <w:top w:w="0" w:type="dxa"/>
            <w:left w:w="0" w:type="dxa"/>
            <w:bottom w:w="0" w:type="dxa"/>
            <w:right w:w="0" w:type="dxa"/>
          </w:tblCellMar>
        </w:tblPrEx>
        <w:trPr>
          <w:cantSplit/>
          <w:jc w:val="center"/>
        </w:trPr>
        <w:tc>
          <w:tcPr>
            <w:tcW w:w="1884" w:type="dxa"/>
            <w:tcBorders>
              <w:top w:val="single" w:color="000000" w:sz="4" w:space="0"/>
            </w:tcBorders>
            <w:vAlign w:val="center"/>
          </w:tcPr>
          <w:p w14:paraId="5F98FEEB">
            <w:pPr>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辨认细节与情节</w:t>
            </w:r>
          </w:p>
        </w:tc>
        <w:tc>
          <w:tcPr>
            <w:tcW w:w="4355" w:type="dxa"/>
            <w:tcBorders>
              <w:top w:val="single" w:color="000000" w:sz="4" w:space="0"/>
            </w:tcBorders>
            <w:vAlign w:val="center"/>
          </w:tcPr>
          <w:p w14:paraId="03C8BFA9">
            <w:pPr>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梳理看花情节，品读“悄悄”“扑”“抓”等词语</w:t>
            </w:r>
          </w:p>
        </w:tc>
        <w:tc>
          <w:tcPr>
            <w:tcW w:w="2283" w:type="dxa"/>
            <w:tcBorders>
              <w:top w:val="single" w:color="000000" w:sz="4" w:space="0"/>
            </w:tcBorders>
            <w:vAlign w:val="center"/>
          </w:tcPr>
          <w:p w14:paraId="7698E1D6">
            <w:pPr>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学案中的圈画、批注与解释</w:t>
            </w:r>
          </w:p>
        </w:tc>
      </w:tr>
      <w:tr w14:paraId="784C7375">
        <w:tblPrEx>
          <w:tblCellMar>
            <w:top w:w="0" w:type="dxa"/>
            <w:left w:w="0" w:type="dxa"/>
            <w:bottom w:w="0" w:type="dxa"/>
            <w:right w:w="0" w:type="dxa"/>
          </w:tblCellMar>
        </w:tblPrEx>
        <w:trPr>
          <w:cantSplit/>
          <w:jc w:val="center"/>
        </w:trPr>
        <w:tc>
          <w:tcPr>
            <w:tcW w:w="1884" w:type="dxa"/>
            <w:vAlign w:val="center"/>
          </w:tcPr>
          <w:p w14:paraId="3964231D">
            <w:pPr>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建立意象与主旨的联系</w:t>
            </w:r>
          </w:p>
        </w:tc>
        <w:tc>
          <w:tcPr>
            <w:tcW w:w="4355" w:type="dxa"/>
            <w:vAlign w:val="center"/>
          </w:tcPr>
          <w:p w14:paraId="18C77CD0">
            <w:pPr>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比较人物心理，讨论菊花与“好好儿活”的关系</w:t>
            </w:r>
          </w:p>
        </w:tc>
        <w:tc>
          <w:tcPr>
            <w:tcW w:w="2283" w:type="dxa"/>
            <w:vAlign w:val="center"/>
          </w:tcPr>
          <w:p w14:paraId="1E018175">
            <w:pPr>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思维导图、短笺及答辩回应</w:t>
            </w:r>
          </w:p>
        </w:tc>
      </w:tr>
      <w:tr w14:paraId="1CFC2FE2">
        <w:trPr>
          <w:cantSplit/>
          <w:jc w:val="center"/>
        </w:trPr>
        <w:tc>
          <w:tcPr>
            <w:tcW w:w="1884" w:type="dxa"/>
            <w:tcBorders>
              <w:bottom w:val="single" w:color="000000" w:sz="12" w:space="0"/>
            </w:tcBorders>
            <w:vAlign w:val="center"/>
          </w:tcPr>
          <w:p w14:paraId="2D6D2A16">
            <w:pPr>
              <w:keepNext/>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在新文本中运用方法</w:t>
            </w:r>
          </w:p>
        </w:tc>
        <w:tc>
          <w:tcPr>
            <w:tcW w:w="4355" w:type="dxa"/>
            <w:tcBorders>
              <w:bottom w:val="single" w:color="000000" w:sz="12" w:space="0"/>
            </w:tcBorders>
            <w:vAlign w:val="center"/>
          </w:tcPr>
          <w:p w14:paraId="13B44FB5">
            <w:pPr>
              <w:keepNext/>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阅读《合欢树》，比较细节、意象与情感表达</w:t>
            </w:r>
          </w:p>
        </w:tc>
        <w:tc>
          <w:tcPr>
            <w:tcW w:w="2283" w:type="dxa"/>
            <w:tcBorders>
              <w:bottom w:val="single" w:color="000000" w:sz="12" w:space="0"/>
            </w:tcBorders>
            <w:vAlign w:val="center"/>
          </w:tcPr>
          <w:p w14:paraId="6066744E">
            <w:pPr>
              <w:keepNext/>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跨文本阅读记录和方法自评</w:t>
            </w:r>
          </w:p>
        </w:tc>
      </w:tr>
    </w:tbl>
    <w:p w14:paraId="53C1767F">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案例记录中，一名学生在《合欢树》阅读中联系母亲求医的细节解释母爱，并比较两篇文章中菊花与树的作用；同时反思自己在意象分析上容易停滞。这一记录为该生运用阅读方法和诊断自身困难提供了个案证据，也提示迁移后仍需保留反馈。对人物处境的共情属于文本理解内容；学生是否能够倾听同伴、协商分歧，则需依据实际互动另行判断。</w:t>
      </w:r>
    </w:p>
    <w:p w14:paraId="5A4BFE1C">
      <w:pPr>
        <w:keepNext/>
        <w:pageBreakBefore w:val="0"/>
        <w:overflowPunct w:val="0"/>
        <w:bidi w:val="0"/>
        <w:spacing w:line="360" w:lineRule="auto"/>
        <w:jc w:val="both"/>
        <w:textAlignment w:val="auto"/>
        <w:rPr>
          <w:rFonts w:hint="eastAsia" w:ascii="宋体" w:hAnsi="宋体" w:eastAsia="宋体" w:cs="宋体"/>
          <w:sz w:val="24"/>
          <w:szCs w:val="24"/>
        </w:rPr>
      </w:pPr>
      <w:r>
        <w:rPr>
          <w:rFonts w:hint="eastAsia" w:ascii="宋体" w:hAnsi="宋体" w:eastAsia="宋体" w:cs="宋体"/>
        </w:rPr>
        <w:drawing>
          <wp:inline distT="0" distB="0" distL="0" distR="0">
            <wp:extent cx="5440680" cy="2982595"/>
            <wp:effectExtent l="0" t="0" r="7620" b="8255"/>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
                    <pic:cNvPicPr>
                      <a:picLocks noChangeAspect="1" noChangeArrowheads="1"/>
                    </pic:cNvPicPr>
                  </pic:nvPicPr>
                  <pic:blipFill>
                    <a:blip r:embed="rId19"/>
                    <a:srcRect t="10394" b="14190"/>
                    <a:stretch>
                      <a:fillRect/>
                    </a:stretch>
                  </pic:blipFill>
                  <pic:spPr>
                    <a:xfrm>
                      <a:off x="0" y="0"/>
                      <a:ext cx="5440680" cy="2982595"/>
                    </a:xfrm>
                    <a:prstGeom prst="rect">
                      <a:avLst/>
                    </a:prstGeom>
                    <a:noFill/>
                  </pic:spPr>
                </pic:pic>
              </a:graphicData>
            </a:graphic>
          </wp:inline>
        </w:drawing>
      </w:r>
    </w:p>
    <w:p w14:paraId="5D78FB74">
      <w:pPr>
        <w:pageBreakBefore w:val="0"/>
        <w:overflowPunct w:val="0"/>
        <w:bidi w:val="0"/>
        <w:spacing w:line="240" w:lineRule="auto"/>
        <w:ind w:firstLineChars="200"/>
        <w:jc w:val="center"/>
        <w:textAlignment w:val="auto"/>
        <w:rPr>
          <w:rFonts w:hint="eastAsia" w:ascii="宋体" w:hAnsi="宋体" w:eastAsia="宋体" w:cs="宋体"/>
          <w:sz w:val="24"/>
          <w:szCs w:val="24"/>
        </w:rPr>
      </w:pPr>
      <w:r>
        <w:rPr>
          <w:rFonts w:hint="eastAsia" w:ascii="宋体" w:hAnsi="宋体" w:eastAsia="宋体" w:cs="宋体"/>
          <w:b w:val="0"/>
          <w:sz w:val="21"/>
        </w:rPr>
        <w:t>图3-13  跨文本迁移阅读记录卡</w:t>
      </w:r>
    </w:p>
    <w:p w14:paraId="16BB22AF">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记录卡同时保留细节摘抄、意象解释、新旧文本比较和方法自评，使内容分析能够落到学生实际运用的方法上。学生自评指出意象分析仍有困难，也为下一步补充情节与意象联系的支持提供了依据。</w:t>
      </w:r>
    </w:p>
    <w:p w14:paraId="634CC064">
      <w:pPr>
        <w:pStyle w:val="4"/>
        <w:keepNext/>
        <w:pageBreakBefore w:val="0"/>
        <w:overflowPunct w:val="0"/>
        <w:bidi w:val="0"/>
        <w:spacing w:before="280" w:after="280" w:line="360" w:lineRule="auto"/>
        <w:ind w:firstLine="562" w:firstLineChars="200"/>
        <w:textAlignment w:val="auto"/>
        <w:outlineLvl w:val="4"/>
        <w:rPr>
          <w:rFonts w:hint="eastAsia" w:ascii="宋体" w:hAnsi="宋体" w:eastAsia="宋体" w:cs="宋体"/>
          <w:sz w:val="24"/>
          <w:szCs w:val="24"/>
        </w:rPr>
      </w:pPr>
      <w:r>
        <w:rPr>
          <w:rFonts w:hint="eastAsia" w:ascii="宋体" w:hAnsi="宋体" w:eastAsia="宋体" w:cs="宋体"/>
          <w:b/>
          <w:sz w:val="28"/>
          <w:szCs w:val="24"/>
        </w:rPr>
        <w:t>语文案例  从物件特征组织到叙事与情感联系</w:t>
      </w:r>
    </w:p>
    <w:p w14:paraId="5FF0FD80">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 xml:space="preserve">状物写作的内容</w:t>
      </w:r>
      <w:del w:id="90048" w:author="Claude" w:date="2026-10-27T03:49:22Z">
        <w:r>
          <w:rPr>
            <w:rFonts w:hint="eastAsia" w:ascii="宋体" w:hAnsi="宋体" w:eastAsia="宋体" w:cs="宋体"/>
            <w:b w:val="0"/>
            <w:sz w:val="24"/>
            <w:szCs w:val="24"/>
          </w:rPr>
          <w:delText xml:space="preserve">不是若干描写技巧的并列，而是</w:delText>
        </w:r>
      </w:del>
      <w:r>
        <w:rPr>
          <w:rFonts w:hint="eastAsia" w:ascii="宋体" w:hAnsi="宋体" w:eastAsia="宋体" w:cs="宋体"/>
          <w:b w:val="0"/>
          <w:sz w:val="24"/>
          <w:szCs w:val="24"/>
        </w:rPr>
        <w:t xml:space="preserve">围绕“物件怎样成为表达线索”形成联系。原案例按“物件本体→客观特征→场景故事→岁月痕迹→主旨取舍”组织支架：颜色和材质提供观察基础，使用场景把物与事联系起来，生活痕迹引出记忆，主旨决定细节取舍。学生在藤椅版本中从外形写到夏日使用感受，再写个人生活经历，说明内容组织为表达深化提供了路径。版本编号用于追踪本次写作变化，不作为固定的能力等级。</w:t>
      </w:r>
    </w:p>
    <w:p w14:paraId="23B2E079">
      <w:pPr>
        <w:pStyle w:val="4"/>
        <w:keepNext/>
        <w:pageBreakBefore w:val="0"/>
        <w:overflowPunct w:val="0"/>
        <w:bidi w:val="0"/>
        <w:spacing w:before="280" w:after="280" w:line="360" w:lineRule="auto"/>
        <w:ind w:firstLine="562" w:firstLineChars="200"/>
        <w:textAlignment w:val="auto"/>
        <w:outlineLvl w:val="4"/>
        <w:rPr>
          <w:rFonts w:hint="eastAsia" w:ascii="宋体" w:hAnsi="宋体" w:eastAsia="宋体" w:cs="宋体"/>
          <w:sz w:val="24"/>
          <w:szCs w:val="24"/>
        </w:rPr>
      </w:pPr>
      <w:r>
        <w:rPr>
          <w:rFonts w:hint="eastAsia" w:ascii="宋体" w:hAnsi="宋体" w:eastAsia="宋体" w:cs="宋体"/>
          <w:b/>
          <w:sz w:val="28"/>
          <w:szCs w:val="24"/>
        </w:rPr>
        <w:t>语文案例  从比喻分类深入到论证关系</w:t>
      </w:r>
    </w:p>
    <w:p w14:paraId="1DBFD394">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拿来主义》先通过“喻体—本体—处理方法”整理信息，再讨论分类依据及第8—10段的关系，最后联系当代文化现象作出判断。原案例中的学生将段落联系解释为“态度—方法—结果和意义”，另一名学生补充“前面批判‘送去主义’是破，后面讲‘拿来主义’是立”。这些回答显示，学习已从辨认局部指代进入分析整体论证。学生提出的分类或排序标准仍需回到原文检验，教师应支持有依据的比较，而非把某一概括作为唯一答案。</w:t>
      </w:r>
    </w:p>
    <w:p w14:paraId="5D4487CA">
      <w:pPr>
        <w:keepNext/>
        <w:pageBreakBefore w:val="0"/>
        <w:overflowPunct w:val="0"/>
        <w:bidi w:val="0"/>
        <w:spacing w:line="360" w:lineRule="auto"/>
        <w:jc w:val="both"/>
        <w:textAlignment w:val="auto"/>
        <w:rPr>
          <w:rFonts w:hint="eastAsia" w:ascii="宋体" w:hAnsi="宋体" w:eastAsia="宋体" w:cs="宋体"/>
          <w:sz w:val="24"/>
          <w:szCs w:val="24"/>
        </w:rPr>
      </w:pPr>
      <w:r>
        <w:rPr>
          <w:rFonts w:hint="eastAsia" w:ascii="宋体" w:hAnsi="宋体" w:eastAsia="宋体" w:cs="宋体"/>
        </w:rPr>
        <w:drawing>
          <wp:inline distT="0" distB="0" distL="0" distR="0">
            <wp:extent cx="4993005" cy="1803400"/>
            <wp:effectExtent l="0" t="0" r="7620" b="6350"/>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6"/>
                    <pic:cNvPicPr>
                      <a:picLocks noChangeAspect="1" noChangeArrowheads="1"/>
                    </pic:cNvPicPr>
                  </pic:nvPicPr>
                  <pic:blipFill>
                    <a:blip r:embed="rId20"/>
                    <a:stretch>
                      <a:fillRect/>
                    </a:stretch>
                  </pic:blipFill>
                  <pic:spPr>
                    <a:xfrm>
                      <a:off x="0" y="0"/>
                      <a:ext cx="4993005" cy="1803400"/>
                    </a:xfrm>
                    <a:prstGeom prst="rect">
                      <a:avLst/>
                    </a:prstGeom>
                    <a:noFill/>
                  </pic:spPr>
                </pic:pic>
              </a:graphicData>
            </a:graphic>
          </wp:inline>
        </w:drawing>
      </w:r>
    </w:p>
    <w:p w14:paraId="572FFC3C">
      <w:pPr>
        <w:pageBreakBefore w:val="0"/>
        <w:overflowPunct w:val="0"/>
        <w:bidi w:val="0"/>
        <w:spacing w:line="240" w:lineRule="auto"/>
        <w:ind w:firstLineChars="200"/>
        <w:jc w:val="center"/>
        <w:textAlignment w:val="auto"/>
        <w:rPr>
          <w:rFonts w:hint="eastAsia" w:ascii="宋体" w:hAnsi="宋体" w:eastAsia="宋体" w:cs="宋体"/>
          <w:sz w:val="24"/>
          <w:szCs w:val="24"/>
        </w:rPr>
      </w:pPr>
      <w:r>
        <w:rPr>
          <w:rFonts w:hint="eastAsia" w:ascii="宋体" w:hAnsi="宋体" w:eastAsia="宋体" w:cs="宋体"/>
          <w:b w:val="0"/>
          <w:sz w:val="21"/>
        </w:rPr>
        <w:t>图3-14  拿来主义学生小组分类表作答</w:t>
      </w:r>
    </w:p>
    <w:p w14:paraId="336509E2">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原件保留了学生对喻体、本体和处理方法的对应填写，可用于检查其是否建立文本中的关键联系。将这一作答与段落关系的解释结合，能够进一步区分“填出内容”与“说清论证关系”两种学习表现。</w:t>
      </w:r>
    </w:p>
    <w:p w14:paraId="7131E30D">
      <w:pPr>
        <w:pStyle w:val="3"/>
        <w:keepNext/>
        <w:pageBreakBefore w:val="0"/>
        <w:overflowPunct w:val="0"/>
        <w:bidi w:val="0"/>
        <w:spacing w:line="360" w:lineRule="auto"/>
        <w:ind w:firstLine="562" w:firstLineChars="200"/>
        <w:textAlignment w:val="auto"/>
        <w:outlineLvl w:val="3"/>
        <w:rPr>
          <w:rFonts w:hint="eastAsia" w:ascii="宋体" w:hAnsi="宋体" w:eastAsia="宋体" w:cs="宋体"/>
          <w:b/>
          <w:bCs/>
          <w:sz w:val="24"/>
          <w:szCs w:val="24"/>
        </w:rPr>
      </w:pPr>
      <w:bookmarkStart w:id="79" w:name="_Toc20068"/>
      <w:r>
        <w:rPr>
          <w:rFonts w:hint="eastAsia" w:ascii="宋体" w:hAnsi="宋体" w:eastAsia="宋体" w:cs="宋体"/>
          <w:b/>
          <w:bCs/>
          <w:sz w:val="28"/>
          <w:szCs w:val="24"/>
        </w:rPr>
        <w:t>（4）可见的学习过程分析框架</w:t>
      </w:r>
      <w:bookmarkEnd w:id="79"/>
    </w:p>
    <w:p w14:paraId="3144B167">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rPr>
        <w:t>参考文献将教师活动与学生实践联系起来，强调依据证据反馈促进过程深化（图3-15）。本研究在这一思路上，将五环学习与教师持续调节融入同一活动：学生呈现思路并运用反馈，教师依据表现判断需要、选择支持并考察其作用。</w:t>
      </w:r>
    </w:p>
    <w:p w14:paraId="2F4FDE0A">
      <w:pPr>
        <w:pageBreakBefore w:val="0"/>
        <w:overflowPunct w:val="0"/>
        <w:bidi w:val="0"/>
        <w:spacing w:line="240" w:lineRule="auto"/>
        <w:jc w:val="both"/>
        <w:textAlignment w:val="auto"/>
        <w:rPr>
          <w:rFonts w:hint="eastAsia" w:ascii="宋体" w:hAnsi="宋体" w:eastAsia="宋体" w:cs="宋体"/>
          <w:b w:val="0"/>
          <w:color w:val="C00000"/>
          <w:sz w:val="21"/>
          <w:lang w:eastAsia="zh-CN"/>
        </w:rPr>
      </w:pPr>
      <w:r>
        <w:rPr>
          <w:rFonts w:hint="eastAsia" w:ascii="宋体" w:hAnsi="宋体" w:eastAsia="宋体" w:cs="宋体"/>
          <w:b w:val="0"/>
          <w:color w:val="C00000"/>
          <w:sz w:val="21"/>
          <w:lang w:eastAsia="zh-CN"/>
        </w:rPr>
        <w:drawing>
          <wp:inline distT="0" distB="0" distL="114300" distR="114300">
            <wp:extent cx="5267325" cy="1915160"/>
            <wp:effectExtent l="0" t="0" r="0" b="8890"/>
            <wp:docPr id="37" name="图片 37" descr="109a4ff5-179c-4545-a1e3-237ccb8915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109a4ff5-179c-4545-a1e3-237ccb8915f0"/>
                    <pic:cNvPicPr>
                      <a:picLocks noChangeAspect="1"/>
                    </pic:cNvPicPr>
                  </pic:nvPicPr>
                  <pic:blipFill>
                    <a:blip r:embed="rId21"/>
                    <a:stretch>
                      <a:fillRect/>
                    </a:stretch>
                  </pic:blipFill>
                  <pic:spPr>
                    <a:xfrm>
                      <a:off x="0" y="0"/>
                      <a:ext cx="5267325" cy="1915160"/>
                    </a:xfrm>
                    <a:prstGeom prst="rect">
                      <a:avLst/>
                    </a:prstGeom>
                  </pic:spPr>
                </pic:pic>
              </a:graphicData>
            </a:graphic>
          </wp:inline>
        </w:drawing>
      </w:r>
      <w:bookmarkStart w:id="170" w:name="_GoBack"/>
      <w:bookmarkEnd w:id="170"/>
    </w:p>
    <w:p w14:paraId="64D66DE0">
      <w:pPr>
        <w:pageBreakBefore w:val="0"/>
        <w:overflowPunct w:val="0"/>
        <w:bidi w:val="0"/>
        <w:spacing w:line="240" w:lineRule="auto"/>
        <w:ind w:firstLineChars="200"/>
        <w:jc w:val="center"/>
        <w:textAlignment w:val="auto"/>
        <w:rPr>
          <w:rFonts w:hint="eastAsia" w:ascii="宋体" w:hAnsi="宋体" w:eastAsia="宋体" w:cs="宋体"/>
          <w:color w:val="C00000"/>
          <w:sz w:val="24"/>
          <w:szCs w:val="24"/>
        </w:rPr>
      </w:pPr>
      <w:r>
        <w:rPr>
          <w:rFonts w:hint="eastAsia" w:ascii="宋体" w:hAnsi="宋体" w:eastAsia="宋体" w:cs="宋体"/>
          <w:b w:val="0"/>
          <w:color w:val="C00000"/>
          <w:sz w:val="21"/>
        </w:rPr>
        <w:t>图3-15  学科实践学习过程分析框架</w:t>
      </w:r>
    </w:p>
    <w:p w14:paraId="402F7BCE">
      <w:pPr>
        <w:pageBreakBefore w:val="0"/>
        <w:overflowPunct w:val="0"/>
        <w:bidi w:val="0"/>
        <w:spacing w:line="240" w:lineRule="auto"/>
        <w:ind w:firstLineChars="200"/>
        <w:jc w:val="center"/>
        <w:textAlignment w:val="auto"/>
        <w:rPr>
          <w:rFonts w:hint="eastAsia" w:ascii="宋体" w:hAnsi="宋体" w:eastAsia="宋体" w:cs="宋体"/>
          <w:sz w:val="24"/>
          <w:szCs w:val="24"/>
        </w:rPr>
      </w:pPr>
      <w:r>
        <w:rPr>
          <w:rFonts w:hint="eastAsia" w:ascii="宋体" w:hAnsi="宋体" w:eastAsia="宋体" w:cs="宋体"/>
          <w:b w:val="0"/>
          <w:sz w:val="21"/>
        </w:rPr>
        <w:t>图3-16  以三层学习把握任务深度，以五环组织学习过程，并通过实践表征联系学生学习与教师调节。浅层、深层与迁移不与五环逐一对应，各环节均可根据需要补充基础、深化联系或开展迁移；学生发现新问题后，也可返回此前环节继续探究。上方的“诊断发现—干预—实施—评估”构成持续调节过程，作用于整个五环。图中双向箭头与教、学交错符号共同表明，学生表现既是学习活动的结果，也是教师选择支持、师生继续改进的依据。</w:t>
      </w:r>
    </w:p>
    <w:p w14:paraId="1F639AB0">
      <w:pPr>
        <w:keepNext/>
        <w:pageBreakBefore w:val="0"/>
        <w:overflowPunct w:val="0"/>
        <w:bidi w:val="0"/>
        <w:spacing w:line="240" w:lineRule="auto"/>
        <w:ind w:firstLineChars="200"/>
        <w:jc w:val="center"/>
        <w:textAlignment w:val="auto"/>
        <w:rPr>
          <w:rFonts w:hint="eastAsia" w:ascii="宋体" w:hAnsi="宋体" w:eastAsia="宋体" w:cs="宋体"/>
          <w:sz w:val="24"/>
          <w:szCs w:val="24"/>
        </w:rPr>
      </w:pPr>
      <w:r>
        <w:rPr>
          <w:rFonts w:hint="eastAsia" w:ascii="宋体" w:hAnsi="宋体" w:eastAsia="宋体" w:cs="宋体"/>
          <w:b w:val="0"/>
          <w:sz w:val="21"/>
        </w:rPr>
        <w:t>表3-33  五环学习与教师调节的实施要点</w:t>
      </w:r>
    </w:p>
    <w:tbl>
      <w:tblPr>
        <w:tblStyle w:val="12"/>
        <w:tblW w:w="9931" w:type="dxa"/>
        <w:jc w:val="center"/>
        <w:tblLayout w:type="fixed"/>
        <w:tblCellMar>
          <w:top w:w="0" w:type="dxa"/>
          <w:left w:w="0" w:type="dxa"/>
          <w:bottom w:w="0" w:type="dxa"/>
          <w:right w:w="0" w:type="dxa"/>
        </w:tblCellMar>
      </w:tblPr>
      <w:tblGrid>
        <w:gridCol w:w="1295"/>
        <w:gridCol w:w="2266"/>
        <w:gridCol w:w="3215"/>
        <w:gridCol w:w="3155"/>
      </w:tblGrid>
      <w:tr w14:paraId="68C4CF2D">
        <w:tblPrEx>
          <w:tblCellMar>
            <w:top w:w="0" w:type="dxa"/>
            <w:left w:w="0" w:type="dxa"/>
            <w:bottom w:w="0" w:type="dxa"/>
            <w:right w:w="0" w:type="dxa"/>
          </w:tblCellMar>
        </w:tblPrEx>
        <w:trPr>
          <w:cantSplit/>
          <w:tblHeader/>
          <w:jc w:val="center"/>
        </w:trPr>
        <w:tc>
          <w:tcPr>
            <w:tcW w:w="1295" w:type="dxa"/>
            <w:tcBorders>
              <w:top w:val="single" w:color="000000" w:sz="12" w:space="0"/>
            </w:tcBorders>
            <w:vAlign w:val="center"/>
          </w:tcPr>
          <w:p w14:paraId="18713B95">
            <w:pPr>
              <w:keepNext/>
              <w:overflowPunct w:val="0"/>
              <w:bidi w:val="0"/>
              <w:snapToGrid w:val="0"/>
              <w:spacing w:before="0" w:after="0" w:line="240" w:lineRule="auto"/>
              <w:ind w:left="0" w:right="0" w:firstLine="0"/>
              <w:jc w:val="center"/>
              <w:textAlignment w:val="auto"/>
              <w:rPr>
                <w:rFonts w:hint="eastAsia" w:ascii="宋体" w:hAnsi="宋体" w:eastAsia="宋体" w:cs="宋体"/>
                <w:b/>
                <w:sz w:val="24"/>
                <w:szCs w:val="24"/>
              </w:rPr>
            </w:pPr>
            <w:r>
              <w:rPr>
                <w:rFonts w:hint="eastAsia" w:ascii="宋体" w:hAnsi="宋体" w:eastAsia="宋体" w:cs="宋体"/>
                <w:b/>
                <w:sz w:val="21"/>
                <w:szCs w:val="24"/>
              </w:rPr>
              <w:t>环节</w:t>
            </w:r>
          </w:p>
        </w:tc>
        <w:tc>
          <w:tcPr>
            <w:tcW w:w="2266" w:type="dxa"/>
            <w:tcBorders>
              <w:top w:val="single" w:color="000000" w:sz="12" w:space="0"/>
            </w:tcBorders>
            <w:vAlign w:val="center"/>
          </w:tcPr>
          <w:p w14:paraId="56FBB4AB">
            <w:pPr>
              <w:keepNext/>
              <w:overflowPunct w:val="0"/>
              <w:bidi w:val="0"/>
              <w:snapToGrid w:val="0"/>
              <w:spacing w:before="0" w:after="0" w:line="240" w:lineRule="auto"/>
              <w:ind w:left="0" w:right="0" w:firstLine="0"/>
              <w:jc w:val="center"/>
              <w:textAlignment w:val="auto"/>
              <w:rPr>
                <w:rFonts w:hint="eastAsia" w:ascii="宋体" w:hAnsi="宋体" w:eastAsia="宋体" w:cs="宋体"/>
                <w:b/>
                <w:sz w:val="24"/>
                <w:szCs w:val="24"/>
              </w:rPr>
            </w:pPr>
            <w:r>
              <w:rPr>
                <w:rFonts w:hint="eastAsia" w:ascii="宋体" w:hAnsi="宋体" w:eastAsia="宋体" w:cs="宋体"/>
                <w:b/>
                <w:sz w:val="21"/>
                <w:szCs w:val="24"/>
              </w:rPr>
              <w:t>学生主要行动</w:t>
            </w:r>
          </w:p>
        </w:tc>
        <w:tc>
          <w:tcPr>
            <w:tcW w:w="3215" w:type="dxa"/>
            <w:tcBorders>
              <w:top w:val="single" w:color="000000" w:sz="12" w:space="0"/>
            </w:tcBorders>
            <w:vAlign w:val="center"/>
          </w:tcPr>
          <w:p w14:paraId="4021A524">
            <w:pPr>
              <w:keepNext/>
              <w:overflowPunct w:val="0"/>
              <w:bidi w:val="0"/>
              <w:snapToGrid w:val="0"/>
              <w:spacing w:before="0" w:after="0" w:line="240" w:lineRule="auto"/>
              <w:ind w:left="0" w:right="0" w:firstLine="0"/>
              <w:jc w:val="center"/>
              <w:textAlignment w:val="auto"/>
              <w:rPr>
                <w:rFonts w:hint="eastAsia" w:ascii="宋体" w:hAnsi="宋体" w:eastAsia="宋体" w:cs="宋体"/>
                <w:b/>
                <w:sz w:val="24"/>
                <w:szCs w:val="24"/>
              </w:rPr>
            </w:pPr>
            <w:r>
              <w:rPr>
                <w:rFonts w:hint="eastAsia" w:ascii="宋体" w:hAnsi="宋体" w:eastAsia="宋体" w:cs="宋体"/>
                <w:b/>
                <w:sz w:val="21"/>
                <w:szCs w:val="24"/>
              </w:rPr>
              <w:t>教师调节重点</w:t>
            </w:r>
          </w:p>
        </w:tc>
        <w:tc>
          <w:tcPr>
            <w:tcW w:w="3155" w:type="dxa"/>
            <w:tcBorders>
              <w:top w:val="single" w:color="000000" w:sz="12" w:space="0"/>
            </w:tcBorders>
            <w:vAlign w:val="center"/>
          </w:tcPr>
          <w:p w14:paraId="390B6E57">
            <w:pPr>
              <w:keepNext/>
              <w:overflowPunct w:val="0"/>
              <w:bidi w:val="0"/>
              <w:snapToGrid w:val="0"/>
              <w:spacing w:before="0" w:after="0" w:line="240" w:lineRule="auto"/>
              <w:ind w:left="0" w:right="0" w:firstLine="0"/>
              <w:jc w:val="center"/>
              <w:textAlignment w:val="auto"/>
              <w:rPr>
                <w:rFonts w:hint="eastAsia" w:ascii="宋体" w:hAnsi="宋体" w:eastAsia="宋体" w:cs="宋体"/>
                <w:b/>
                <w:sz w:val="24"/>
                <w:szCs w:val="24"/>
              </w:rPr>
            </w:pPr>
            <w:r>
              <w:rPr>
                <w:rFonts w:hint="eastAsia" w:ascii="宋体" w:hAnsi="宋体" w:eastAsia="宋体" w:cs="宋体"/>
                <w:b/>
                <w:sz w:val="21"/>
                <w:szCs w:val="24"/>
              </w:rPr>
              <w:t>实践表征与判断依据</w:t>
            </w:r>
          </w:p>
        </w:tc>
      </w:tr>
      <w:tr w14:paraId="74A0B6A2">
        <w:tblPrEx>
          <w:tblCellMar>
            <w:top w:w="0" w:type="dxa"/>
            <w:left w:w="0" w:type="dxa"/>
            <w:bottom w:w="0" w:type="dxa"/>
            <w:right w:w="0" w:type="dxa"/>
          </w:tblCellMar>
        </w:tblPrEx>
        <w:trPr>
          <w:cantSplit/>
          <w:jc w:val="center"/>
        </w:trPr>
        <w:tc>
          <w:tcPr>
            <w:tcW w:w="1295" w:type="dxa"/>
            <w:tcBorders>
              <w:top w:val="single" w:color="000000" w:sz="4" w:space="0"/>
            </w:tcBorders>
            <w:vAlign w:val="center"/>
          </w:tcPr>
          <w:p w14:paraId="1008408B">
            <w:pPr>
              <w:keepNext/>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目标引领</w:t>
            </w:r>
          </w:p>
        </w:tc>
        <w:tc>
          <w:tcPr>
            <w:tcW w:w="2266" w:type="dxa"/>
            <w:tcBorders>
              <w:top w:val="single" w:color="000000" w:sz="4" w:space="0"/>
            </w:tcBorders>
            <w:vAlign w:val="center"/>
          </w:tcPr>
          <w:p w14:paraId="23853F37">
            <w:pPr>
              <w:keepNext/>
              <w:overflowPunct w:val="0"/>
              <w:bidi w:val="0"/>
              <w:snapToGrid w:val="0"/>
              <w:spacing w:before="0" w:after="0" w:line="240" w:lineRule="auto"/>
              <w:ind w:left="0" w:right="0" w:firstLine="0"/>
              <w:jc w:val="left"/>
              <w:textAlignment w:val="auto"/>
              <w:rPr>
                <w:rFonts w:hint="eastAsia" w:ascii="宋体" w:hAnsi="宋体" w:eastAsia="宋体" w:cs="宋体"/>
                <w:sz w:val="24"/>
                <w:szCs w:val="24"/>
              </w:rPr>
            </w:pPr>
            <w:r>
              <w:rPr>
                <w:rFonts w:hint="eastAsia" w:ascii="宋体" w:hAnsi="宋体" w:eastAsia="宋体" w:cs="宋体"/>
                <w:b w:val="0"/>
                <w:sz w:val="21"/>
                <w:szCs w:val="24"/>
              </w:rPr>
              <w:t>理解目标与标准，联系已有基础，明确学习需要</w:t>
            </w:r>
          </w:p>
        </w:tc>
        <w:tc>
          <w:tcPr>
            <w:tcW w:w="3215" w:type="dxa"/>
            <w:tcBorders>
              <w:top w:val="single" w:color="000000" w:sz="4" w:space="0"/>
            </w:tcBorders>
            <w:vAlign w:val="center"/>
          </w:tcPr>
          <w:p w14:paraId="059BE915">
            <w:pPr>
              <w:keepNext/>
              <w:overflowPunct w:val="0"/>
              <w:bidi w:val="0"/>
              <w:snapToGrid w:val="0"/>
              <w:spacing w:before="0" w:after="0" w:line="240" w:lineRule="auto"/>
              <w:ind w:left="0" w:right="0" w:firstLine="0"/>
              <w:jc w:val="left"/>
              <w:textAlignment w:val="auto"/>
              <w:rPr>
                <w:rFonts w:hint="eastAsia" w:ascii="宋体" w:hAnsi="宋体" w:eastAsia="宋体" w:cs="宋体"/>
                <w:sz w:val="24"/>
                <w:szCs w:val="24"/>
              </w:rPr>
            </w:pPr>
            <w:r>
              <w:rPr>
                <w:rFonts w:hint="eastAsia" w:ascii="宋体" w:hAnsi="宋体" w:eastAsia="宋体" w:cs="宋体"/>
                <w:b w:val="0"/>
                <w:sz w:val="21"/>
                <w:szCs w:val="24"/>
              </w:rPr>
              <w:t>根据初始表现诊断起点，澄清标准，调整学习要求</w:t>
            </w:r>
          </w:p>
        </w:tc>
        <w:tc>
          <w:tcPr>
            <w:tcW w:w="3155" w:type="dxa"/>
            <w:tcBorders>
              <w:top w:val="single" w:color="000000" w:sz="4" w:space="0"/>
            </w:tcBorders>
            <w:vAlign w:val="center"/>
          </w:tcPr>
          <w:p w14:paraId="66B8396F">
            <w:pPr>
              <w:keepNext/>
              <w:overflowPunct w:val="0"/>
              <w:bidi w:val="0"/>
              <w:snapToGrid w:val="0"/>
              <w:spacing w:before="0" w:after="0" w:line="240" w:lineRule="auto"/>
              <w:ind w:left="0" w:right="0" w:firstLine="0"/>
              <w:jc w:val="left"/>
              <w:textAlignment w:val="auto"/>
              <w:rPr>
                <w:rFonts w:hint="eastAsia" w:ascii="宋体" w:hAnsi="宋体" w:eastAsia="宋体" w:cs="宋体"/>
                <w:sz w:val="24"/>
                <w:szCs w:val="24"/>
              </w:rPr>
            </w:pPr>
            <w:r>
              <w:rPr>
                <w:rFonts w:hint="eastAsia" w:ascii="宋体" w:hAnsi="宋体" w:eastAsia="宋体" w:cs="宋体"/>
                <w:b w:val="0"/>
                <w:sz w:val="21"/>
                <w:szCs w:val="24"/>
              </w:rPr>
              <w:t>初始作答、目标复述与样例判断：能否说明任务要求，识别已有基础与学习差距</w:t>
            </w:r>
          </w:p>
        </w:tc>
      </w:tr>
      <w:tr w14:paraId="1A025A79">
        <w:tblPrEx>
          <w:tblCellMar>
            <w:top w:w="0" w:type="dxa"/>
            <w:left w:w="0" w:type="dxa"/>
            <w:bottom w:w="0" w:type="dxa"/>
            <w:right w:w="0" w:type="dxa"/>
          </w:tblCellMar>
        </w:tblPrEx>
        <w:trPr>
          <w:cantSplit/>
          <w:jc w:val="center"/>
        </w:trPr>
        <w:tc>
          <w:tcPr>
            <w:tcW w:w="1295" w:type="dxa"/>
            <w:vAlign w:val="center"/>
          </w:tcPr>
          <w:p w14:paraId="3A856532">
            <w:pPr>
              <w:keepNext/>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任务驱动</w:t>
            </w:r>
          </w:p>
        </w:tc>
        <w:tc>
          <w:tcPr>
            <w:tcW w:w="2266" w:type="dxa"/>
            <w:vAlign w:val="center"/>
          </w:tcPr>
          <w:p w14:paraId="7ACD378A">
            <w:pPr>
              <w:keepNext/>
              <w:overflowPunct w:val="0"/>
              <w:bidi w:val="0"/>
              <w:snapToGrid w:val="0"/>
              <w:spacing w:before="0" w:after="0" w:line="240" w:lineRule="auto"/>
              <w:ind w:left="0" w:right="0" w:firstLine="0"/>
              <w:jc w:val="left"/>
              <w:textAlignment w:val="auto"/>
              <w:rPr>
                <w:rFonts w:hint="eastAsia" w:ascii="宋体" w:hAnsi="宋体" w:eastAsia="宋体" w:cs="宋体"/>
                <w:sz w:val="24"/>
                <w:szCs w:val="24"/>
              </w:rPr>
            </w:pPr>
            <w:r>
              <w:rPr>
                <w:rFonts w:hint="eastAsia" w:ascii="宋体" w:hAnsi="宋体" w:eastAsia="宋体" w:cs="宋体"/>
                <w:b w:val="0"/>
                <w:sz w:val="21"/>
                <w:szCs w:val="24"/>
              </w:rPr>
              <w:t>分析条件，联系知识，提出问题与初步思路</w:t>
            </w:r>
          </w:p>
        </w:tc>
        <w:tc>
          <w:tcPr>
            <w:tcW w:w="3215" w:type="dxa"/>
            <w:vAlign w:val="center"/>
          </w:tcPr>
          <w:p w14:paraId="7E746696">
            <w:pPr>
              <w:keepNext/>
              <w:overflowPunct w:val="0"/>
              <w:bidi w:val="0"/>
              <w:snapToGrid w:val="0"/>
              <w:spacing w:before="0" w:after="0" w:line="240" w:lineRule="auto"/>
              <w:ind w:left="0" w:right="0" w:firstLine="0"/>
              <w:jc w:val="left"/>
              <w:textAlignment w:val="auto"/>
              <w:rPr>
                <w:rFonts w:hint="eastAsia" w:ascii="宋体" w:hAnsi="宋体" w:eastAsia="宋体" w:cs="宋体"/>
                <w:sz w:val="24"/>
                <w:szCs w:val="24"/>
              </w:rPr>
            </w:pPr>
            <w:r>
              <w:rPr>
                <w:rFonts w:hint="eastAsia" w:ascii="宋体" w:hAnsi="宋体" w:eastAsia="宋体" w:cs="宋体"/>
                <w:b w:val="0"/>
                <w:sz w:val="21"/>
                <w:szCs w:val="24"/>
              </w:rPr>
              <w:t>判断任务难度与学生准备情况，提供支架，观察思路变化</w:t>
            </w:r>
          </w:p>
        </w:tc>
        <w:tc>
          <w:tcPr>
            <w:tcW w:w="3155" w:type="dxa"/>
            <w:vAlign w:val="center"/>
          </w:tcPr>
          <w:p w14:paraId="6197F382">
            <w:pPr>
              <w:keepNext/>
              <w:overflowPunct w:val="0"/>
              <w:bidi w:val="0"/>
              <w:snapToGrid w:val="0"/>
              <w:spacing w:before="0" w:after="0" w:line="240" w:lineRule="auto"/>
              <w:ind w:left="0" w:right="0" w:firstLine="0"/>
              <w:jc w:val="left"/>
              <w:textAlignment w:val="auto"/>
              <w:rPr>
                <w:rFonts w:hint="eastAsia" w:ascii="宋体" w:hAnsi="宋体" w:eastAsia="宋体" w:cs="宋体"/>
                <w:sz w:val="24"/>
                <w:szCs w:val="24"/>
              </w:rPr>
            </w:pPr>
            <w:r>
              <w:rPr>
                <w:rFonts w:hint="eastAsia" w:ascii="宋体" w:hAnsi="宋体" w:eastAsia="宋体" w:cs="宋体"/>
                <w:b w:val="0"/>
                <w:sz w:val="21"/>
                <w:szCs w:val="24"/>
              </w:rPr>
              <w:t>问题分析、知识联系与初步方案：能否识别关键条件，形成切合任务的思路</w:t>
            </w:r>
          </w:p>
        </w:tc>
      </w:tr>
      <w:tr w14:paraId="3E675F3C">
        <w:tblPrEx>
          <w:tblCellMar>
            <w:top w:w="0" w:type="dxa"/>
            <w:left w:w="0" w:type="dxa"/>
            <w:bottom w:w="0" w:type="dxa"/>
            <w:right w:w="0" w:type="dxa"/>
          </w:tblCellMar>
        </w:tblPrEx>
        <w:trPr>
          <w:cantSplit/>
          <w:jc w:val="center"/>
        </w:trPr>
        <w:tc>
          <w:tcPr>
            <w:tcW w:w="1295" w:type="dxa"/>
            <w:vAlign w:val="center"/>
          </w:tcPr>
          <w:p w14:paraId="0D4A8D9C">
            <w:pPr>
              <w:keepNext/>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探究展学</w:t>
            </w:r>
          </w:p>
        </w:tc>
        <w:tc>
          <w:tcPr>
            <w:tcW w:w="2266" w:type="dxa"/>
            <w:vAlign w:val="center"/>
          </w:tcPr>
          <w:p w14:paraId="1DE1C988">
            <w:pPr>
              <w:keepNext/>
              <w:overflowPunct w:val="0"/>
              <w:bidi w:val="0"/>
              <w:snapToGrid w:val="0"/>
              <w:spacing w:before="0" w:after="0" w:line="240" w:lineRule="auto"/>
              <w:ind w:left="0" w:right="0" w:firstLine="0"/>
              <w:jc w:val="left"/>
              <w:textAlignment w:val="auto"/>
              <w:rPr>
                <w:rFonts w:hint="eastAsia" w:ascii="宋体" w:hAnsi="宋体" w:eastAsia="宋体" w:cs="宋体"/>
                <w:sz w:val="24"/>
                <w:szCs w:val="24"/>
              </w:rPr>
            </w:pPr>
            <w:r>
              <w:rPr>
                <w:rFonts w:hint="eastAsia" w:ascii="宋体" w:hAnsi="宋体" w:eastAsia="宋体" w:cs="宋体"/>
                <w:b w:val="0"/>
                <w:sz w:val="21"/>
                <w:szCs w:val="24"/>
              </w:rPr>
              <w:t>合作探究，解释理由，回应不同观点</w:t>
            </w:r>
          </w:p>
        </w:tc>
        <w:tc>
          <w:tcPr>
            <w:tcW w:w="3215" w:type="dxa"/>
            <w:vAlign w:val="center"/>
          </w:tcPr>
          <w:p w14:paraId="0CA64E52">
            <w:pPr>
              <w:keepNext/>
              <w:overflowPunct w:val="0"/>
              <w:bidi w:val="0"/>
              <w:snapToGrid w:val="0"/>
              <w:spacing w:before="0" w:after="0" w:line="240" w:lineRule="auto"/>
              <w:ind w:left="0" w:right="0" w:firstLine="0"/>
              <w:jc w:val="left"/>
              <w:textAlignment w:val="auto"/>
              <w:rPr>
                <w:rFonts w:hint="eastAsia" w:ascii="宋体" w:hAnsi="宋体" w:eastAsia="宋体" w:cs="宋体"/>
                <w:sz w:val="24"/>
                <w:szCs w:val="24"/>
              </w:rPr>
            </w:pPr>
            <w:r>
              <w:rPr>
                <w:rFonts w:hint="eastAsia" w:ascii="宋体" w:hAnsi="宋体" w:eastAsia="宋体" w:cs="宋体"/>
                <w:b w:val="0"/>
                <w:sz w:val="21"/>
                <w:szCs w:val="24"/>
              </w:rPr>
              <w:t>根据探究与交流表现追问点拨，调整支架，支持协商与情绪调节</w:t>
            </w:r>
          </w:p>
        </w:tc>
        <w:tc>
          <w:tcPr>
            <w:tcW w:w="3155" w:type="dxa"/>
            <w:vAlign w:val="center"/>
          </w:tcPr>
          <w:p w14:paraId="031347D7">
            <w:pPr>
              <w:keepNext/>
              <w:overflowPunct w:val="0"/>
              <w:bidi w:val="0"/>
              <w:snapToGrid w:val="0"/>
              <w:spacing w:before="0" w:after="0" w:line="240" w:lineRule="auto"/>
              <w:ind w:left="0" w:right="0" w:firstLine="0"/>
              <w:jc w:val="left"/>
              <w:textAlignment w:val="auto"/>
              <w:rPr>
                <w:rFonts w:hint="eastAsia" w:ascii="宋体" w:hAnsi="宋体" w:eastAsia="宋体" w:cs="宋体"/>
                <w:sz w:val="24"/>
                <w:szCs w:val="24"/>
              </w:rPr>
            </w:pPr>
            <w:r>
              <w:rPr>
                <w:rFonts w:hint="eastAsia" w:ascii="宋体" w:hAnsi="宋体" w:eastAsia="宋体" w:cs="宋体"/>
                <w:b w:val="0"/>
                <w:sz w:val="21"/>
                <w:szCs w:val="24"/>
              </w:rPr>
              <w:t>探究记录、发言与作品：解释是否有据，能否建立联系、回应同伴并履行分工</w:t>
            </w:r>
          </w:p>
        </w:tc>
      </w:tr>
      <w:tr w14:paraId="4D8ADCE1">
        <w:tblPrEx>
          <w:tblCellMar>
            <w:top w:w="0" w:type="dxa"/>
            <w:left w:w="0" w:type="dxa"/>
            <w:bottom w:w="0" w:type="dxa"/>
            <w:right w:w="0" w:type="dxa"/>
          </w:tblCellMar>
        </w:tblPrEx>
        <w:trPr>
          <w:cantSplit/>
          <w:jc w:val="center"/>
        </w:trPr>
        <w:tc>
          <w:tcPr>
            <w:tcW w:w="1295" w:type="dxa"/>
            <w:vAlign w:val="center"/>
          </w:tcPr>
          <w:p w14:paraId="40F6EDD8">
            <w:pPr>
              <w:keepNext/>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反馈迭代</w:t>
            </w:r>
          </w:p>
        </w:tc>
        <w:tc>
          <w:tcPr>
            <w:tcW w:w="2266" w:type="dxa"/>
            <w:vAlign w:val="center"/>
          </w:tcPr>
          <w:p w14:paraId="34F4A0A0">
            <w:pPr>
              <w:keepNext/>
              <w:overflowPunct w:val="0"/>
              <w:bidi w:val="0"/>
              <w:snapToGrid w:val="0"/>
              <w:spacing w:before="0" w:after="0" w:line="240" w:lineRule="auto"/>
              <w:ind w:left="0" w:right="0" w:firstLine="0"/>
              <w:jc w:val="left"/>
              <w:textAlignment w:val="auto"/>
              <w:rPr>
                <w:rFonts w:hint="eastAsia" w:ascii="宋体" w:hAnsi="宋体" w:eastAsia="宋体" w:cs="宋体"/>
                <w:sz w:val="24"/>
                <w:szCs w:val="24"/>
              </w:rPr>
            </w:pPr>
            <w:r>
              <w:rPr>
                <w:rFonts w:hint="eastAsia" w:ascii="宋体" w:hAnsi="宋体" w:eastAsia="宋体" w:cs="宋体"/>
                <w:b w:val="0"/>
                <w:sz w:val="21"/>
                <w:szCs w:val="24"/>
              </w:rPr>
              <w:t>对照标准分析不足，修订方法与成果，检验修改效果</w:t>
            </w:r>
          </w:p>
        </w:tc>
        <w:tc>
          <w:tcPr>
            <w:tcW w:w="3215" w:type="dxa"/>
            <w:vAlign w:val="center"/>
          </w:tcPr>
          <w:p w14:paraId="521D74D5">
            <w:pPr>
              <w:keepNext/>
              <w:overflowPunct w:val="0"/>
              <w:bidi w:val="0"/>
              <w:snapToGrid w:val="0"/>
              <w:spacing w:before="0" w:after="0" w:line="240" w:lineRule="auto"/>
              <w:ind w:left="0" w:right="0" w:firstLine="0"/>
              <w:jc w:val="left"/>
              <w:textAlignment w:val="auto"/>
              <w:rPr>
                <w:rFonts w:hint="eastAsia" w:ascii="宋体" w:hAnsi="宋体" w:eastAsia="宋体" w:cs="宋体"/>
                <w:sz w:val="24"/>
                <w:szCs w:val="24"/>
              </w:rPr>
            </w:pPr>
            <w:r>
              <w:rPr>
                <w:rFonts w:hint="eastAsia" w:ascii="宋体" w:hAnsi="宋体" w:eastAsia="宋体" w:cs="宋体"/>
                <w:b w:val="0"/>
                <w:sz w:val="21"/>
                <w:szCs w:val="24"/>
              </w:rPr>
              <w:t>定位困难，提供具体反馈，依据再次表现调整支持</w:t>
            </w:r>
          </w:p>
        </w:tc>
        <w:tc>
          <w:tcPr>
            <w:tcW w:w="3155" w:type="dxa"/>
            <w:vAlign w:val="center"/>
          </w:tcPr>
          <w:p w14:paraId="588B54BF">
            <w:pPr>
              <w:keepNext/>
              <w:overflowPunct w:val="0"/>
              <w:bidi w:val="0"/>
              <w:snapToGrid w:val="0"/>
              <w:spacing w:before="0" w:after="0" w:line="240" w:lineRule="auto"/>
              <w:ind w:left="0" w:right="0" w:firstLine="0"/>
              <w:jc w:val="left"/>
              <w:textAlignment w:val="auto"/>
              <w:rPr>
                <w:rFonts w:hint="eastAsia" w:ascii="宋体" w:hAnsi="宋体" w:eastAsia="宋体" w:cs="宋体"/>
                <w:sz w:val="24"/>
                <w:szCs w:val="24"/>
              </w:rPr>
            </w:pPr>
            <w:r>
              <w:rPr>
                <w:rFonts w:hint="eastAsia" w:ascii="宋体" w:hAnsi="宋体" w:eastAsia="宋体" w:cs="宋体"/>
                <w:b w:val="0"/>
                <w:sz w:val="21"/>
                <w:szCs w:val="24"/>
              </w:rPr>
              <w:t>前后版本、修改理由与验证结果：修订是否回应问题，能否说明改进依据</w:t>
            </w:r>
          </w:p>
        </w:tc>
      </w:tr>
      <w:tr w14:paraId="2E200AE1">
        <w:tblPrEx>
          <w:tblCellMar>
            <w:top w:w="0" w:type="dxa"/>
            <w:left w:w="0" w:type="dxa"/>
            <w:bottom w:w="0" w:type="dxa"/>
            <w:right w:w="0" w:type="dxa"/>
          </w:tblCellMar>
        </w:tblPrEx>
        <w:trPr>
          <w:cantSplit/>
          <w:jc w:val="center"/>
        </w:trPr>
        <w:tc>
          <w:tcPr>
            <w:tcW w:w="1295" w:type="dxa"/>
            <w:tcBorders>
              <w:bottom w:val="single" w:color="000000" w:sz="12" w:space="0"/>
            </w:tcBorders>
            <w:vAlign w:val="center"/>
          </w:tcPr>
          <w:p w14:paraId="3B0EB6EE">
            <w:pPr>
              <w:keepNext/>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反思迁移</w:t>
            </w:r>
          </w:p>
        </w:tc>
        <w:tc>
          <w:tcPr>
            <w:tcW w:w="2266" w:type="dxa"/>
            <w:tcBorders>
              <w:bottom w:val="single" w:color="000000" w:sz="12" w:space="0"/>
            </w:tcBorders>
            <w:vAlign w:val="center"/>
          </w:tcPr>
          <w:p w14:paraId="0C30EC2A">
            <w:pPr>
              <w:keepNext/>
              <w:overflowPunct w:val="0"/>
              <w:bidi w:val="0"/>
              <w:snapToGrid w:val="0"/>
              <w:spacing w:before="0" w:after="0" w:line="240" w:lineRule="auto"/>
              <w:ind w:left="0" w:right="0" w:firstLine="0"/>
              <w:jc w:val="left"/>
              <w:textAlignment w:val="auto"/>
              <w:rPr>
                <w:rFonts w:hint="eastAsia" w:ascii="宋体" w:hAnsi="宋体" w:eastAsia="宋体" w:cs="宋体"/>
                <w:sz w:val="24"/>
                <w:szCs w:val="24"/>
              </w:rPr>
            </w:pPr>
            <w:r>
              <w:rPr>
                <w:rFonts w:hint="eastAsia" w:ascii="宋体" w:hAnsi="宋体" w:eastAsia="宋体" w:cs="宋体"/>
                <w:b w:val="0"/>
                <w:sz w:val="21"/>
                <w:szCs w:val="24"/>
              </w:rPr>
              <w:t>提炼方法及适用条件，在新情境中尝试、检验与调整</w:t>
            </w:r>
          </w:p>
        </w:tc>
        <w:tc>
          <w:tcPr>
            <w:tcW w:w="3215" w:type="dxa"/>
            <w:tcBorders>
              <w:bottom w:val="single" w:color="000000" w:sz="12" w:space="0"/>
            </w:tcBorders>
            <w:vAlign w:val="center"/>
          </w:tcPr>
          <w:p w14:paraId="26CDA1DB">
            <w:pPr>
              <w:keepNext/>
              <w:overflowPunct w:val="0"/>
              <w:bidi w:val="0"/>
              <w:snapToGrid w:val="0"/>
              <w:spacing w:before="0" w:after="0" w:line="240" w:lineRule="auto"/>
              <w:ind w:left="0" w:right="0" w:firstLine="0"/>
              <w:jc w:val="left"/>
              <w:textAlignment w:val="auto"/>
              <w:rPr>
                <w:rFonts w:hint="eastAsia" w:ascii="宋体" w:hAnsi="宋体" w:eastAsia="宋体" w:cs="宋体"/>
                <w:sz w:val="24"/>
                <w:szCs w:val="24"/>
              </w:rPr>
            </w:pPr>
            <w:r>
              <w:rPr>
                <w:rFonts w:hint="eastAsia" w:ascii="宋体" w:hAnsi="宋体" w:eastAsia="宋体" w:cs="宋体"/>
                <w:b w:val="0"/>
                <w:sz w:val="21"/>
                <w:szCs w:val="24"/>
              </w:rPr>
              <w:t>判断独立运用情况，适时撤减或补充支架，确定后续学习需要</w:t>
            </w:r>
          </w:p>
        </w:tc>
        <w:tc>
          <w:tcPr>
            <w:tcW w:w="3155" w:type="dxa"/>
            <w:tcBorders>
              <w:bottom w:val="single" w:color="000000" w:sz="12" w:space="0"/>
            </w:tcBorders>
            <w:vAlign w:val="center"/>
          </w:tcPr>
          <w:p w14:paraId="62865ECA">
            <w:pPr>
              <w:keepNext/>
              <w:overflowPunct w:val="0"/>
              <w:bidi w:val="0"/>
              <w:snapToGrid w:val="0"/>
              <w:spacing w:before="0" w:after="0" w:line="240" w:lineRule="auto"/>
              <w:ind w:left="0" w:right="0" w:firstLine="0"/>
              <w:jc w:val="left"/>
              <w:textAlignment w:val="auto"/>
              <w:rPr>
                <w:rFonts w:hint="eastAsia" w:ascii="宋体" w:hAnsi="宋体" w:eastAsia="宋体" w:cs="宋体"/>
                <w:sz w:val="24"/>
                <w:szCs w:val="24"/>
              </w:rPr>
            </w:pPr>
            <w:r>
              <w:rPr>
                <w:rFonts w:hint="eastAsia" w:ascii="宋体" w:hAnsi="宋体" w:eastAsia="宋体" w:cs="宋体"/>
                <w:b w:val="0"/>
                <w:sz w:val="21"/>
                <w:szCs w:val="24"/>
              </w:rPr>
              <w:t>迁移任务、方法说明与反思：能否辨识情境变化，选择并调整方法</w:t>
            </w:r>
          </w:p>
        </w:tc>
      </w:tr>
    </w:tbl>
    <w:p w14:paraId="7144BF78">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表3-34  将图7中的关系落实为各环节的学生行动、教师调节重点及实践表征与判断依据。目标复述、问题分析、探究记录、作品版本与迁移表现，分别为判断当前学习需要提供材料，并不限定该环节只能开展某一层次的学习。“五见”贯穿其中：目标与标准提供参照，表达与作品呈现思维，学习证据支持判断，前后比较呈现进步，多次任务中的独立运用支持能力考察。教师据此持续诊断、选择并实施支持，再以学生的修订和再次尝试评估作用，使调节贯穿学习全过程。</w:t>
      </w:r>
    </w:p>
    <w:p w14:paraId="5EED0798">
      <w:pPr>
        <w:pStyle w:val="4"/>
        <w:keepNext/>
        <w:pageBreakBefore w:val="0"/>
        <w:overflowPunct w:val="0"/>
        <w:bidi w:val="0"/>
        <w:spacing w:before="280" w:after="280" w:line="360" w:lineRule="auto"/>
        <w:ind w:firstLine="562" w:firstLineChars="200"/>
        <w:textAlignment w:val="auto"/>
        <w:outlineLvl w:val="4"/>
        <w:rPr>
          <w:rFonts w:hint="eastAsia" w:ascii="宋体" w:hAnsi="宋体" w:eastAsia="宋体" w:cs="宋体"/>
          <w:sz w:val="24"/>
          <w:szCs w:val="24"/>
        </w:rPr>
      </w:pPr>
      <w:r>
        <w:rPr>
          <w:rFonts w:hint="eastAsia" w:ascii="宋体" w:hAnsi="宋体" w:eastAsia="宋体" w:cs="宋体"/>
          <w:b/>
          <w:sz w:val="28"/>
          <w:szCs w:val="24"/>
        </w:rPr>
        <w:t>案例分析  在探究与修改中呈现学生学习和教师调节</w:t>
      </w:r>
    </w:p>
    <w:p w14:paraId="1960EB49">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光的折射》中，学生先从叉鱼失败提出疑问，再通过实体实验与仿真实验检验猜想，随后展示光路图并接受质询。案例记载，有学生将光的传播方向画反，同伴指出光应从鱼出发到达人眼后，该生修正作图；另一名学生漏画法线，在同伴追问角度参照后补画并重新标角。学习由展示结论进入检查模型，学生的错误与修订也为教师判断支持是否有效提供了直接线索。</w:t>
      </w:r>
    </w:p>
    <w:p w14:paraId="2B0F751C">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 xml:space="preserve">教师调节同时贯穿这一过程：从初始回答发现问题，在实体实验难以辨明差异时提供仿真支架，在展学中组织同伴追问，再通过作业批注检验理解。</w:t>
      </w:r>
      <w:del w:id="90049" w:author="Claude" w:date="2026-10-27T03:49:22Z">
        <w:r>
          <w:rPr>
            <w:rFonts w:hint="eastAsia" w:ascii="宋体" w:hAnsi="宋体" w:eastAsia="宋体" w:cs="宋体"/>
            <w:b w:val="0"/>
            <w:sz w:val="24"/>
            <w:szCs w:val="24"/>
          </w:rPr>
          <w:delText xml:space="preserve">教师的支持并不随环节结束而停止，而是</w:delText>
        </w:r>
      </w:del>
      <w:ins w:id="90050" w:author="Claude" w:date="2026-10-27T03:49:22Z">
        <w:r>
          <w:rPr>
            <w:rFonts w:hint="eastAsia" w:ascii="宋体" w:hAnsi="宋体" w:eastAsia="宋体" w:cs="宋体"/>
            <w:b w:val="0"/>
            <w:sz w:val="24"/>
            <w:szCs w:val="24"/>
          </w:rPr>
          <w:t xml:space="preserve">环节结束后，教师的支持仍</w:t>
        </w:r>
      </w:ins>
      <w:r>
        <w:rPr>
          <w:rFonts w:hint="eastAsia" w:ascii="宋体" w:hAnsi="宋体" w:eastAsia="宋体" w:cs="宋体"/>
          <w:b w:val="0"/>
          <w:sz w:val="24"/>
          <w:szCs w:val="24"/>
        </w:rPr>
        <w:t xml:space="preserve">根据新的学习表现继续调整。案例材料另指出课内迁移时间不足，因此课后迁移作答不能替代对课堂迁移机会的分析。</w:t>
      </w:r>
    </w:p>
    <w:p w14:paraId="550E6732">
      <w:pPr>
        <w:keepNext/>
        <w:pageBreakBefore w:val="0"/>
        <w:overflowPunct w:val="0"/>
        <w:bidi w:val="0"/>
        <w:spacing w:line="360" w:lineRule="auto"/>
        <w:jc w:val="both"/>
        <w:textAlignment w:val="auto"/>
        <w:rPr>
          <w:rFonts w:hint="eastAsia" w:ascii="宋体" w:hAnsi="宋体" w:eastAsia="宋体" w:cs="宋体"/>
          <w:sz w:val="24"/>
          <w:szCs w:val="24"/>
        </w:rPr>
      </w:pPr>
      <w:r>
        <w:rPr>
          <w:rFonts w:hint="eastAsia" w:ascii="宋体" w:hAnsi="宋体" w:eastAsia="宋体" w:cs="宋体"/>
        </w:rPr>
        <w:drawing>
          <wp:inline distT="0" distB="0" distL="0" distR="0">
            <wp:extent cx="4838700" cy="2190115"/>
            <wp:effectExtent l="0" t="0" r="0" b="635"/>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
                    <pic:cNvPicPr>
                      <a:picLocks noChangeAspect="1" noChangeArrowheads="1"/>
                    </pic:cNvPicPr>
                  </pic:nvPicPr>
                  <pic:blipFill>
                    <a:blip r:embed="rId22"/>
                    <a:srcRect l="10250"/>
                    <a:stretch>
                      <a:fillRect/>
                    </a:stretch>
                  </pic:blipFill>
                  <pic:spPr>
                    <a:xfrm>
                      <a:off x="0" y="0"/>
                      <a:ext cx="4838700" cy="2190115"/>
                    </a:xfrm>
                    <a:prstGeom prst="rect">
                      <a:avLst/>
                    </a:prstGeom>
                    <a:noFill/>
                  </pic:spPr>
                </pic:pic>
              </a:graphicData>
            </a:graphic>
          </wp:inline>
        </w:drawing>
      </w:r>
    </w:p>
    <w:p w14:paraId="4FA14EF3">
      <w:pPr>
        <w:pageBreakBefore w:val="0"/>
        <w:overflowPunct w:val="0"/>
        <w:bidi w:val="0"/>
        <w:spacing w:line="240" w:lineRule="auto"/>
        <w:ind w:firstLineChars="200"/>
        <w:jc w:val="center"/>
        <w:textAlignment w:val="auto"/>
        <w:rPr>
          <w:rFonts w:hint="eastAsia" w:ascii="宋体" w:hAnsi="宋体" w:eastAsia="宋体" w:cs="宋体"/>
          <w:sz w:val="24"/>
          <w:szCs w:val="24"/>
        </w:rPr>
      </w:pPr>
      <w:r>
        <w:rPr>
          <w:rFonts w:hint="eastAsia" w:ascii="宋体" w:hAnsi="宋体" w:eastAsia="宋体" w:cs="宋体"/>
          <w:b w:val="0"/>
          <w:sz w:val="21"/>
        </w:rPr>
        <w:t>图3-17  实体光具盘实验与PhET仿真</w:t>
      </w:r>
    </w:p>
    <w:p w14:paraId="1F500B25">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实体实验提供实际观察和操作经验，仿真用于辨明角度与光路变化。两者构成探究条件的互补；学生是否形成合理解释，仍应结合数据整理、光路图与口头说明判断。</w:t>
      </w:r>
      <w:r>
        <w:rPr>
          <w:rFonts w:hint="eastAsia" w:ascii="宋体" w:hAnsi="宋体" w:eastAsia="宋体" w:cs="宋体"/>
          <w:b w:val="0"/>
          <w:sz w:val="24"/>
          <w:szCs w:val="24"/>
          <w:vertAlign w:val="superscript"/>
        </w:rPr>
        <w:t>[3]</w:t>
      </w:r>
    </w:p>
    <w:p w14:paraId="4CB12B8B">
      <w:pPr>
        <w:keepNext/>
        <w:pageBreakBefore w:val="0"/>
        <w:overflowPunct w:val="0"/>
        <w:bidi w:val="0"/>
        <w:spacing w:line="360" w:lineRule="auto"/>
        <w:ind w:firstLineChars="200"/>
        <w:jc w:val="center"/>
        <w:textAlignment w:val="auto"/>
        <w:rPr>
          <w:rFonts w:hint="eastAsia" w:ascii="宋体" w:hAnsi="宋体" w:eastAsia="宋体" w:cs="宋体"/>
          <w:sz w:val="24"/>
          <w:szCs w:val="24"/>
        </w:rPr>
      </w:pPr>
      <w:r>
        <w:rPr>
          <w:rFonts w:hint="eastAsia" w:ascii="宋体" w:hAnsi="宋体" w:eastAsia="宋体" w:cs="宋体"/>
        </w:rPr>
        <w:drawing>
          <wp:inline distT="0" distB="0" distL="0" distR="0">
            <wp:extent cx="4114800" cy="2715895"/>
            <wp:effectExtent l="0" t="0" r="0" b="8255"/>
            <wp:docPr id="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9"/>
                    <pic:cNvPicPr>
                      <a:picLocks noChangeAspect="1" noChangeArrowheads="1"/>
                    </pic:cNvPicPr>
                  </pic:nvPicPr>
                  <pic:blipFill>
                    <a:blip r:embed="rId23"/>
                    <a:stretch>
                      <a:fillRect/>
                    </a:stretch>
                  </pic:blipFill>
                  <pic:spPr>
                    <a:xfrm>
                      <a:off x="0" y="0"/>
                      <a:ext cx="4114800" cy="2715895"/>
                    </a:xfrm>
                    <a:prstGeom prst="rect">
                      <a:avLst/>
                    </a:prstGeom>
                    <a:noFill/>
                  </pic:spPr>
                </pic:pic>
              </a:graphicData>
            </a:graphic>
          </wp:inline>
        </w:drawing>
      </w:r>
    </w:p>
    <w:p w14:paraId="5A5E4924">
      <w:pPr>
        <w:pageBreakBefore w:val="0"/>
        <w:overflowPunct w:val="0"/>
        <w:bidi w:val="0"/>
        <w:spacing w:line="240" w:lineRule="auto"/>
        <w:ind w:firstLineChars="200"/>
        <w:jc w:val="center"/>
        <w:textAlignment w:val="auto"/>
        <w:rPr>
          <w:rFonts w:hint="eastAsia" w:ascii="宋体" w:hAnsi="宋体" w:eastAsia="宋体" w:cs="宋体"/>
          <w:sz w:val="24"/>
          <w:szCs w:val="24"/>
        </w:rPr>
      </w:pPr>
      <w:r>
        <w:rPr>
          <w:rFonts w:hint="eastAsia" w:ascii="宋体" w:hAnsi="宋体" w:eastAsia="宋体" w:cs="宋体"/>
          <w:b w:val="0"/>
          <w:sz w:val="21"/>
        </w:rPr>
        <w:t>图3-18  学生绘制的叉鱼光路图</w:t>
      </w:r>
    </w:p>
    <w:p w14:paraId="638ACDF6">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光路图把学生对实际位置、观察方向和虚像位置的理解固定下来，便于同伴检查传播方向、法线和角度参照。教师据此定位具体困难，而不只依据最后结论判断学生是否理解。</w:t>
      </w:r>
    </w:p>
    <w:p w14:paraId="57E31C1B">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状物写作则以三轮AI生成图像与实物比较推动学习。学生最初仅输入“凳子”，生成图像与实物不符；在补充颜色、材质、形状和高矮信息后，图像逐渐接近实物。教师利用差异追问缺失信息，学生据此修改描写。这一过程使抽象的“描写具体”转化为可以讨论的问题。AI图像用于暴露描述歧义，判断描写是否真实、细节是否适切，仍需回到实物、生活经验与文本表达。</w:t>
      </w:r>
      <w:r>
        <w:rPr>
          <w:rFonts w:hint="eastAsia" w:ascii="宋体" w:hAnsi="宋体" w:eastAsia="宋体" w:cs="宋体"/>
        </w:rPr>
        <w:drawing>
          <wp:inline distT="0" distB="0" distL="0" distR="0">
            <wp:extent cx="5091430" cy="1400175"/>
            <wp:effectExtent l="0" t="0" r="4445" b="0"/>
            <wp:docPr id="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0"/>
                    <pic:cNvPicPr>
                      <a:picLocks noChangeAspect="1" noChangeArrowheads="1"/>
                    </pic:cNvPicPr>
                  </pic:nvPicPr>
                  <pic:blipFill>
                    <a:blip r:embed="rId24"/>
                    <a:stretch>
                      <a:fillRect/>
                    </a:stretch>
                  </pic:blipFill>
                  <pic:spPr>
                    <a:xfrm>
                      <a:off x="0" y="0"/>
                      <a:ext cx="5091430" cy="1400175"/>
                    </a:xfrm>
                    <a:prstGeom prst="rect">
                      <a:avLst/>
                    </a:prstGeom>
                    <a:noFill/>
                  </pic:spPr>
                </pic:pic>
              </a:graphicData>
            </a:graphic>
          </wp:inline>
        </w:drawing>
      </w:r>
    </w:p>
    <w:p w14:paraId="72553FB5">
      <w:pPr>
        <w:pageBreakBefore w:val="0"/>
        <w:overflowPunct w:val="0"/>
        <w:bidi w:val="0"/>
        <w:spacing w:line="240" w:lineRule="auto"/>
        <w:ind w:firstLineChars="200"/>
        <w:jc w:val="center"/>
        <w:textAlignment w:val="auto"/>
        <w:rPr>
          <w:rFonts w:hint="eastAsia" w:ascii="宋体" w:hAnsi="宋体" w:eastAsia="宋体" w:cs="宋体"/>
          <w:sz w:val="24"/>
          <w:szCs w:val="24"/>
        </w:rPr>
      </w:pPr>
      <w:r>
        <w:rPr>
          <w:rFonts w:hint="eastAsia" w:ascii="宋体" w:hAnsi="宋体" w:eastAsia="宋体" w:cs="宋体"/>
          <w:b w:val="0"/>
          <w:sz w:val="21"/>
        </w:rPr>
        <w:t>图3-19  实物与三轮AI生成图像的对照</w:t>
      </w:r>
    </w:p>
    <w:p w14:paraId="27A041BB">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从左至右依次为实物、第一轮、第二轮和第三轮生成结果。图文差异暴露了描述中缺少的信息；学生补充特征、比较结果并再次修改，呈现了分析与修订的过程。生成图像属于课堂反馈材料，其接近实物的程度不能替代对写作质量的评价。</w:t>
      </w:r>
    </w:p>
    <w:p w14:paraId="6F508647">
      <w:pPr>
        <w:pageBreakBefore w:val="0"/>
        <w:overflowPunct w:val="0"/>
        <w:bidi w:val="0"/>
        <w:spacing w:before="0" w:after="0" w:line="360" w:lineRule="auto"/>
        <w:ind w:firstLineChars="200"/>
        <w:jc w:val="both"/>
        <w:textAlignment w:val="auto"/>
        <w:rPr>
          <w:rFonts w:hint="eastAsia" w:ascii="宋体" w:hAnsi="宋体" w:eastAsia="宋体" w:cs="宋体"/>
          <w:sz w:val="24"/>
          <w:szCs w:val="24"/>
          <w:lang w:eastAsia="zh-CN"/>
        </w:rPr>
      </w:pPr>
      <w:r>
        <w:rPr>
          <w:rFonts w:hint="eastAsia" w:ascii="宋体" w:hAnsi="宋体" w:eastAsia="宋体" w:cs="宋体"/>
          <w:b w:val="0"/>
          <w:sz w:val="24"/>
        </w:rPr>
        <w:t>上述片段共同呈现了“发现差异—分析原因—获得反馈—再次修订”的学习过程，与图3-16及表3-34所强调的往返推进相呼应。光路图中的传播方向与角度参照、写作中的物件特征与表达取舍，均构成可观察的实践表征。保留初始表现、支持过程与修订结果，才能进一步判断学生调整了什么，以及教师的后续支持应指向何处</w:t>
      </w:r>
      <w:r>
        <w:rPr>
          <w:rFonts w:hint="eastAsia" w:ascii="宋体" w:hAnsi="宋体" w:eastAsia="宋体" w:cs="宋体"/>
          <w:b w:val="0"/>
          <w:sz w:val="24"/>
          <w:lang w:eastAsia="zh-CN"/>
        </w:rPr>
        <w:t>。</w:t>
      </w:r>
    </w:p>
    <w:p w14:paraId="265C5CFE">
      <w:pPr>
        <w:pStyle w:val="4"/>
        <w:keepNext/>
        <w:pageBreakBefore w:val="0"/>
        <w:overflowPunct w:val="0"/>
        <w:bidi w:val="0"/>
        <w:spacing w:before="280" w:after="280" w:line="360" w:lineRule="auto"/>
        <w:ind w:firstLine="562" w:firstLineChars="200"/>
        <w:textAlignment w:val="auto"/>
        <w:outlineLvl w:val="4"/>
        <w:rPr>
          <w:rFonts w:hint="eastAsia" w:ascii="宋体" w:hAnsi="宋体" w:eastAsia="宋体" w:cs="宋体"/>
          <w:sz w:val="24"/>
          <w:szCs w:val="24"/>
        </w:rPr>
      </w:pPr>
      <w:r>
        <w:rPr>
          <w:rFonts w:hint="eastAsia" w:ascii="宋体" w:hAnsi="宋体" w:eastAsia="宋体" w:cs="宋体"/>
          <w:b/>
          <w:sz w:val="28"/>
          <w:szCs w:val="24"/>
        </w:rPr>
        <w:t>语文案例  在观点冲突中同步推进论证与协商</w:t>
      </w:r>
    </w:p>
    <w:p w14:paraId="416ADAFF">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拿来主义》的课堂观察表直接记录了学生受阻和分歧中的言行，使教师调节有了具体对象。面对分类停滞，教师提示从史料价值重新审视；面对意见冲突，教师要求学生补充理由、复述对方观点后回应。支持既作用于文本分析，也作用于继续探究和协商的方式。表中材料为课堂记录节选，可与学生表格、同伴批注相互参照。</w:t>
      </w:r>
    </w:p>
    <w:p w14:paraId="56039550">
      <w:pPr>
        <w:keepNext/>
        <w:pageBreakBefore w:val="0"/>
        <w:overflowPunct w:val="0"/>
        <w:bidi w:val="0"/>
        <w:spacing w:line="240" w:lineRule="auto"/>
        <w:ind w:firstLineChars="200"/>
        <w:jc w:val="center"/>
        <w:textAlignment w:val="auto"/>
        <w:rPr>
          <w:rFonts w:hint="eastAsia" w:ascii="宋体" w:hAnsi="宋体" w:eastAsia="宋体" w:cs="宋体"/>
          <w:sz w:val="24"/>
          <w:szCs w:val="24"/>
        </w:rPr>
      </w:pPr>
      <w:r>
        <w:rPr>
          <w:rFonts w:hint="eastAsia" w:ascii="宋体" w:hAnsi="宋体" w:eastAsia="宋体" w:cs="宋体"/>
          <w:b w:val="0"/>
          <w:sz w:val="21"/>
        </w:rPr>
        <w:t>表3-35  拿来主义课堂观察记录原表节选</w:t>
      </w:r>
    </w:p>
    <w:tbl>
      <w:tblPr>
        <w:tblStyle w:val="12"/>
        <w:tblW w:w="8522" w:type="dxa"/>
        <w:jc w:val="center"/>
        <w:tblLayout w:type="fixed"/>
        <w:tblCellMar>
          <w:top w:w="0" w:type="dxa"/>
          <w:left w:w="0" w:type="dxa"/>
          <w:bottom w:w="0" w:type="dxa"/>
          <w:right w:w="0" w:type="dxa"/>
        </w:tblCellMar>
      </w:tblPr>
      <w:tblGrid>
        <w:gridCol w:w="1381"/>
        <w:gridCol w:w="1380"/>
        <w:gridCol w:w="5761"/>
      </w:tblGrid>
      <w:tr w14:paraId="313186B1">
        <w:tblPrEx>
          <w:tblCellMar>
            <w:top w:w="0" w:type="dxa"/>
            <w:left w:w="0" w:type="dxa"/>
            <w:bottom w:w="0" w:type="dxa"/>
            <w:right w:w="0" w:type="dxa"/>
          </w:tblCellMar>
        </w:tblPrEx>
        <w:trPr>
          <w:cantSplit/>
          <w:tblHeader/>
          <w:jc w:val="center"/>
        </w:trPr>
        <w:tc>
          <w:tcPr>
            <w:tcW w:w="1381" w:type="dxa"/>
            <w:tcBorders>
              <w:top w:val="single" w:color="000000" w:sz="12" w:space="0"/>
            </w:tcBorders>
            <w:vAlign w:val="center"/>
          </w:tcPr>
          <w:p w14:paraId="6629D46A">
            <w:pPr>
              <w:overflowPunct w:val="0"/>
              <w:bidi w:val="0"/>
              <w:snapToGrid w:val="0"/>
              <w:spacing w:before="0" w:after="0" w:line="240" w:lineRule="auto"/>
              <w:ind w:left="0" w:right="0" w:firstLineChars="200"/>
              <w:jc w:val="center"/>
              <w:textAlignment w:val="auto"/>
              <w:rPr>
                <w:rFonts w:hint="eastAsia" w:ascii="宋体" w:hAnsi="宋体" w:eastAsia="宋体" w:cs="宋体"/>
                <w:b/>
                <w:sz w:val="24"/>
                <w:szCs w:val="24"/>
              </w:rPr>
            </w:pPr>
            <w:r>
              <w:rPr>
                <w:rFonts w:hint="eastAsia" w:ascii="宋体" w:hAnsi="宋体" w:eastAsia="宋体" w:cs="宋体"/>
                <w:b/>
                <w:sz w:val="21"/>
                <w:szCs w:val="24"/>
              </w:rPr>
              <w:t>观察维度</w:t>
            </w:r>
          </w:p>
        </w:tc>
        <w:tc>
          <w:tcPr>
            <w:tcW w:w="1380" w:type="dxa"/>
            <w:tcBorders>
              <w:top w:val="single" w:color="000000" w:sz="12" w:space="0"/>
            </w:tcBorders>
            <w:vAlign w:val="center"/>
          </w:tcPr>
          <w:p w14:paraId="09376FF8">
            <w:pPr>
              <w:overflowPunct w:val="0"/>
              <w:bidi w:val="0"/>
              <w:snapToGrid w:val="0"/>
              <w:spacing w:before="0" w:after="0" w:line="240" w:lineRule="auto"/>
              <w:ind w:left="0" w:right="0" w:firstLineChars="200"/>
              <w:jc w:val="center"/>
              <w:textAlignment w:val="auto"/>
              <w:rPr>
                <w:rFonts w:hint="eastAsia" w:ascii="宋体" w:hAnsi="宋体" w:eastAsia="宋体" w:cs="宋体"/>
                <w:b/>
                <w:sz w:val="24"/>
                <w:szCs w:val="24"/>
              </w:rPr>
            </w:pPr>
            <w:r>
              <w:rPr>
                <w:rFonts w:hint="eastAsia" w:ascii="宋体" w:hAnsi="宋体" w:eastAsia="宋体" w:cs="宋体"/>
                <w:b/>
                <w:sz w:val="21"/>
                <w:szCs w:val="24"/>
              </w:rPr>
              <w:t>观察对象</w:t>
            </w:r>
          </w:p>
        </w:tc>
        <w:tc>
          <w:tcPr>
            <w:tcW w:w="5761" w:type="dxa"/>
            <w:tcBorders>
              <w:top w:val="single" w:color="000000" w:sz="12" w:space="0"/>
            </w:tcBorders>
            <w:vAlign w:val="center"/>
          </w:tcPr>
          <w:p w14:paraId="0753AB18">
            <w:pPr>
              <w:overflowPunct w:val="0"/>
              <w:bidi w:val="0"/>
              <w:snapToGrid w:val="0"/>
              <w:spacing w:before="0" w:after="0" w:line="240" w:lineRule="auto"/>
              <w:ind w:left="0" w:right="0" w:firstLineChars="200"/>
              <w:jc w:val="center"/>
              <w:textAlignment w:val="auto"/>
              <w:rPr>
                <w:rFonts w:hint="eastAsia" w:ascii="宋体" w:hAnsi="宋体" w:eastAsia="宋体" w:cs="宋体"/>
                <w:b/>
                <w:sz w:val="24"/>
                <w:szCs w:val="24"/>
              </w:rPr>
            </w:pPr>
            <w:r>
              <w:rPr>
                <w:rFonts w:hint="eastAsia" w:ascii="宋体" w:hAnsi="宋体" w:eastAsia="宋体" w:cs="宋体"/>
                <w:b/>
                <w:sz w:val="21"/>
                <w:szCs w:val="24"/>
              </w:rPr>
              <w:t>典型表现记录原文</w:t>
            </w:r>
          </w:p>
        </w:tc>
      </w:tr>
      <w:tr w14:paraId="7BF1C01B">
        <w:tblPrEx>
          <w:tblCellMar>
            <w:top w:w="0" w:type="dxa"/>
            <w:left w:w="0" w:type="dxa"/>
            <w:bottom w:w="0" w:type="dxa"/>
            <w:right w:w="0" w:type="dxa"/>
          </w:tblCellMar>
        </w:tblPrEx>
        <w:trPr>
          <w:cantSplit/>
          <w:jc w:val="center"/>
        </w:trPr>
        <w:tc>
          <w:tcPr>
            <w:tcW w:w="1381" w:type="dxa"/>
            <w:tcBorders>
              <w:top w:val="single" w:color="000000" w:sz="4" w:space="0"/>
            </w:tcBorders>
            <w:vAlign w:val="center"/>
          </w:tcPr>
          <w:p w14:paraId="1C314ABA">
            <w:pPr>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责任担当</w:t>
            </w:r>
          </w:p>
        </w:tc>
        <w:tc>
          <w:tcPr>
            <w:tcW w:w="1380" w:type="dxa"/>
            <w:tcBorders>
              <w:top w:val="single" w:color="000000" w:sz="4" w:space="0"/>
            </w:tcBorders>
            <w:vAlign w:val="center"/>
          </w:tcPr>
          <w:p w14:paraId="33027D52">
            <w:pPr>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第4组</w:t>
            </w:r>
          </w:p>
        </w:tc>
        <w:tc>
          <w:tcPr>
            <w:tcW w:w="5761" w:type="dxa"/>
            <w:tcBorders>
              <w:top w:val="single" w:color="000000" w:sz="4" w:space="0"/>
            </w:tcBorders>
            <w:vAlign w:val="center"/>
          </w:tcPr>
          <w:p w14:paraId="60797449">
            <w:pPr>
              <w:overflowPunct w:val="0"/>
              <w:bidi w:val="0"/>
              <w:snapToGrid w:val="0"/>
              <w:spacing w:before="0" w:after="0" w:line="240" w:lineRule="auto"/>
              <w:ind w:left="0" w:right="0" w:firstLineChars="200"/>
              <w:jc w:val="left"/>
              <w:textAlignment w:val="auto"/>
              <w:rPr>
                <w:rFonts w:hint="eastAsia" w:ascii="宋体" w:hAnsi="宋体" w:eastAsia="宋体" w:cs="宋体"/>
                <w:sz w:val="24"/>
                <w:szCs w:val="24"/>
              </w:rPr>
            </w:pPr>
            <w:r>
              <w:rPr>
                <w:rFonts w:hint="eastAsia" w:ascii="宋体" w:hAnsi="宋体" w:eastAsia="宋体" w:cs="宋体"/>
                <w:b w:val="0"/>
                <w:sz w:val="21"/>
                <w:szCs w:val="24"/>
              </w:rPr>
              <w:t>在给“烟枪烟灯”归类时，组内一度沉默。生A主动说：“我们再试一次，先看它有没有史料价值。”</w:t>
            </w:r>
          </w:p>
        </w:tc>
      </w:tr>
      <w:tr w14:paraId="63E49ADE">
        <w:tblPrEx>
          <w:tblCellMar>
            <w:top w:w="0" w:type="dxa"/>
            <w:left w:w="0" w:type="dxa"/>
            <w:bottom w:w="0" w:type="dxa"/>
            <w:right w:w="0" w:type="dxa"/>
          </w:tblCellMar>
        </w:tblPrEx>
        <w:trPr>
          <w:cantSplit/>
          <w:jc w:val="center"/>
        </w:trPr>
        <w:tc>
          <w:tcPr>
            <w:tcW w:w="1381" w:type="dxa"/>
            <w:vAlign w:val="center"/>
          </w:tcPr>
          <w:p w14:paraId="01A5C9E2">
            <w:pPr>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情绪调节</w:t>
            </w:r>
          </w:p>
        </w:tc>
        <w:tc>
          <w:tcPr>
            <w:tcW w:w="1380" w:type="dxa"/>
            <w:vAlign w:val="center"/>
          </w:tcPr>
          <w:p w14:paraId="63A59031">
            <w:pPr>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第2组</w:t>
            </w:r>
          </w:p>
        </w:tc>
        <w:tc>
          <w:tcPr>
            <w:tcW w:w="5761" w:type="dxa"/>
            <w:vAlign w:val="center"/>
          </w:tcPr>
          <w:p w14:paraId="35525311">
            <w:pPr>
              <w:overflowPunct w:val="0"/>
              <w:bidi w:val="0"/>
              <w:snapToGrid w:val="0"/>
              <w:spacing w:before="0" w:after="0" w:line="240" w:lineRule="auto"/>
              <w:ind w:left="0" w:right="0" w:firstLineChars="200"/>
              <w:jc w:val="left"/>
              <w:textAlignment w:val="auto"/>
              <w:rPr>
                <w:rFonts w:hint="eastAsia" w:ascii="宋体" w:hAnsi="宋体" w:eastAsia="宋体" w:cs="宋体"/>
                <w:sz w:val="24"/>
                <w:szCs w:val="24"/>
              </w:rPr>
            </w:pPr>
            <w:r>
              <w:rPr>
                <w:rFonts w:hint="eastAsia" w:ascii="宋体" w:hAnsi="宋体" w:eastAsia="宋体" w:cs="宋体"/>
                <w:b w:val="0"/>
                <w:sz w:val="21"/>
                <w:szCs w:val="24"/>
              </w:rPr>
              <w:t>生B提出“姨太太也是人，不该全扔”，被生C反驳后，生B停顿片刻，说：“我理解你觉得她是糟粕，但我想说的是……”</w:t>
            </w:r>
          </w:p>
        </w:tc>
      </w:tr>
      <w:tr w14:paraId="29B43A6A">
        <w:tblPrEx>
          <w:tblCellMar>
            <w:top w:w="0" w:type="dxa"/>
            <w:left w:w="0" w:type="dxa"/>
            <w:bottom w:w="0" w:type="dxa"/>
            <w:right w:w="0" w:type="dxa"/>
          </w:tblCellMar>
        </w:tblPrEx>
        <w:trPr>
          <w:cantSplit/>
          <w:jc w:val="center"/>
        </w:trPr>
        <w:tc>
          <w:tcPr>
            <w:tcW w:w="1381" w:type="dxa"/>
            <w:tcBorders>
              <w:bottom w:val="single" w:color="000000" w:sz="12" w:space="0"/>
            </w:tcBorders>
            <w:vAlign w:val="center"/>
          </w:tcPr>
          <w:p w14:paraId="0B63865B">
            <w:pPr>
              <w:keepNext/>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合作共情</w:t>
            </w:r>
          </w:p>
        </w:tc>
        <w:tc>
          <w:tcPr>
            <w:tcW w:w="1380" w:type="dxa"/>
            <w:tcBorders>
              <w:bottom w:val="single" w:color="000000" w:sz="12" w:space="0"/>
            </w:tcBorders>
            <w:vAlign w:val="center"/>
          </w:tcPr>
          <w:p w14:paraId="183C5339">
            <w:pPr>
              <w:keepNext/>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第5组</w:t>
            </w:r>
          </w:p>
        </w:tc>
        <w:tc>
          <w:tcPr>
            <w:tcW w:w="5761" w:type="dxa"/>
            <w:tcBorders>
              <w:bottom w:val="single" w:color="000000" w:sz="12" w:space="0"/>
            </w:tcBorders>
            <w:vAlign w:val="center"/>
          </w:tcPr>
          <w:p w14:paraId="1722D2DB">
            <w:pPr>
              <w:keepNext/>
              <w:overflowPunct w:val="0"/>
              <w:bidi w:val="0"/>
              <w:snapToGrid w:val="0"/>
              <w:spacing w:before="0" w:after="0" w:line="240" w:lineRule="auto"/>
              <w:ind w:left="0" w:right="0" w:firstLineChars="200"/>
              <w:jc w:val="left"/>
              <w:textAlignment w:val="auto"/>
              <w:rPr>
                <w:rFonts w:hint="eastAsia" w:ascii="宋体" w:hAnsi="宋体" w:eastAsia="宋体" w:cs="宋体"/>
                <w:sz w:val="24"/>
                <w:szCs w:val="24"/>
              </w:rPr>
            </w:pPr>
            <w:r>
              <w:rPr>
                <w:rFonts w:hint="eastAsia" w:ascii="宋体" w:hAnsi="宋体" w:eastAsia="宋体" w:cs="宋体"/>
                <w:b w:val="0"/>
                <w:sz w:val="21"/>
                <w:szCs w:val="24"/>
              </w:rPr>
              <w:t>生D在回应前先说：“你的意思是，鸦片虽然有毒，但药用价值不能忽视，对吗？”</w:t>
            </w:r>
          </w:p>
        </w:tc>
      </w:tr>
    </w:tbl>
    <w:p w14:paraId="763D5CB0">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 xml:space="preserve">与物理的光路纠错、状物写作的图文比较相参照，本案例表明</w:t>
      </w:r>
      <w:del w:id="90051" w:author="Claude" w:date="2026-10-27T03:49:22Z">
        <w:r>
          <w:rPr>
            <w:rFonts w:hint="eastAsia" w:ascii="宋体" w:hAnsi="宋体" w:eastAsia="宋体" w:cs="宋体"/>
            <w:b w:val="0"/>
            <w:sz w:val="24"/>
            <w:szCs w:val="24"/>
          </w:rPr>
          <w:delText xml:space="preserve">：</w:delText>
        </w:r>
      </w:del>
      <w:ins w:id="90052" w:author="Claude" w:date="2026-10-27T03:49:22Z">
        <w:r>
          <w:rPr>
            <w:rFonts w:hint="eastAsia" w:ascii="宋体" w:hAnsi="宋体" w:eastAsia="宋体" w:cs="宋体"/>
            <w:b w:val="0"/>
            <w:sz w:val="24"/>
            <w:szCs w:val="24"/>
          </w:rPr>
          <w:t xml:space="preserve">，</w:t>
        </w:r>
      </w:ins>
      <w:r>
        <w:rPr>
          <w:rFonts w:hint="eastAsia" w:ascii="宋体" w:hAnsi="宋体" w:eastAsia="宋体" w:cs="宋体"/>
          <w:b w:val="0"/>
          <w:sz w:val="24"/>
          <w:szCs w:val="24"/>
        </w:rPr>
        <w:t xml:space="preserve">教师需要依据任务中的真实困难选择支持。作图错误需要概念与参照检查，描写笼统需要观察与比较，观点冲突则需要理由追问和协商支持。学生随后如何修改成果、调整回应方式，是考察调节作用的共同依据。</w:t>
      </w:r>
    </w:p>
    <w:p w14:paraId="2378BD68">
      <w:pPr>
        <w:pStyle w:val="3"/>
        <w:keepNext/>
        <w:pageBreakBefore w:val="0"/>
        <w:overflowPunct w:val="0"/>
        <w:bidi w:val="0"/>
        <w:spacing w:line="360" w:lineRule="auto"/>
        <w:ind w:firstLine="562" w:firstLineChars="200"/>
        <w:textAlignment w:val="auto"/>
        <w:outlineLvl w:val="3"/>
        <w:rPr>
          <w:rFonts w:hint="eastAsia" w:ascii="宋体" w:hAnsi="宋体" w:eastAsia="宋体" w:cs="宋体"/>
          <w:b/>
          <w:bCs/>
          <w:sz w:val="24"/>
          <w:szCs w:val="24"/>
        </w:rPr>
      </w:pPr>
      <w:bookmarkStart w:id="80" w:name="_Toc30424"/>
      <w:r>
        <w:rPr>
          <w:rFonts w:hint="eastAsia" w:ascii="宋体" w:hAnsi="宋体" w:eastAsia="宋体" w:cs="宋体"/>
          <w:b/>
          <w:bCs/>
          <w:sz w:val="28"/>
          <w:szCs w:val="24"/>
        </w:rPr>
        <w:t>（5）可见的学习多元评价样态</w:t>
      </w:r>
      <w:bookmarkEnd w:id="80"/>
    </w:p>
    <w:p w14:paraId="2EDFD33A">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rPr>
        <w:t>多元评价围绕学习目标收集和解释证据，综合运用学生自评、同伴互评与教师评价，考察知识理解、关系建构、迁移运用及共同任务中的合作与调节。表3-36从评价重点、证据与方式、判断内容及反馈行动四方面建立对应关系，突出评价对后续学习的指导作用。其中，“合作与调节”作为贯穿三层学习的观察内容，不另作一个学习层次。</w:t>
      </w:r>
    </w:p>
    <w:p w14:paraId="1A2AAB3F">
      <w:pPr>
        <w:keepNext/>
        <w:pageBreakBefore w:val="0"/>
        <w:overflowPunct w:val="0"/>
        <w:bidi w:val="0"/>
        <w:spacing w:line="240" w:lineRule="auto"/>
        <w:ind w:firstLineChars="200"/>
        <w:jc w:val="center"/>
        <w:textAlignment w:val="auto"/>
        <w:rPr>
          <w:rFonts w:hint="eastAsia" w:ascii="宋体" w:hAnsi="宋体" w:eastAsia="宋体" w:cs="宋体"/>
          <w:sz w:val="24"/>
          <w:szCs w:val="24"/>
        </w:rPr>
      </w:pPr>
      <w:r>
        <w:rPr>
          <w:rFonts w:hint="eastAsia" w:ascii="宋体" w:hAnsi="宋体" w:eastAsia="宋体" w:cs="宋体"/>
          <w:b w:val="0"/>
          <w:sz w:val="21"/>
        </w:rPr>
        <w:t>表3-36  学习层次与多元评价的对应设计</w:t>
      </w:r>
    </w:p>
    <w:tbl>
      <w:tblPr>
        <w:tblStyle w:val="12"/>
        <w:tblW w:w="8522" w:type="dxa"/>
        <w:jc w:val="center"/>
        <w:tblLayout w:type="fixed"/>
        <w:tblCellMar>
          <w:top w:w="0" w:type="dxa"/>
          <w:left w:w="0" w:type="dxa"/>
          <w:bottom w:w="0" w:type="dxa"/>
          <w:right w:w="0" w:type="dxa"/>
        </w:tblCellMar>
      </w:tblPr>
      <w:tblGrid>
        <w:gridCol w:w="1551"/>
        <w:gridCol w:w="1972"/>
        <w:gridCol w:w="2467"/>
        <w:gridCol w:w="2532"/>
      </w:tblGrid>
      <w:tr w14:paraId="49E41BFA">
        <w:tblPrEx>
          <w:tblCellMar>
            <w:top w:w="0" w:type="dxa"/>
            <w:left w:w="0" w:type="dxa"/>
            <w:bottom w:w="0" w:type="dxa"/>
            <w:right w:w="0" w:type="dxa"/>
          </w:tblCellMar>
        </w:tblPrEx>
        <w:trPr>
          <w:cantSplit/>
          <w:tblHeader/>
          <w:jc w:val="center"/>
        </w:trPr>
        <w:tc>
          <w:tcPr>
            <w:tcW w:w="1551" w:type="dxa"/>
            <w:tcBorders>
              <w:top w:val="single" w:color="000000" w:sz="12" w:space="0"/>
            </w:tcBorders>
            <w:vAlign w:val="center"/>
          </w:tcPr>
          <w:p w14:paraId="5A10E1AC">
            <w:pPr>
              <w:overflowPunct w:val="0"/>
              <w:bidi w:val="0"/>
              <w:snapToGrid w:val="0"/>
              <w:spacing w:before="0" w:after="0" w:line="240" w:lineRule="auto"/>
              <w:ind w:left="0" w:right="0" w:firstLine="0"/>
              <w:jc w:val="center"/>
              <w:textAlignment w:val="auto"/>
              <w:rPr>
                <w:rFonts w:hint="eastAsia" w:ascii="宋体" w:hAnsi="宋体" w:eastAsia="宋体" w:cs="宋体"/>
                <w:b/>
                <w:sz w:val="24"/>
                <w:szCs w:val="24"/>
              </w:rPr>
            </w:pPr>
            <w:r>
              <w:rPr>
                <w:rFonts w:hint="eastAsia" w:ascii="宋体" w:hAnsi="宋体" w:eastAsia="宋体" w:cs="宋体"/>
                <w:b/>
                <w:sz w:val="21"/>
                <w:szCs w:val="24"/>
              </w:rPr>
              <w:t>评价重点</w:t>
            </w:r>
          </w:p>
        </w:tc>
        <w:tc>
          <w:tcPr>
            <w:tcW w:w="1972" w:type="dxa"/>
            <w:tcBorders>
              <w:top w:val="single" w:color="000000" w:sz="12" w:space="0"/>
            </w:tcBorders>
            <w:vAlign w:val="center"/>
          </w:tcPr>
          <w:p w14:paraId="0E1B34BB">
            <w:pPr>
              <w:overflowPunct w:val="0"/>
              <w:bidi w:val="0"/>
              <w:snapToGrid w:val="0"/>
              <w:spacing w:before="0" w:after="0" w:line="240" w:lineRule="auto"/>
              <w:ind w:left="0" w:right="0" w:firstLine="0"/>
              <w:jc w:val="center"/>
              <w:textAlignment w:val="auto"/>
              <w:rPr>
                <w:rFonts w:hint="eastAsia" w:ascii="宋体" w:hAnsi="宋体" w:eastAsia="宋体" w:cs="宋体"/>
                <w:b/>
                <w:sz w:val="24"/>
                <w:szCs w:val="24"/>
              </w:rPr>
            </w:pPr>
            <w:r>
              <w:rPr>
                <w:rFonts w:hint="eastAsia" w:ascii="宋体" w:hAnsi="宋体" w:eastAsia="宋体" w:cs="宋体"/>
                <w:b/>
                <w:sz w:val="21"/>
                <w:szCs w:val="24"/>
              </w:rPr>
              <w:t>证据与方式</w:t>
            </w:r>
          </w:p>
        </w:tc>
        <w:tc>
          <w:tcPr>
            <w:tcW w:w="2467" w:type="dxa"/>
            <w:tcBorders>
              <w:top w:val="single" w:color="000000" w:sz="12" w:space="0"/>
            </w:tcBorders>
            <w:vAlign w:val="center"/>
          </w:tcPr>
          <w:p w14:paraId="42BB71B2">
            <w:pPr>
              <w:overflowPunct w:val="0"/>
              <w:bidi w:val="0"/>
              <w:snapToGrid w:val="0"/>
              <w:spacing w:before="0" w:after="0" w:line="240" w:lineRule="auto"/>
              <w:ind w:left="0" w:right="0" w:firstLine="0"/>
              <w:jc w:val="center"/>
              <w:textAlignment w:val="auto"/>
              <w:rPr>
                <w:rFonts w:hint="eastAsia" w:ascii="宋体" w:hAnsi="宋体" w:eastAsia="宋体" w:cs="宋体"/>
                <w:b/>
                <w:sz w:val="24"/>
                <w:szCs w:val="24"/>
              </w:rPr>
            </w:pPr>
            <w:r>
              <w:rPr>
                <w:rFonts w:hint="eastAsia" w:ascii="宋体" w:hAnsi="宋体" w:eastAsia="宋体" w:cs="宋体"/>
                <w:b/>
                <w:sz w:val="21"/>
                <w:szCs w:val="24"/>
              </w:rPr>
              <w:t>判断内容</w:t>
            </w:r>
          </w:p>
        </w:tc>
        <w:tc>
          <w:tcPr>
            <w:tcW w:w="2532" w:type="dxa"/>
            <w:tcBorders>
              <w:top w:val="single" w:color="000000" w:sz="12" w:space="0"/>
            </w:tcBorders>
            <w:vAlign w:val="center"/>
          </w:tcPr>
          <w:p w14:paraId="7CAAACE0">
            <w:pPr>
              <w:overflowPunct w:val="0"/>
              <w:bidi w:val="0"/>
              <w:snapToGrid w:val="0"/>
              <w:spacing w:before="0" w:after="0" w:line="240" w:lineRule="auto"/>
              <w:ind w:left="0" w:right="0" w:firstLine="0"/>
              <w:jc w:val="center"/>
              <w:textAlignment w:val="auto"/>
              <w:rPr>
                <w:rFonts w:hint="eastAsia" w:ascii="宋体" w:hAnsi="宋体" w:eastAsia="宋体" w:cs="宋体"/>
                <w:b/>
                <w:sz w:val="24"/>
                <w:szCs w:val="24"/>
              </w:rPr>
            </w:pPr>
            <w:r>
              <w:rPr>
                <w:rFonts w:hint="eastAsia" w:ascii="宋体" w:hAnsi="宋体" w:eastAsia="宋体" w:cs="宋体"/>
                <w:b/>
                <w:sz w:val="21"/>
                <w:szCs w:val="24"/>
              </w:rPr>
              <w:t>反馈行动</w:t>
            </w:r>
          </w:p>
        </w:tc>
      </w:tr>
      <w:tr w14:paraId="650DE65A">
        <w:tblPrEx>
          <w:tblCellMar>
            <w:top w:w="0" w:type="dxa"/>
            <w:left w:w="0" w:type="dxa"/>
            <w:bottom w:w="0" w:type="dxa"/>
            <w:right w:w="0" w:type="dxa"/>
          </w:tblCellMar>
        </w:tblPrEx>
        <w:trPr>
          <w:cantSplit/>
          <w:jc w:val="center"/>
        </w:trPr>
        <w:tc>
          <w:tcPr>
            <w:tcW w:w="1551" w:type="dxa"/>
            <w:tcBorders>
              <w:top w:val="single" w:color="000000" w:sz="4" w:space="0"/>
            </w:tcBorders>
            <w:vAlign w:val="center"/>
          </w:tcPr>
          <w:p w14:paraId="22D19475">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浅层学习</w:t>
            </w:r>
          </w:p>
        </w:tc>
        <w:tc>
          <w:tcPr>
            <w:tcW w:w="1972" w:type="dxa"/>
            <w:tcBorders>
              <w:top w:val="single" w:color="000000" w:sz="4" w:space="0"/>
            </w:tcBorders>
            <w:vAlign w:val="center"/>
          </w:tcPr>
          <w:p w14:paraId="01FB739A">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诊断任务、口头解释、基础操作</w:t>
            </w:r>
          </w:p>
        </w:tc>
        <w:tc>
          <w:tcPr>
            <w:tcW w:w="2467" w:type="dxa"/>
            <w:tcBorders>
              <w:top w:val="single" w:color="000000" w:sz="4" w:space="0"/>
            </w:tcBorders>
            <w:vAlign w:val="center"/>
          </w:tcPr>
          <w:p w14:paraId="73AE07D1">
            <w:pPr>
              <w:overflowPunct w:val="0"/>
              <w:bidi w:val="0"/>
              <w:snapToGrid w:val="0"/>
              <w:spacing w:before="0" w:after="0" w:line="240" w:lineRule="auto"/>
              <w:ind w:left="0" w:right="0" w:firstLine="0"/>
              <w:jc w:val="left"/>
              <w:textAlignment w:val="auto"/>
              <w:rPr>
                <w:rFonts w:hint="eastAsia" w:ascii="宋体" w:hAnsi="宋体" w:eastAsia="宋体" w:cs="宋体"/>
                <w:sz w:val="24"/>
                <w:szCs w:val="24"/>
              </w:rPr>
            </w:pPr>
            <w:r>
              <w:rPr>
                <w:rFonts w:hint="eastAsia" w:ascii="宋体" w:hAnsi="宋体" w:eastAsia="宋体" w:cs="宋体"/>
                <w:b w:val="0"/>
                <w:sz w:val="21"/>
                <w:szCs w:val="24"/>
              </w:rPr>
              <w:t>概念和步骤是否准确</w:t>
            </w:r>
          </w:p>
        </w:tc>
        <w:tc>
          <w:tcPr>
            <w:tcW w:w="2532" w:type="dxa"/>
            <w:tcBorders>
              <w:top w:val="single" w:color="000000" w:sz="4" w:space="0"/>
            </w:tcBorders>
            <w:vAlign w:val="center"/>
          </w:tcPr>
          <w:p w14:paraId="6E356112">
            <w:pPr>
              <w:overflowPunct w:val="0"/>
              <w:bidi w:val="0"/>
              <w:snapToGrid w:val="0"/>
              <w:spacing w:before="0" w:after="0" w:line="240" w:lineRule="auto"/>
              <w:ind w:left="0" w:right="0" w:firstLine="0"/>
              <w:jc w:val="left"/>
              <w:textAlignment w:val="auto"/>
              <w:rPr>
                <w:rFonts w:hint="eastAsia" w:ascii="宋体" w:hAnsi="宋体" w:eastAsia="宋体" w:cs="宋体"/>
                <w:sz w:val="24"/>
                <w:szCs w:val="24"/>
              </w:rPr>
            </w:pPr>
            <w:r>
              <w:rPr>
                <w:rFonts w:hint="eastAsia" w:ascii="宋体" w:hAnsi="宋体" w:eastAsia="宋体" w:cs="宋体"/>
                <w:b w:val="0"/>
                <w:sz w:val="21"/>
                <w:szCs w:val="24"/>
              </w:rPr>
              <w:t>澄清误解，补充基础</w:t>
            </w:r>
          </w:p>
        </w:tc>
      </w:tr>
      <w:tr w14:paraId="38FFEAA3">
        <w:tblPrEx>
          <w:tblCellMar>
            <w:top w:w="0" w:type="dxa"/>
            <w:left w:w="0" w:type="dxa"/>
            <w:bottom w:w="0" w:type="dxa"/>
            <w:right w:w="0" w:type="dxa"/>
          </w:tblCellMar>
        </w:tblPrEx>
        <w:trPr>
          <w:cantSplit/>
          <w:jc w:val="center"/>
        </w:trPr>
        <w:tc>
          <w:tcPr>
            <w:tcW w:w="1551" w:type="dxa"/>
            <w:vAlign w:val="center"/>
          </w:tcPr>
          <w:p w14:paraId="1E8411B9">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深层学习</w:t>
            </w:r>
          </w:p>
        </w:tc>
        <w:tc>
          <w:tcPr>
            <w:tcW w:w="1972" w:type="dxa"/>
            <w:vAlign w:val="center"/>
          </w:tcPr>
          <w:p w14:paraId="0686A3D3">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比较表、论证记录、概念图</w:t>
            </w:r>
          </w:p>
        </w:tc>
        <w:tc>
          <w:tcPr>
            <w:tcW w:w="2467" w:type="dxa"/>
            <w:vAlign w:val="center"/>
          </w:tcPr>
          <w:p w14:paraId="3DAEC1C1">
            <w:pPr>
              <w:overflowPunct w:val="0"/>
              <w:bidi w:val="0"/>
              <w:snapToGrid w:val="0"/>
              <w:spacing w:before="0" w:after="0" w:line="240" w:lineRule="auto"/>
              <w:ind w:left="0" w:right="0" w:firstLine="0"/>
              <w:jc w:val="left"/>
              <w:textAlignment w:val="auto"/>
              <w:rPr>
                <w:rFonts w:hint="eastAsia" w:ascii="宋体" w:hAnsi="宋体" w:eastAsia="宋体" w:cs="宋体"/>
                <w:sz w:val="24"/>
                <w:szCs w:val="24"/>
              </w:rPr>
            </w:pPr>
            <w:r>
              <w:rPr>
                <w:rFonts w:hint="eastAsia" w:ascii="宋体" w:hAnsi="宋体" w:eastAsia="宋体" w:cs="宋体"/>
                <w:b w:val="0"/>
                <w:sz w:val="21"/>
                <w:szCs w:val="24"/>
              </w:rPr>
              <w:t>联系是否成立，理由是否充分</w:t>
            </w:r>
          </w:p>
        </w:tc>
        <w:tc>
          <w:tcPr>
            <w:tcW w:w="2532" w:type="dxa"/>
            <w:vAlign w:val="center"/>
          </w:tcPr>
          <w:p w14:paraId="5EA79151">
            <w:pPr>
              <w:overflowPunct w:val="0"/>
              <w:bidi w:val="0"/>
              <w:snapToGrid w:val="0"/>
              <w:spacing w:before="0" w:after="0" w:line="240" w:lineRule="auto"/>
              <w:ind w:left="0" w:right="0" w:firstLine="0"/>
              <w:jc w:val="left"/>
              <w:textAlignment w:val="auto"/>
              <w:rPr>
                <w:rFonts w:hint="eastAsia" w:ascii="宋体" w:hAnsi="宋体" w:eastAsia="宋体" w:cs="宋体"/>
                <w:sz w:val="24"/>
                <w:szCs w:val="24"/>
              </w:rPr>
            </w:pPr>
            <w:r>
              <w:rPr>
                <w:rFonts w:hint="eastAsia" w:ascii="宋体" w:hAnsi="宋体" w:eastAsia="宋体" w:cs="宋体"/>
                <w:b w:val="0"/>
                <w:sz w:val="21"/>
                <w:szCs w:val="24"/>
              </w:rPr>
              <w:t>补充解释，重组关系，修订判断</w:t>
            </w:r>
          </w:p>
        </w:tc>
      </w:tr>
      <w:tr w14:paraId="17FC9568">
        <w:tblPrEx>
          <w:tblCellMar>
            <w:top w:w="0" w:type="dxa"/>
            <w:left w:w="0" w:type="dxa"/>
            <w:bottom w:w="0" w:type="dxa"/>
            <w:right w:w="0" w:type="dxa"/>
          </w:tblCellMar>
        </w:tblPrEx>
        <w:trPr>
          <w:cantSplit/>
          <w:jc w:val="center"/>
        </w:trPr>
        <w:tc>
          <w:tcPr>
            <w:tcW w:w="1551" w:type="dxa"/>
            <w:vAlign w:val="center"/>
          </w:tcPr>
          <w:p w14:paraId="70E16D39">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迁移学习</w:t>
            </w:r>
          </w:p>
        </w:tc>
        <w:tc>
          <w:tcPr>
            <w:tcW w:w="1972" w:type="dxa"/>
            <w:vAlign w:val="center"/>
          </w:tcPr>
          <w:p w14:paraId="7AF9ACBE">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变化情境任务、方案与作品版本</w:t>
            </w:r>
          </w:p>
        </w:tc>
        <w:tc>
          <w:tcPr>
            <w:tcW w:w="2467" w:type="dxa"/>
            <w:vAlign w:val="center"/>
          </w:tcPr>
          <w:p w14:paraId="1FC9218B">
            <w:pPr>
              <w:overflowPunct w:val="0"/>
              <w:bidi w:val="0"/>
              <w:snapToGrid w:val="0"/>
              <w:spacing w:before="0" w:after="0" w:line="240" w:lineRule="auto"/>
              <w:ind w:left="0" w:right="0" w:firstLine="0"/>
              <w:jc w:val="left"/>
              <w:textAlignment w:val="auto"/>
              <w:rPr>
                <w:rFonts w:hint="eastAsia" w:ascii="宋体" w:hAnsi="宋体" w:eastAsia="宋体" w:cs="宋体"/>
                <w:sz w:val="24"/>
                <w:szCs w:val="24"/>
              </w:rPr>
            </w:pPr>
            <w:r>
              <w:rPr>
                <w:rFonts w:hint="eastAsia" w:ascii="宋体" w:hAnsi="宋体" w:eastAsia="宋体" w:cs="宋体"/>
                <w:b w:val="0"/>
                <w:sz w:val="21"/>
                <w:szCs w:val="24"/>
              </w:rPr>
              <w:t>方法是否适切，能否检验与调整</w:t>
            </w:r>
          </w:p>
        </w:tc>
        <w:tc>
          <w:tcPr>
            <w:tcW w:w="2532" w:type="dxa"/>
            <w:vAlign w:val="center"/>
          </w:tcPr>
          <w:p w14:paraId="6FEEAE74">
            <w:pPr>
              <w:overflowPunct w:val="0"/>
              <w:bidi w:val="0"/>
              <w:snapToGrid w:val="0"/>
              <w:spacing w:before="0" w:after="0" w:line="240" w:lineRule="auto"/>
              <w:ind w:left="0" w:right="0" w:firstLine="0"/>
              <w:jc w:val="left"/>
              <w:textAlignment w:val="auto"/>
              <w:rPr>
                <w:rFonts w:hint="eastAsia" w:ascii="宋体" w:hAnsi="宋体" w:eastAsia="宋体" w:cs="宋体"/>
                <w:sz w:val="24"/>
                <w:szCs w:val="24"/>
              </w:rPr>
            </w:pPr>
            <w:r>
              <w:rPr>
                <w:rFonts w:hint="eastAsia" w:ascii="宋体" w:hAnsi="宋体" w:eastAsia="宋体" w:cs="宋体"/>
                <w:b w:val="0"/>
                <w:sz w:val="21"/>
                <w:szCs w:val="24"/>
              </w:rPr>
              <w:t>比较适用条件，改进方案，再次运用</w:t>
            </w:r>
          </w:p>
        </w:tc>
      </w:tr>
      <w:tr w14:paraId="5DE42005">
        <w:tblPrEx>
          <w:tblCellMar>
            <w:top w:w="0" w:type="dxa"/>
            <w:left w:w="0" w:type="dxa"/>
            <w:bottom w:w="0" w:type="dxa"/>
            <w:right w:w="0" w:type="dxa"/>
          </w:tblCellMar>
        </w:tblPrEx>
        <w:trPr>
          <w:cantSplit/>
          <w:jc w:val="center"/>
        </w:trPr>
        <w:tc>
          <w:tcPr>
            <w:tcW w:w="1551" w:type="dxa"/>
            <w:tcBorders>
              <w:bottom w:val="single" w:color="000000" w:sz="12" w:space="0"/>
            </w:tcBorders>
            <w:vAlign w:val="center"/>
          </w:tcPr>
          <w:p w14:paraId="45ACAD2F">
            <w:pPr>
              <w:keepNext/>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合作与调节</w:t>
            </w:r>
          </w:p>
        </w:tc>
        <w:tc>
          <w:tcPr>
            <w:tcW w:w="1972" w:type="dxa"/>
            <w:tcBorders>
              <w:bottom w:val="single" w:color="000000" w:sz="12" w:space="0"/>
            </w:tcBorders>
            <w:vAlign w:val="center"/>
          </w:tcPr>
          <w:p w14:paraId="3E6E4F6F">
            <w:pPr>
              <w:keepNext/>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分工记录、同伴回应、反思说明</w:t>
            </w:r>
          </w:p>
        </w:tc>
        <w:tc>
          <w:tcPr>
            <w:tcW w:w="2467" w:type="dxa"/>
            <w:tcBorders>
              <w:bottom w:val="single" w:color="000000" w:sz="12" w:space="0"/>
            </w:tcBorders>
            <w:vAlign w:val="center"/>
          </w:tcPr>
          <w:p w14:paraId="4F4F8EAD">
            <w:pPr>
              <w:keepNext/>
              <w:overflowPunct w:val="0"/>
              <w:bidi w:val="0"/>
              <w:snapToGrid w:val="0"/>
              <w:spacing w:before="0" w:after="0" w:line="240" w:lineRule="auto"/>
              <w:ind w:left="0" w:right="0" w:firstLine="0"/>
              <w:jc w:val="left"/>
              <w:textAlignment w:val="auto"/>
              <w:rPr>
                <w:rFonts w:hint="eastAsia" w:ascii="宋体" w:hAnsi="宋体" w:eastAsia="宋体" w:cs="宋体"/>
                <w:sz w:val="24"/>
                <w:szCs w:val="24"/>
              </w:rPr>
            </w:pPr>
            <w:r>
              <w:rPr>
                <w:rFonts w:hint="eastAsia" w:ascii="宋体" w:hAnsi="宋体" w:eastAsia="宋体" w:cs="宋体"/>
                <w:b w:val="0"/>
                <w:sz w:val="21"/>
                <w:szCs w:val="24"/>
              </w:rPr>
              <w:t>责任履行、倾听协商与受挫调整</w:t>
            </w:r>
          </w:p>
        </w:tc>
        <w:tc>
          <w:tcPr>
            <w:tcW w:w="2532" w:type="dxa"/>
            <w:tcBorders>
              <w:bottom w:val="single" w:color="000000" w:sz="12" w:space="0"/>
            </w:tcBorders>
            <w:vAlign w:val="center"/>
          </w:tcPr>
          <w:p w14:paraId="181AEF95">
            <w:pPr>
              <w:keepNext/>
              <w:overflowPunct w:val="0"/>
              <w:bidi w:val="0"/>
              <w:snapToGrid w:val="0"/>
              <w:spacing w:before="0" w:after="0" w:line="240" w:lineRule="auto"/>
              <w:ind w:left="0" w:right="0" w:firstLine="0"/>
              <w:jc w:val="left"/>
              <w:textAlignment w:val="auto"/>
              <w:rPr>
                <w:rFonts w:hint="eastAsia" w:ascii="宋体" w:hAnsi="宋体" w:eastAsia="宋体" w:cs="宋体"/>
                <w:sz w:val="24"/>
                <w:szCs w:val="24"/>
              </w:rPr>
            </w:pPr>
            <w:r>
              <w:rPr>
                <w:rFonts w:hint="eastAsia" w:ascii="宋体" w:hAnsi="宋体" w:eastAsia="宋体" w:cs="宋体"/>
                <w:b w:val="0"/>
                <w:sz w:val="21"/>
                <w:szCs w:val="24"/>
              </w:rPr>
              <w:t>调整分工、回应方式和行动策略</w:t>
            </w:r>
          </w:p>
        </w:tc>
      </w:tr>
    </w:tbl>
    <w:p w14:paraId="0CF57A3B">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评价量规采用具体表现描述。论证任务可关注观点、依据、解释和回应；合作任务可关注分工履行、倾听理解和分歧处理。教师在任务前通过样例帮助学生理解要求，在过程中选择关键表现反馈，并为修改保留时间。不同版本的作品和理由说明，使进步有据可察。</w:t>
      </w:r>
    </w:p>
    <w:p w14:paraId="1877404B">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依据“可见的学习”对教学影响的关注，评价既需考察学生表现，也需分析教师支持与学习变化之间的联系。问卷主要反映学生的自我认识，发言、作品与修订记录呈现任务中的实际运用，五维评课及希沃资料则补充学习机会、活动组织与反馈情况。不同材料相互参照，有助于判断学生经历了怎样的学习、哪些支持与具体改进相联系；不能以活动时长、互动频次或教师自评直接替代对思考质量与能力发展的判断。</w:t>
      </w:r>
    </w:p>
    <w:p w14:paraId="08EFA73D">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数字工具用于汇集匿名作品、保存修订版本和整理课堂记录，其作用在于帮助师生持续获取并使用学习证据。教师应核查学生是否理解反馈、能否据此修订，并根据再次表现调整支持。学生则逐步学习对照标准识别差距、选择策略和检验结果，使评价参与由接受外部判断转向主动监控与改进学习。外部提示的减少应以学生实际表现为依据。</w:t>
      </w:r>
    </w:p>
    <w:p w14:paraId="4BDBB4D4">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据此，多元评价与前述目标、内容和过程设计形成联系：目标确定判断参照，内容与任务提供表现机会，五环组织证据生成与反馈运用。评价的关键在于学生能否理解反馈并据此改进，教师能否根据再次表现调整支持。以下结合稿次、批注、互评与群体水平分布，具体分析这一联系。</w:t>
      </w:r>
    </w:p>
    <w:p w14:paraId="05C98FD1">
      <w:pPr>
        <w:pStyle w:val="4"/>
        <w:keepNext/>
        <w:pageBreakBefore w:val="0"/>
        <w:overflowPunct w:val="0"/>
        <w:bidi w:val="0"/>
        <w:spacing w:before="280" w:after="280" w:line="360" w:lineRule="auto"/>
        <w:ind w:firstLine="562" w:firstLineChars="200"/>
        <w:jc w:val="left"/>
        <w:textAlignment w:val="auto"/>
        <w:outlineLvl w:val="4"/>
        <w:rPr>
          <w:rFonts w:hint="eastAsia" w:ascii="宋体" w:hAnsi="宋体" w:eastAsia="宋体" w:cs="宋体"/>
          <w:sz w:val="24"/>
          <w:szCs w:val="24"/>
        </w:rPr>
      </w:pPr>
      <w:r>
        <w:rPr>
          <w:rFonts w:hint="eastAsia" w:ascii="宋体" w:hAnsi="宋体" w:eastAsia="宋体" w:cs="宋体"/>
          <w:b/>
          <w:sz w:val="28"/>
          <w:szCs w:val="24"/>
        </w:rPr>
        <w:t>案例分析  以多稿反馈和水平分布考察学习变化</w:t>
      </w:r>
    </w:p>
    <w:p w14:paraId="31F59C36">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英语写作案例保留草稿至终稿，并安排教师反馈、同伴互评与自我评估。教师从一份草稿中发现两条建议实质重复且缺少理由，因而把反馈指向建议区分与论证完整性；同伴互评关注观点是否明确、理由是否支持建议及表达是否连贯；学生再依据标准说明自己的问题与修改办法。三种评价主体围绕相同要求工作，使反馈能够转化为具体修改。</w:t>
      </w:r>
    </w:p>
    <w:p w14:paraId="5C9C5DB1">
      <w:pPr>
        <w:pageBreakBefore w:val="0"/>
        <w:overflowPunct w:val="0"/>
        <w:bidi w:val="0"/>
        <w:spacing w:line="360" w:lineRule="auto"/>
        <w:ind w:firstLineChars="200"/>
        <w:jc w:val="center"/>
        <w:textAlignment w:val="auto"/>
        <w:rPr>
          <w:rFonts w:hint="eastAsia" w:ascii="宋体" w:hAnsi="宋体" w:eastAsia="宋体" w:cs="宋体"/>
          <w:sz w:val="24"/>
          <w:szCs w:val="24"/>
        </w:rPr>
      </w:pPr>
      <w:r>
        <w:rPr>
          <w:rFonts w:hint="eastAsia" w:ascii="宋体" w:hAnsi="宋体" w:eastAsia="宋体" w:cs="宋体"/>
        </w:rPr>
        <w:drawing>
          <wp:inline distT="0" distB="0" distL="0" distR="0">
            <wp:extent cx="4714240" cy="2912745"/>
            <wp:effectExtent l="0" t="0" r="635" b="1905"/>
            <wp:docPr id="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1"/>
                    <pic:cNvPicPr>
                      <a:picLocks noChangeAspect="1" noChangeArrowheads="1"/>
                    </pic:cNvPicPr>
                  </pic:nvPicPr>
                  <pic:blipFill>
                    <a:blip r:embed="rId25"/>
                    <a:stretch>
                      <a:fillRect/>
                    </a:stretch>
                  </pic:blipFill>
                  <pic:spPr>
                    <a:xfrm>
                      <a:off x="0" y="0"/>
                      <a:ext cx="4714240" cy="2912745"/>
                    </a:xfrm>
                    <a:prstGeom prst="rect">
                      <a:avLst/>
                    </a:prstGeom>
                    <a:noFill/>
                  </pic:spPr>
                </pic:pic>
              </a:graphicData>
            </a:graphic>
          </wp:inline>
        </w:drawing>
      </w:r>
    </w:p>
    <w:p w14:paraId="194F64CB">
      <w:pPr>
        <w:pageBreakBefore w:val="0"/>
        <w:overflowPunct w:val="0"/>
        <w:bidi w:val="0"/>
        <w:spacing w:line="240" w:lineRule="auto"/>
        <w:ind w:firstLineChars="200"/>
        <w:jc w:val="center"/>
        <w:textAlignment w:val="auto"/>
        <w:rPr>
          <w:rFonts w:hint="eastAsia" w:ascii="宋体" w:hAnsi="宋体" w:eastAsia="宋体" w:cs="宋体"/>
          <w:sz w:val="24"/>
          <w:szCs w:val="24"/>
        </w:rPr>
      </w:pPr>
      <w:r>
        <w:rPr>
          <w:rFonts w:hint="eastAsia" w:ascii="宋体" w:hAnsi="宋体" w:eastAsia="宋体" w:cs="宋体"/>
          <w:b w:val="0"/>
          <w:sz w:val="21"/>
        </w:rPr>
        <w:t>图3-20  英语写作草稿与一稿的教师批注</w:t>
      </w:r>
    </w:p>
    <w:p w14:paraId="48020DDC">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左侧草稿暴露了建议重复、理由不足等问题，右侧一稿保留了教师针对表达与论证的批注。将两份材料与后续稿次对照，可以分析反馈究竟改变了观点、理由还是语言形式。</w:t>
      </w:r>
    </w:p>
    <w:p w14:paraId="51EFF50F">
      <w:pPr>
        <w:keepNext/>
        <w:pageBreakBefore w:val="0"/>
        <w:overflowPunct w:val="0"/>
        <w:bidi w:val="0"/>
        <w:spacing w:line="360" w:lineRule="auto"/>
        <w:ind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drawing>
          <wp:anchor distT="0" distB="0" distL="114300" distR="114300" simplePos="0" relativeHeight="251659264" behindDoc="0" locked="0" layoutInCell="0" allowOverlap="1">
            <wp:simplePos x="0" y="0"/>
            <wp:positionH relativeFrom="column">
              <wp:posOffset>-307340</wp:posOffset>
            </wp:positionH>
            <wp:positionV relativeFrom="paragraph">
              <wp:posOffset>15875</wp:posOffset>
            </wp:positionV>
            <wp:extent cx="6126480" cy="2474595"/>
            <wp:effectExtent l="0" t="0" r="7620" b="1905"/>
            <wp:wrapThrough wrapText="bothSides">
              <wp:wrapPolygon>
                <wp:start x="0" y="0"/>
                <wp:lineTo x="0" y="21533"/>
                <wp:lineTo x="21560" y="21533"/>
                <wp:lineTo x="21560" y="0"/>
                <wp:lineTo x="0" y="0"/>
              </wp:wrapPolygon>
            </wp:wrapThrough>
            <wp:docPr id="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2"/>
                    <pic:cNvPicPr>
                      <a:picLocks noChangeAspect="1" noChangeArrowheads="1"/>
                    </pic:cNvPicPr>
                  </pic:nvPicPr>
                  <pic:blipFill>
                    <a:blip r:embed="rId26"/>
                    <a:stretch>
                      <a:fillRect/>
                    </a:stretch>
                  </pic:blipFill>
                  <pic:spPr>
                    <a:xfrm>
                      <a:off x="0" y="0"/>
                      <a:ext cx="6126480" cy="2474595"/>
                    </a:xfrm>
                    <a:prstGeom prst="rect">
                      <a:avLst/>
                    </a:prstGeom>
                    <a:noFill/>
                  </pic:spPr>
                </pic:pic>
              </a:graphicData>
            </a:graphic>
          </wp:anchor>
        </w:drawing>
      </w:r>
    </w:p>
    <w:p w14:paraId="495DF5DB">
      <w:pPr>
        <w:pageBreakBefore w:val="0"/>
        <w:overflowPunct w:val="0"/>
        <w:bidi w:val="0"/>
        <w:spacing w:line="240" w:lineRule="auto"/>
        <w:ind w:firstLineChars="200"/>
        <w:jc w:val="center"/>
        <w:textAlignment w:val="auto"/>
        <w:rPr>
          <w:rFonts w:hint="eastAsia" w:ascii="宋体" w:hAnsi="宋体" w:eastAsia="宋体" w:cs="宋体"/>
          <w:sz w:val="24"/>
          <w:szCs w:val="24"/>
        </w:rPr>
      </w:pPr>
      <w:r>
        <w:rPr>
          <w:rFonts w:hint="eastAsia" w:ascii="宋体" w:hAnsi="宋体" w:eastAsia="宋体" w:cs="宋体"/>
          <w:b w:val="0"/>
          <w:sz w:val="21"/>
        </w:rPr>
        <w:t>图3-21  学生填写的英语写作同伴互评表</w:t>
      </w:r>
    </w:p>
    <w:p w14:paraId="4698B9BD">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互评表将核心观点、支持依据、建议与理由及语言表现分别列出，并要求在原文标示或补充建议。表中记录说明同伴参与了诊断；互评是否有效，还要看下一稿是否回应所指出的问题。</w:t>
      </w:r>
    </w:p>
    <w:p w14:paraId="3DF2BCE9">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图3-22  与图12共同呈现了教师反馈、同伴判断与学生修订之间的联系，可用于分析建议、理由和语言表达的具体变化。现有材料尚未提供全班各稿次的等级统计，因而主要支持对反馈运用过程的个案分析；终稿自评及迁移设想仍需结合新任务中的实际表现检验。</w:t>
      </w:r>
    </w:p>
    <w:p w14:paraId="4C7F0626">
      <w:pPr>
        <w:keepNext/>
        <w:pageBreakBefore w:val="0"/>
        <w:overflowPunct w:val="0"/>
        <w:bidi w:val="0"/>
        <w:spacing w:line="240" w:lineRule="auto"/>
        <w:ind w:firstLineChars="200"/>
        <w:jc w:val="center"/>
        <w:textAlignment w:val="auto"/>
        <w:rPr>
          <w:rFonts w:hint="eastAsia" w:ascii="宋体" w:hAnsi="宋体" w:eastAsia="宋体" w:cs="宋体"/>
          <w:sz w:val="24"/>
          <w:szCs w:val="24"/>
        </w:rPr>
      </w:pPr>
      <w:r>
        <w:rPr>
          <w:rFonts w:hint="eastAsia" w:ascii="宋体" w:hAnsi="宋体" w:eastAsia="宋体" w:cs="宋体"/>
          <w:b w:val="0"/>
          <w:sz w:val="21"/>
        </w:rPr>
        <w:t>表3-37  状物写作案例初稿与终稿的水平分布（n=86）</w:t>
      </w:r>
    </w:p>
    <w:tbl>
      <w:tblPr>
        <w:tblStyle w:val="12"/>
        <w:tblW w:w="8519" w:type="dxa"/>
        <w:jc w:val="center"/>
        <w:tblLayout w:type="fixed"/>
        <w:tblCellMar>
          <w:top w:w="0" w:type="dxa"/>
          <w:left w:w="0" w:type="dxa"/>
          <w:bottom w:w="0" w:type="dxa"/>
          <w:right w:w="0" w:type="dxa"/>
        </w:tblCellMar>
      </w:tblPr>
      <w:tblGrid>
        <w:gridCol w:w="1698"/>
        <w:gridCol w:w="1706"/>
        <w:gridCol w:w="1704"/>
        <w:gridCol w:w="1707"/>
        <w:gridCol w:w="1704"/>
      </w:tblGrid>
      <w:tr w14:paraId="1FA038B6">
        <w:tblPrEx>
          <w:tblCellMar>
            <w:top w:w="0" w:type="dxa"/>
            <w:left w:w="0" w:type="dxa"/>
            <w:bottom w:w="0" w:type="dxa"/>
            <w:right w:w="0" w:type="dxa"/>
          </w:tblCellMar>
        </w:tblPrEx>
        <w:trPr>
          <w:cantSplit/>
          <w:tblHeader/>
          <w:jc w:val="center"/>
        </w:trPr>
        <w:tc>
          <w:tcPr>
            <w:tcW w:w="1698" w:type="dxa"/>
            <w:tcBorders>
              <w:top w:val="single" w:color="000000" w:sz="12" w:space="0"/>
            </w:tcBorders>
            <w:vAlign w:val="center"/>
          </w:tcPr>
          <w:p w14:paraId="5FA01D3D">
            <w:pPr>
              <w:overflowPunct w:val="0"/>
              <w:bidi w:val="0"/>
              <w:snapToGrid w:val="0"/>
              <w:spacing w:before="0" w:after="0" w:line="240" w:lineRule="auto"/>
              <w:ind w:left="0" w:right="0" w:firstLine="0"/>
              <w:jc w:val="center"/>
              <w:textAlignment w:val="auto"/>
              <w:rPr>
                <w:rFonts w:hint="eastAsia" w:ascii="宋体" w:hAnsi="宋体" w:eastAsia="宋体" w:cs="宋体"/>
                <w:b/>
                <w:sz w:val="24"/>
                <w:szCs w:val="24"/>
              </w:rPr>
            </w:pPr>
            <w:r>
              <w:rPr>
                <w:rFonts w:hint="eastAsia" w:ascii="宋体" w:hAnsi="宋体" w:eastAsia="宋体" w:cs="宋体"/>
                <w:b/>
                <w:sz w:val="21"/>
                <w:szCs w:val="24"/>
              </w:rPr>
              <w:t>水平</w:t>
            </w:r>
          </w:p>
        </w:tc>
        <w:tc>
          <w:tcPr>
            <w:tcW w:w="1706" w:type="dxa"/>
            <w:tcBorders>
              <w:top w:val="single" w:color="000000" w:sz="12" w:space="0"/>
            </w:tcBorders>
            <w:vAlign w:val="center"/>
          </w:tcPr>
          <w:p w14:paraId="084129FD">
            <w:pPr>
              <w:overflowPunct w:val="0"/>
              <w:bidi w:val="0"/>
              <w:snapToGrid w:val="0"/>
              <w:spacing w:before="0" w:after="0" w:line="240" w:lineRule="auto"/>
              <w:ind w:left="0" w:right="0" w:firstLine="0"/>
              <w:jc w:val="center"/>
              <w:textAlignment w:val="auto"/>
              <w:rPr>
                <w:rFonts w:hint="eastAsia" w:ascii="宋体" w:hAnsi="宋体" w:eastAsia="宋体" w:cs="宋体"/>
                <w:b/>
                <w:sz w:val="24"/>
                <w:szCs w:val="24"/>
              </w:rPr>
            </w:pPr>
            <w:r>
              <w:rPr>
                <w:rFonts w:hint="eastAsia" w:ascii="宋体" w:hAnsi="宋体" w:eastAsia="宋体" w:cs="宋体"/>
                <w:b/>
                <w:sz w:val="21"/>
                <w:szCs w:val="24"/>
              </w:rPr>
              <w:t>初稿人数</w:t>
            </w:r>
          </w:p>
        </w:tc>
        <w:tc>
          <w:tcPr>
            <w:tcW w:w="1704" w:type="dxa"/>
            <w:tcBorders>
              <w:top w:val="single" w:color="000000" w:sz="12" w:space="0"/>
            </w:tcBorders>
            <w:vAlign w:val="center"/>
          </w:tcPr>
          <w:p w14:paraId="204C5310">
            <w:pPr>
              <w:overflowPunct w:val="0"/>
              <w:bidi w:val="0"/>
              <w:snapToGrid w:val="0"/>
              <w:spacing w:before="0" w:after="0" w:line="240" w:lineRule="auto"/>
              <w:ind w:left="0" w:right="0" w:firstLine="0"/>
              <w:jc w:val="center"/>
              <w:textAlignment w:val="auto"/>
              <w:rPr>
                <w:rFonts w:hint="eastAsia" w:ascii="宋体" w:hAnsi="宋体" w:eastAsia="宋体" w:cs="宋体"/>
                <w:b/>
                <w:sz w:val="24"/>
                <w:szCs w:val="24"/>
              </w:rPr>
            </w:pPr>
            <w:r>
              <w:rPr>
                <w:rFonts w:hint="eastAsia" w:ascii="宋体" w:hAnsi="宋体" w:eastAsia="宋体" w:cs="宋体"/>
                <w:b/>
                <w:sz w:val="21"/>
                <w:szCs w:val="24"/>
              </w:rPr>
              <w:t>初稿比例</w:t>
            </w:r>
          </w:p>
        </w:tc>
        <w:tc>
          <w:tcPr>
            <w:tcW w:w="1707" w:type="dxa"/>
            <w:tcBorders>
              <w:top w:val="single" w:color="000000" w:sz="12" w:space="0"/>
            </w:tcBorders>
            <w:vAlign w:val="center"/>
          </w:tcPr>
          <w:p w14:paraId="049ED5D6">
            <w:pPr>
              <w:overflowPunct w:val="0"/>
              <w:bidi w:val="0"/>
              <w:snapToGrid w:val="0"/>
              <w:spacing w:before="0" w:after="0" w:line="240" w:lineRule="auto"/>
              <w:ind w:left="0" w:right="0" w:firstLine="0"/>
              <w:jc w:val="center"/>
              <w:textAlignment w:val="auto"/>
              <w:rPr>
                <w:rFonts w:hint="eastAsia" w:ascii="宋体" w:hAnsi="宋体" w:eastAsia="宋体" w:cs="宋体"/>
                <w:b/>
                <w:sz w:val="24"/>
                <w:szCs w:val="24"/>
              </w:rPr>
            </w:pPr>
            <w:r>
              <w:rPr>
                <w:rFonts w:hint="eastAsia" w:ascii="宋体" w:hAnsi="宋体" w:eastAsia="宋体" w:cs="宋体"/>
                <w:b/>
                <w:sz w:val="21"/>
                <w:szCs w:val="24"/>
              </w:rPr>
              <w:t>终稿人数</w:t>
            </w:r>
          </w:p>
        </w:tc>
        <w:tc>
          <w:tcPr>
            <w:tcW w:w="1704" w:type="dxa"/>
            <w:tcBorders>
              <w:top w:val="single" w:color="000000" w:sz="12" w:space="0"/>
            </w:tcBorders>
            <w:vAlign w:val="center"/>
          </w:tcPr>
          <w:p w14:paraId="1BF56F19">
            <w:pPr>
              <w:overflowPunct w:val="0"/>
              <w:bidi w:val="0"/>
              <w:snapToGrid w:val="0"/>
              <w:spacing w:before="0" w:after="0" w:line="240" w:lineRule="auto"/>
              <w:ind w:left="0" w:right="0" w:firstLine="0"/>
              <w:jc w:val="center"/>
              <w:textAlignment w:val="auto"/>
              <w:rPr>
                <w:rFonts w:hint="eastAsia" w:ascii="宋体" w:hAnsi="宋体" w:eastAsia="宋体" w:cs="宋体"/>
                <w:b/>
                <w:sz w:val="24"/>
                <w:szCs w:val="24"/>
              </w:rPr>
            </w:pPr>
            <w:r>
              <w:rPr>
                <w:rFonts w:hint="eastAsia" w:ascii="宋体" w:hAnsi="宋体" w:eastAsia="宋体" w:cs="宋体"/>
                <w:b/>
                <w:sz w:val="21"/>
                <w:szCs w:val="24"/>
              </w:rPr>
              <w:t>终稿比例</w:t>
            </w:r>
          </w:p>
        </w:tc>
      </w:tr>
      <w:tr w14:paraId="5237D221">
        <w:tblPrEx>
          <w:tblCellMar>
            <w:top w:w="0" w:type="dxa"/>
            <w:left w:w="0" w:type="dxa"/>
            <w:bottom w:w="0" w:type="dxa"/>
            <w:right w:w="0" w:type="dxa"/>
          </w:tblCellMar>
        </w:tblPrEx>
        <w:trPr>
          <w:cantSplit/>
          <w:jc w:val="center"/>
        </w:trPr>
        <w:tc>
          <w:tcPr>
            <w:tcW w:w="1698" w:type="dxa"/>
            <w:tcBorders>
              <w:top w:val="single" w:color="000000" w:sz="4" w:space="0"/>
            </w:tcBorders>
            <w:vAlign w:val="center"/>
          </w:tcPr>
          <w:p w14:paraId="24A053B9">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初始水平</w:t>
            </w:r>
          </w:p>
        </w:tc>
        <w:tc>
          <w:tcPr>
            <w:tcW w:w="1706" w:type="dxa"/>
            <w:tcBorders>
              <w:top w:val="single" w:color="000000" w:sz="4" w:space="0"/>
            </w:tcBorders>
            <w:vAlign w:val="center"/>
          </w:tcPr>
          <w:p w14:paraId="66857C76">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32</w:t>
            </w:r>
          </w:p>
        </w:tc>
        <w:tc>
          <w:tcPr>
            <w:tcW w:w="1704" w:type="dxa"/>
            <w:tcBorders>
              <w:top w:val="single" w:color="000000" w:sz="4" w:space="0"/>
            </w:tcBorders>
            <w:vAlign w:val="center"/>
          </w:tcPr>
          <w:p w14:paraId="62AC3036">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37.2%</w:t>
            </w:r>
          </w:p>
        </w:tc>
        <w:tc>
          <w:tcPr>
            <w:tcW w:w="1707" w:type="dxa"/>
            <w:tcBorders>
              <w:top w:val="single" w:color="000000" w:sz="4" w:space="0"/>
            </w:tcBorders>
            <w:vAlign w:val="center"/>
          </w:tcPr>
          <w:p w14:paraId="76FB43EC">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11</w:t>
            </w:r>
          </w:p>
        </w:tc>
        <w:tc>
          <w:tcPr>
            <w:tcW w:w="1704" w:type="dxa"/>
            <w:tcBorders>
              <w:top w:val="single" w:color="000000" w:sz="4" w:space="0"/>
            </w:tcBorders>
            <w:vAlign w:val="center"/>
          </w:tcPr>
          <w:p w14:paraId="4BC5D3F5">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12.8%</w:t>
            </w:r>
          </w:p>
        </w:tc>
      </w:tr>
      <w:tr w14:paraId="21984AF3">
        <w:tblPrEx>
          <w:tblCellMar>
            <w:top w:w="0" w:type="dxa"/>
            <w:left w:w="0" w:type="dxa"/>
            <w:bottom w:w="0" w:type="dxa"/>
            <w:right w:w="0" w:type="dxa"/>
          </w:tblCellMar>
        </w:tblPrEx>
        <w:trPr>
          <w:cantSplit/>
          <w:jc w:val="center"/>
        </w:trPr>
        <w:tc>
          <w:tcPr>
            <w:tcW w:w="1698" w:type="dxa"/>
            <w:vAlign w:val="center"/>
          </w:tcPr>
          <w:p w14:paraId="625E2F57">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入门水平</w:t>
            </w:r>
          </w:p>
        </w:tc>
        <w:tc>
          <w:tcPr>
            <w:tcW w:w="1706" w:type="dxa"/>
            <w:vAlign w:val="center"/>
          </w:tcPr>
          <w:p w14:paraId="594B7F80">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29</w:t>
            </w:r>
          </w:p>
        </w:tc>
        <w:tc>
          <w:tcPr>
            <w:tcW w:w="1704" w:type="dxa"/>
            <w:vAlign w:val="center"/>
          </w:tcPr>
          <w:p w14:paraId="5993064A">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33.7%</w:t>
            </w:r>
          </w:p>
        </w:tc>
        <w:tc>
          <w:tcPr>
            <w:tcW w:w="1707" w:type="dxa"/>
            <w:vAlign w:val="center"/>
          </w:tcPr>
          <w:p w14:paraId="3B7F0FA1">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21</w:t>
            </w:r>
          </w:p>
        </w:tc>
        <w:tc>
          <w:tcPr>
            <w:tcW w:w="1704" w:type="dxa"/>
            <w:vAlign w:val="center"/>
          </w:tcPr>
          <w:p w14:paraId="6B71D273">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24.4%</w:t>
            </w:r>
          </w:p>
        </w:tc>
      </w:tr>
      <w:tr w14:paraId="42928758">
        <w:tblPrEx>
          <w:tblCellMar>
            <w:top w:w="0" w:type="dxa"/>
            <w:left w:w="0" w:type="dxa"/>
            <w:bottom w:w="0" w:type="dxa"/>
            <w:right w:w="0" w:type="dxa"/>
          </w:tblCellMar>
        </w:tblPrEx>
        <w:trPr>
          <w:cantSplit/>
          <w:jc w:val="center"/>
        </w:trPr>
        <w:tc>
          <w:tcPr>
            <w:tcW w:w="1698" w:type="dxa"/>
            <w:vAlign w:val="center"/>
          </w:tcPr>
          <w:p w14:paraId="15DDAA95">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进阶水平</w:t>
            </w:r>
          </w:p>
        </w:tc>
        <w:tc>
          <w:tcPr>
            <w:tcW w:w="1706" w:type="dxa"/>
            <w:vAlign w:val="center"/>
          </w:tcPr>
          <w:p w14:paraId="50546105">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18</w:t>
            </w:r>
          </w:p>
        </w:tc>
        <w:tc>
          <w:tcPr>
            <w:tcW w:w="1704" w:type="dxa"/>
            <w:vAlign w:val="center"/>
          </w:tcPr>
          <w:p w14:paraId="7340658E">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20.9%</w:t>
            </w:r>
          </w:p>
        </w:tc>
        <w:tc>
          <w:tcPr>
            <w:tcW w:w="1707" w:type="dxa"/>
            <w:vAlign w:val="center"/>
          </w:tcPr>
          <w:p w14:paraId="1BA37A0F">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36</w:t>
            </w:r>
          </w:p>
        </w:tc>
        <w:tc>
          <w:tcPr>
            <w:tcW w:w="1704" w:type="dxa"/>
            <w:vAlign w:val="center"/>
          </w:tcPr>
          <w:p w14:paraId="7CAFC824">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41.9%</w:t>
            </w:r>
          </w:p>
        </w:tc>
      </w:tr>
      <w:tr w14:paraId="3056B1B9">
        <w:tblPrEx>
          <w:tblCellMar>
            <w:top w:w="0" w:type="dxa"/>
            <w:left w:w="0" w:type="dxa"/>
            <w:bottom w:w="0" w:type="dxa"/>
            <w:right w:w="0" w:type="dxa"/>
          </w:tblCellMar>
        </w:tblPrEx>
        <w:trPr>
          <w:cantSplit/>
          <w:jc w:val="center"/>
        </w:trPr>
        <w:tc>
          <w:tcPr>
            <w:tcW w:w="1698" w:type="dxa"/>
            <w:vAlign w:val="center"/>
          </w:tcPr>
          <w:p w14:paraId="3B44170E">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高阶水平</w:t>
            </w:r>
          </w:p>
        </w:tc>
        <w:tc>
          <w:tcPr>
            <w:tcW w:w="1706" w:type="dxa"/>
            <w:vAlign w:val="center"/>
          </w:tcPr>
          <w:p w14:paraId="48C42CED">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7</w:t>
            </w:r>
          </w:p>
        </w:tc>
        <w:tc>
          <w:tcPr>
            <w:tcW w:w="1704" w:type="dxa"/>
            <w:vAlign w:val="center"/>
          </w:tcPr>
          <w:p w14:paraId="7A14939E">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8.1%</w:t>
            </w:r>
          </w:p>
        </w:tc>
        <w:tc>
          <w:tcPr>
            <w:tcW w:w="1707" w:type="dxa"/>
            <w:vAlign w:val="center"/>
          </w:tcPr>
          <w:p w14:paraId="27A8F632">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18</w:t>
            </w:r>
          </w:p>
        </w:tc>
        <w:tc>
          <w:tcPr>
            <w:tcW w:w="1704" w:type="dxa"/>
            <w:vAlign w:val="center"/>
          </w:tcPr>
          <w:p w14:paraId="74D1836C">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20.9%</w:t>
            </w:r>
          </w:p>
        </w:tc>
      </w:tr>
      <w:tr w14:paraId="464170FB">
        <w:tblPrEx>
          <w:tblCellMar>
            <w:top w:w="0" w:type="dxa"/>
            <w:left w:w="0" w:type="dxa"/>
            <w:bottom w:w="0" w:type="dxa"/>
            <w:right w:w="0" w:type="dxa"/>
          </w:tblCellMar>
        </w:tblPrEx>
        <w:trPr>
          <w:cantSplit/>
          <w:jc w:val="center"/>
        </w:trPr>
        <w:tc>
          <w:tcPr>
            <w:tcW w:w="1698" w:type="dxa"/>
            <w:tcBorders>
              <w:bottom w:val="single" w:color="000000" w:sz="12" w:space="0"/>
            </w:tcBorders>
            <w:vAlign w:val="center"/>
          </w:tcPr>
          <w:p w14:paraId="63511FA4">
            <w:pPr>
              <w:keepNext/>
              <w:overflowPunct w:val="0"/>
              <w:bidi w:val="0"/>
              <w:snapToGrid w:val="0"/>
              <w:spacing w:before="0" w:after="0" w:line="240" w:lineRule="auto"/>
              <w:ind w:left="0" w:right="0" w:firstLine="0"/>
              <w:jc w:val="center"/>
              <w:textAlignment w:val="auto"/>
              <w:rPr>
                <w:rFonts w:hint="eastAsia" w:ascii="宋体" w:hAnsi="宋体" w:eastAsia="宋体" w:cs="宋体"/>
                <w:b/>
                <w:sz w:val="24"/>
                <w:szCs w:val="24"/>
              </w:rPr>
            </w:pPr>
            <w:r>
              <w:rPr>
                <w:rFonts w:hint="eastAsia" w:ascii="宋体" w:hAnsi="宋体" w:eastAsia="宋体" w:cs="宋体"/>
                <w:b/>
                <w:sz w:val="21"/>
                <w:szCs w:val="24"/>
              </w:rPr>
              <w:t>合计</w:t>
            </w:r>
          </w:p>
        </w:tc>
        <w:tc>
          <w:tcPr>
            <w:tcW w:w="1706" w:type="dxa"/>
            <w:tcBorders>
              <w:bottom w:val="single" w:color="000000" w:sz="12" w:space="0"/>
            </w:tcBorders>
            <w:vAlign w:val="center"/>
          </w:tcPr>
          <w:p w14:paraId="51E9119E">
            <w:pPr>
              <w:keepNext/>
              <w:overflowPunct w:val="0"/>
              <w:bidi w:val="0"/>
              <w:snapToGrid w:val="0"/>
              <w:spacing w:before="0" w:after="0" w:line="240" w:lineRule="auto"/>
              <w:ind w:left="0" w:right="0" w:firstLine="0"/>
              <w:jc w:val="center"/>
              <w:textAlignment w:val="auto"/>
              <w:rPr>
                <w:rFonts w:hint="eastAsia" w:ascii="宋体" w:hAnsi="宋体" w:eastAsia="宋体" w:cs="宋体"/>
                <w:b/>
                <w:sz w:val="24"/>
                <w:szCs w:val="24"/>
              </w:rPr>
            </w:pPr>
            <w:r>
              <w:rPr>
                <w:rFonts w:hint="eastAsia" w:ascii="宋体" w:hAnsi="宋体" w:eastAsia="宋体" w:cs="宋体"/>
                <w:b/>
                <w:sz w:val="21"/>
                <w:szCs w:val="24"/>
              </w:rPr>
              <w:t>86</w:t>
            </w:r>
          </w:p>
        </w:tc>
        <w:tc>
          <w:tcPr>
            <w:tcW w:w="1704" w:type="dxa"/>
            <w:tcBorders>
              <w:bottom w:val="single" w:color="000000" w:sz="12" w:space="0"/>
            </w:tcBorders>
            <w:vAlign w:val="center"/>
          </w:tcPr>
          <w:p w14:paraId="5D18B182">
            <w:pPr>
              <w:keepNext/>
              <w:overflowPunct w:val="0"/>
              <w:bidi w:val="0"/>
              <w:snapToGrid w:val="0"/>
              <w:spacing w:before="0" w:after="0" w:line="240" w:lineRule="auto"/>
              <w:ind w:left="0" w:right="0" w:firstLine="0"/>
              <w:jc w:val="center"/>
              <w:textAlignment w:val="auto"/>
              <w:rPr>
                <w:rFonts w:hint="eastAsia" w:ascii="宋体" w:hAnsi="宋体" w:eastAsia="宋体" w:cs="宋体"/>
                <w:b/>
                <w:sz w:val="24"/>
                <w:szCs w:val="24"/>
              </w:rPr>
            </w:pPr>
            <w:r>
              <w:rPr>
                <w:rFonts w:hint="eastAsia" w:ascii="宋体" w:hAnsi="宋体" w:eastAsia="宋体" w:cs="宋体"/>
                <w:b/>
                <w:sz w:val="21"/>
                <w:szCs w:val="24"/>
              </w:rPr>
              <w:t>100.0%</w:t>
            </w:r>
          </w:p>
        </w:tc>
        <w:tc>
          <w:tcPr>
            <w:tcW w:w="1707" w:type="dxa"/>
            <w:tcBorders>
              <w:bottom w:val="single" w:color="000000" w:sz="12" w:space="0"/>
            </w:tcBorders>
            <w:vAlign w:val="center"/>
          </w:tcPr>
          <w:p w14:paraId="59BCDCD5">
            <w:pPr>
              <w:keepNext/>
              <w:overflowPunct w:val="0"/>
              <w:bidi w:val="0"/>
              <w:snapToGrid w:val="0"/>
              <w:spacing w:before="0" w:after="0" w:line="240" w:lineRule="auto"/>
              <w:ind w:left="0" w:right="0" w:firstLine="0"/>
              <w:jc w:val="center"/>
              <w:textAlignment w:val="auto"/>
              <w:rPr>
                <w:rFonts w:hint="eastAsia" w:ascii="宋体" w:hAnsi="宋体" w:eastAsia="宋体" w:cs="宋体"/>
                <w:b/>
                <w:sz w:val="24"/>
                <w:szCs w:val="24"/>
              </w:rPr>
            </w:pPr>
            <w:r>
              <w:rPr>
                <w:rFonts w:hint="eastAsia" w:ascii="宋体" w:hAnsi="宋体" w:eastAsia="宋体" w:cs="宋体"/>
                <w:b/>
                <w:sz w:val="21"/>
                <w:szCs w:val="24"/>
              </w:rPr>
              <w:t>86</w:t>
            </w:r>
          </w:p>
        </w:tc>
        <w:tc>
          <w:tcPr>
            <w:tcW w:w="1704" w:type="dxa"/>
            <w:tcBorders>
              <w:bottom w:val="single" w:color="000000" w:sz="12" w:space="0"/>
            </w:tcBorders>
            <w:vAlign w:val="center"/>
          </w:tcPr>
          <w:p w14:paraId="2F46FDB9">
            <w:pPr>
              <w:keepNext/>
              <w:overflowPunct w:val="0"/>
              <w:bidi w:val="0"/>
              <w:snapToGrid w:val="0"/>
              <w:spacing w:before="0" w:after="0" w:line="240" w:lineRule="auto"/>
              <w:ind w:left="0" w:right="0" w:firstLine="0"/>
              <w:jc w:val="center"/>
              <w:textAlignment w:val="auto"/>
              <w:rPr>
                <w:rFonts w:hint="eastAsia" w:ascii="宋体" w:hAnsi="宋体" w:eastAsia="宋体" w:cs="宋体"/>
                <w:b/>
                <w:sz w:val="24"/>
                <w:szCs w:val="24"/>
              </w:rPr>
            </w:pPr>
            <w:r>
              <w:rPr>
                <w:rFonts w:hint="eastAsia" w:ascii="宋体" w:hAnsi="宋体" w:eastAsia="宋体" w:cs="宋体"/>
                <w:b/>
                <w:sz w:val="21"/>
                <w:szCs w:val="24"/>
              </w:rPr>
              <w:t>100.0%</w:t>
            </w:r>
          </w:p>
        </w:tc>
      </w:tr>
    </w:tbl>
    <w:p w14:paraId="0FFCA5CD">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按人数计算，进阶与高阶作品合计由25份增至54份，所占比例由29.1%增至62.8%。该结果显示本次任务中作品水平分布向较高等级移动。结合案例中补充生活场景、筛选细节与建立情感联系的修订记录，可以进一步解释变化的具体内容。由于尚缺少逐生等级转移表和评分者一致性信息，这一分布不用于推断每名学生的进步路径，也不直接证明变化完全由某一教学措施引起。</w:t>
      </w:r>
    </w:p>
    <w:p w14:paraId="57D60E9F">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表3-38  提供了作品水平分布的群体证据，图11、图12则保留了反馈与修改的过程材料，两者分别回答“分布如何变化”与“修改如何发生”，需在各自课例范围内解释。下文图13、图14进一步通过三稿记录和答辩回应，呈现理解修正的具体过程；表13补充社会情感表现的观察内容，使评价同时关注成果变化与任务中的行动。</w:t>
      </w:r>
    </w:p>
    <w:p w14:paraId="65AB7FD5">
      <w:pPr>
        <w:keepNext/>
        <w:pageBreakBefore w:val="0"/>
        <w:overflowPunct w:val="0"/>
        <w:bidi w:val="0"/>
        <w:spacing w:line="360" w:lineRule="auto"/>
        <w:ind w:firstLineChars="200"/>
        <w:jc w:val="center"/>
        <w:textAlignment w:val="auto"/>
        <w:rPr>
          <w:rFonts w:hint="eastAsia" w:ascii="宋体" w:hAnsi="宋体" w:eastAsia="宋体" w:cs="宋体"/>
          <w:sz w:val="24"/>
          <w:szCs w:val="24"/>
        </w:rPr>
      </w:pPr>
      <w:r>
        <w:rPr>
          <w:rFonts w:hint="eastAsia" w:ascii="宋体" w:hAnsi="宋体" w:eastAsia="宋体" w:cs="宋体"/>
        </w:rPr>
        <w:drawing>
          <wp:inline distT="0" distB="0" distL="0" distR="0">
            <wp:extent cx="3508375" cy="3717290"/>
            <wp:effectExtent l="0" t="0" r="6350" b="6985"/>
            <wp:docPr id="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3"/>
                    <pic:cNvPicPr>
                      <a:picLocks noChangeAspect="1" noChangeArrowheads="1"/>
                    </pic:cNvPicPr>
                  </pic:nvPicPr>
                  <pic:blipFill>
                    <a:blip r:embed="rId27"/>
                    <a:srcRect t="6159" b="2526"/>
                    <a:stretch>
                      <a:fillRect/>
                    </a:stretch>
                  </pic:blipFill>
                  <pic:spPr>
                    <a:xfrm>
                      <a:off x="0" y="0"/>
                      <a:ext cx="3508375" cy="3717290"/>
                    </a:xfrm>
                    <a:prstGeom prst="rect">
                      <a:avLst/>
                    </a:prstGeom>
                    <a:noFill/>
                  </pic:spPr>
                </pic:pic>
              </a:graphicData>
            </a:graphic>
          </wp:inline>
        </w:drawing>
      </w:r>
    </w:p>
    <w:p w14:paraId="473C5FAA">
      <w:pPr>
        <w:pageBreakBefore w:val="0"/>
        <w:overflowPunct w:val="0"/>
        <w:bidi w:val="0"/>
        <w:spacing w:line="240" w:lineRule="auto"/>
        <w:ind w:firstLineChars="200"/>
        <w:jc w:val="center"/>
        <w:textAlignment w:val="auto"/>
        <w:rPr>
          <w:rFonts w:hint="eastAsia" w:ascii="宋体" w:hAnsi="宋体" w:eastAsia="宋体" w:cs="宋体"/>
          <w:sz w:val="24"/>
          <w:szCs w:val="24"/>
        </w:rPr>
      </w:pPr>
      <w:r>
        <w:rPr>
          <w:rFonts w:hint="eastAsia" w:ascii="宋体" w:hAnsi="宋体" w:eastAsia="宋体" w:cs="宋体"/>
          <w:b w:val="0"/>
          <w:sz w:val="21"/>
        </w:rPr>
        <w:t>图3-23  好好儿活短笺的三稿迭代记录</w:t>
      </w:r>
    </w:p>
    <w:p w14:paraId="4D09167C">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初稿、二稿和终稿中保留了教师评语、修改理由与学生启示。记录显示，学生从一般性的坚强表述补入考试失利的生活经验，再依据答辩意见区分母子对“好好儿活”的不同理解，反馈与修改之间的联系因而可以追溯。</w:t>
      </w:r>
      <w:r>
        <w:rPr>
          <w:rFonts w:hint="eastAsia" w:ascii="宋体" w:hAnsi="宋体" w:eastAsia="宋体" w:cs="宋体"/>
          <w:b w:val="0"/>
          <w:sz w:val="24"/>
          <w:szCs w:val="24"/>
          <w:vertAlign w:val="superscript"/>
        </w:rPr>
        <w:t>[6]</w:t>
      </w:r>
    </w:p>
    <w:p w14:paraId="702B3F9A">
      <w:pPr>
        <w:keepNext/>
        <w:pageBreakBefore w:val="0"/>
        <w:overflowPunct w:val="0"/>
        <w:bidi w:val="0"/>
        <w:spacing w:line="360" w:lineRule="auto"/>
        <w:ind w:firstLineChars="200"/>
        <w:jc w:val="center"/>
        <w:textAlignment w:val="auto"/>
        <w:rPr>
          <w:rFonts w:hint="eastAsia" w:ascii="宋体" w:hAnsi="宋体" w:eastAsia="宋体" w:cs="宋体"/>
          <w:sz w:val="24"/>
          <w:szCs w:val="24"/>
        </w:rPr>
      </w:pPr>
      <w:r>
        <w:rPr>
          <w:rFonts w:hint="eastAsia" w:ascii="宋体" w:hAnsi="宋体" w:eastAsia="宋体" w:cs="宋体"/>
        </w:rPr>
        <w:drawing>
          <wp:inline distT="0" distB="0" distL="0" distR="0">
            <wp:extent cx="4478020" cy="2386330"/>
            <wp:effectExtent l="0" t="0" r="8255" b="4445"/>
            <wp:docPr id="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4"/>
                    <pic:cNvPicPr>
                      <a:picLocks noChangeAspect="1" noChangeArrowheads="1"/>
                    </pic:cNvPicPr>
                  </pic:nvPicPr>
                  <pic:blipFill>
                    <a:blip r:embed="rId28"/>
                    <a:srcRect t="11382" b="13781"/>
                    <a:stretch>
                      <a:fillRect/>
                    </a:stretch>
                  </pic:blipFill>
                  <pic:spPr>
                    <a:xfrm>
                      <a:off x="0" y="0"/>
                      <a:ext cx="4478020" cy="2386330"/>
                    </a:xfrm>
                    <a:prstGeom prst="rect">
                      <a:avLst/>
                    </a:prstGeom>
                    <a:noFill/>
                  </pic:spPr>
                </pic:pic>
              </a:graphicData>
            </a:graphic>
          </wp:inline>
        </w:drawing>
      </w:r>
    </w:p>
    <w:p w14:paraId="4B57406B">
      <w:pPr>
        <w:pageBreakBefore w:val="0"/>
        <w:overflowPunct w:val="0"/>
        <w:bidi w:val="0"/>
        <w:spacing w:line="240" w:lineRule="auto"/>
        <w:ind w:firstLineChars="200"/>
        <w:jc w:val="center"/>
        <w:textAlignment w:val="auto"/>
        <w:rPr>
          <w:rFonts w:hint="eastAsia" w:ascii="宋体" w:hAnsi="宋体" w:eastAsia="宋体" w:cs="宋体"/>
          <w:sz w:val="24"/>
          <w:szCs w:val="24"/>
        </w:rPr>
      </w:pPr>
      <w:r>
        <w:rPr>
          <w:rFonts w:hint="eastAsia" w:ascii="宋体" w:hAnsi="宋体" w:eastAsia="宋体" w:cs="宋体"/>
          <w:b w:val="0"/>
          <w:sz w:val="21"/>
        </w:rPr>
        <w:t>图3-24  短笺成果答辩记录</w:t>
      </w:r>
    </w:p>
    <w:p w14:paraId="0E0E3A96">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图3-25  保留同伴提问、学生回应、意见采纳及终稿变化，与图13的版本记录相互参照，可追踪学生如何在交流后修正理解。评价重点是学生能否说明取舍理由、使表达更有依据，而非采纳意见的数量。表13据此补充责任履行、情绪调节、合作共情与包容创新的观察要点，相关判断还需结合具体互动记录和学生反思。</w:t>
      </w:r>
    </w:p>
    <w:tbl>
      <w:tblPr>
        <w:tblStyle w:val="12"/>
        <w:tblW w:w="8522" w:type="dxa"/>
        <w:jc w:val="center"/>
        <w:tblLayout w:type="fixed"/>
        <w:tblCellMar>
          <w:top w:w="0" w:type="dxa"/>
          <w:left w:w="0" w:type="dxa"/>
          <w:bottom w:w="0" w:type="dxa"/>
          <w:right w:w="0" w:type="dxa"/>
        </w:tblCellMar>
      </w:tblPr>
      <w:tblGrid>
        <w:gridCol w:w="1390"/>
        <w:gridCol w:w="4708"/>
        <w:gridCol w:w="2424"/>
      </w:tblGrid>
      <w:tr w14:paraId="32545751">
        <w:tblPrEx>
          <w:tblCellMar>
            <w:top w:w="0" w:type="dxa"/>
            <w:left w:w="0" w:type="dxa"/>
            <w:bottom w:w="0" w:type="dxa"/>
            <w:right w:w="0" w:type="dxa"/>
          </w:tblCellMar>
        </w:tblPrEx>
        <w:trPr>
          <w:cantSplit/>
          <w:tblHeader/>
          <w:jc w:val="center"/>
        </w:trPr>
        <w:tc>
          <w:tcPr>
            <w:tcW w:w="1390" w:type="dxa"/>
            <w:tcBorders>
              <w:top w:val="single" w:color="000000" w:sz="12" w:space="0"/>
            </w:tcBorders>
            <w:vAlign w:val="center"/>
          </w:tcPr>
          <w:p w14:paraId="09CB15DF">
            <w:pPr>
              <w:overflowPunct w:val="0"/>
              <w:bidi w:val="0"/>
              <w:snapToGrid w:val="0"/>
              <w:spacing w:before="0" w:after="0" w:line="240" w:lineRule="auto"/>
              <w:ind w:left="0" w:right="0" w:firstLine="0"/>
              <w:jc w:val="center"/>
              <w:textAlignment w:val="auto"/>
              <w:rPr>
                <w:rFonts w:hint="eastAsia" w:ascii="宋体" w:hAnsi="宋体" w:eastAsia="宋体" w:cs="宋体"/>
                <w:b/>
                <w:sz w:val="24"/>
                <w:szCs w:val="24"/>
              </w:rPr>
            </w:pPr>
            <w:r>
              <w:rPr>
                <w:rFonts w:hint="eastAsia" w:ascii="宋体" w:hAnsi="宋体" w:eastAsia="宋体" w:cs="宋体"/>
                <w:b/>
                <w:sz w:val="21"/>
                <w:szCs w:val="24"/>
              </w:rPr>
              <w:t>观察维度</w:t>
            </w:r>
          </w:p>
        </w:tc>
        <w:tc>
          <w:tcPr>
            <w:tcW w:w="4708" w:type="dxa"/>
            <w:tcBorders>
              <w:top w:val="single" w:color="000000" w:sz="12" w:space="0"/>
            </w:tcBorders>
            <w:vAlign w:val="center"/>
          </w:tcPr>
          <w:p w14:paraId="34555E55">
            <w:pPr>
              <w:overflowPunct w:val="0"/>
              <w:bidi w:val="0"/>
              <w:snapToGrid w:val="0"/>
              <w:spacing w:before="0" w:after="0" w:line="240" w:lineRule="auto"/>
              <w:ind w:left="0" w:right="0" w:firstLine="0"/>
              <w:jc w:val="center"/>
              <w:textAlignment w:val="auto"/>
              <w:rPr>
                <w:rFonts w:hint="eastAsia" w:ascii="宋体" w:hAnsi="宋体" w:eastAsia="宋体" w:cs="宋体"/>
                <w:b/>
                <w:sz w:val="24"/>
                <w:szCs w:val="24"/>
              </w:rPr>
            </w:pPr>
            <w:r>
              <w:rPr>
                <w:rFonts w:hint="eastAsia" w:ascii="宋体" w:hAnsi="宋体" w:eastAsia="宋体" w:cs="宋体"/>
                <w:b/>
                <w:sz w:val="21"/>
                <w:szCs w:val="24"/>
              </w:rPr>
              <w:t>原案例中的观察要点</w:t>
            </w:r>
          </w:p>
        </w:tc>
        <w:tc>
          <w:tcPr>
            <w:tcW w:w="2424" w:type="dxa"/>
            <w:tcBorders>
              <w:top w:val="single" w:color="000000" w:sz="12" w:space="0"/>
            </w:tcBorders>
            <w:vAlign w:val="center"/>
          </w:tcPr>
          <w:p w14:paraId="2B118283">
            <w:pPr>
              <w:overflowPunct w:val="0"/>
              <w:bidi w:val="0"/>
              <w:snapToGrid w:val="0"/>
              <w:spacing w:before="0" w:after="0" w:line="240" w:lineRule="auto"/>
              <w:ind w:left="0" w:right="0" w:firstLine="0"/>
              <w:jc w:val="center"/>
              <w:textAlignment w:val="auto"/>
              <w:rPr>
                <w:rFonts w:hint="eastAsia" w:ascii="宋体" w:hAnsi="宋体" w:eastAsia="宋体" w:cs="宋体"/>
                <w:b/>
                <w:sz w:val="24"/>
                <w:szCs w:val="24"/>
              </w:rPr>
            </w:pPr>
            <w:r>
              <w:rPr>
                <w:rFonts w:hint="eastAsia" w:ascii="宋体" w:hAnsi="宋体" w:eastAsia="宋体" w:cs="宋体"/>
                <w:b/>
                <w:sz w:val="21"/>
                <w:szCs w:val="24"/>
              </w:rPr>
              <w:t>配套记录</w:t>
            </w:r>
          </w:p>
        </w:tc>
      </w:tr>
      <w:tr w14:paraId="2E11AEA0">
        <w:tblPrEx>
          <w:tblCellMar>
            <w:top w:w="0" w:type="dxa"/>
            <w:left w:w="0" w:type="dxa"/>
            <w:bottom w:w="0" w:type="dxa"/>
            <w:right w:w="0" w:type="dxa"/>
          </w:tblCellMar>
        </w:tblPrEx>
        <w:trPr>
          <w:cantSplit/>
          <w:jc w:val="center"/>
        </w:trPr>
        <w:tc>
          <w:tcPr>
            <w:tcW w:w="1390" w:type="dxa"/>
            <w:tcBorders>
              <w:top w:val="single" w:color="000000" w:sz="4" w:space="0"/>
            </w:tcBorders>
            <w:vAlign w:val="center"/>
          </w:tcPr>
          <w:p w14:paraId="3B2BF7CD">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责任担当</w:t>
            </w:r>
          </w:p>
        </w:tc>
        <w:tc>
          <w:tcPr>
            <w:tcW w:w="4708" w:type="dxa"/>
            <w:tcBorders>
              <w:top w:val="single" w:color="000000" w:sz="4" w:space="0"/>
            </w:tcBorders>
            <w:vAlign w:val="center"/>
          </w:tcPr>
          <w:p w14:paraId="34235AF5">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主动认领任务，反思自身不足，带动同伴参与</w:t>
            </w:r>
          </w:p>
        </w:tc>
        <w:tc>
          <w:tcPr>
            <w:tcW w:w="2424" w:type="dxa"/>
            <w:tcBorders>
              <w:top w:val="single" w:color="000000" w:sz="4" w:space="0"/>
            </w:tcBorders>
            <w:vAlign w:val="center"/>
          </w:tcPr>
          <w:p w14:paraId="23115A3C">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记录对象与典型表现</w:t>
            </w:r>
          </w:p>
        </w:tc>
      </w:tr>
      <w:tr w14:paraId="01E4D185">
        <w:tblPrEx>
          <w:tblCellMar>
            <w:top w:w="0" w:type="dxa"/>
            <w:left w:w="0" w:type="dxa"/>
            <w:bottom w:w="0" w:type="dxa"/>
            <w:right w:w="0" w:type="dxa"/>
          </w:tblCellMar>
        </w:tblPrEx>
        <w:trPr>
          <w:cantSplit/>
          <w:jc w:val="center"/>
        </w:trPr>
        <w:tc>
          <w:tcPr>
            <w:tcW w:w="1390" w:type="dxa"/>
            <w:vAlign w:val="center"/>
          </w:tcPr>
          <w:p w14:paraId="582EA3F0">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情绪调节</w:t>
            </w:r>
          </w:p>
        </w:tc>
        <w:tc>
          <w:tcPr>
            <w:tcW w:w="4708" w:type="dxa"/>
            <w:vAlign w:val="center"/>
          </w:tcPr>
          <w:p w14:paraId="5C64913B">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观点冲突时平复情绪，继续理性交流</w:t>
            </w:r>
          </w:p>
        </w:tc>
        <w:tc>
          <w:tcPr>
            <w:tcW w:w="2424" w:type="dxa"/>
            <w:vAlign w:val="center"/>
          </w:tcPr>
          <w:p w14:paraId="54F93A48">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困难情境与调整行动</w:t>
            </w:r>
          </w:p>
        </w:tc>
      </w:tr>
      <w:tr w14:paraId="313CCF0E">
        <w:tblPrEx>
          <w:tblCellMar>
            <w:top w:w="0" w:type="dxa"/>
            <w:left w:w="0" w:type="dxa"/>
            <w:bottom w:w="0" w:type="dxa"/>
            <w:right w:w="0" w:type="dxa"/>
          </w:tblCellMar>
        </w:tblPrEx>
        <w:trPr>
          <w:cantSplit/>
          <w:jc w:val="center"/>
        </w:trPr>
        <w:tc>
          <w:tcPr>
            <w:tcW w:w="1390" w:type="dxa"/>
            <w:vAlign w:val="center"/>
          </w:tcPr>
          <w:p w14:paraId="72FD8D1D">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合作共情</w:t>
            </w:r>
          </w:p>
        </w:tc>
        <w:tc>
          <w:tcPr>
            <w:tcW w:w="4708" w:type="dxa"/>
            <w:vAlign w:val="center"/>
          </w:tcPr>
          <w:p w14:paraId="05D4133A">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不打断发言，复述同伴观点后再表达意见</w:t>
            </w:r>
          </w:p>
        </w:tc>
        <w:tc>
          <w:tcPr>
            <w:tcW w:w="2424" w:type="dxa"/>
            <w:vAlign w:val="center"/>
          </w:tcPr>
          <w:p w14:paraId="3D143D8B">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同伴回应及协商片段</w:t>
            </w:r>
          </w:p>
        </w:tc>
      </w:tr>
      <w:tr w14:paraId="3DA825C0">
        <w:tblPrEx>
          <w:tblCellMar>
            <w:top w:w="0" w:type="dxa"/>
            <w:left w:w="0" w:type="dxa"/>
            <w:bottom w:w="0" w:type="dxa"/>
            <w:right w:w="0" w:type="dxa"/>
          </w:tblCellMar>
        </w:tblPrEx>
        <w:trPr>
          <w:cantSplit/>
          <w:jc w:val="center"/>
        </w:trPr>
        <w:tc>
          <w:tcPr>
            <w:tcW w:w="1390" w:type="dxa"/>
            <w:tcBorders>
              <w:bottom w:val="single" w:color="000000" w:sz="12" w:space="0"/>
            </w:tcBorders>
            <w:vAlign w:val="center"/>
          </w:tcPr>
          <w:p w14:paraId="2915FD58">
            <w:pPr>
              <w:keepNext/>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包容创新</w:t>
            </w:r>
          </w:p>
        </w:tc>
        <w:tc>
          <w:tcPr>
            <w:tcW w:w="4708" w:type="dxa"/>
            <w:tcBorders>
              <w:bottom w:val="single" w:color="000000" w:sz="12" w:space="0"/>
            </w:tcBorders>
            <w:vAlign w:val="center"/>
          </w:tcPr>
          <w:p w14:paraId="4A9DB28A">
            <w:pPr>
              <w:keepNext/>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不简单否定异见，吸收观点形成新表达</w:t>
            </w:r>
          </w:p>
        </w:tc>
        <w:tc>
          <w:tcPr>
            <w:tcW w:w="2424" w:type="dxa"/>
            <w:tcBorders>
              <w:bottom w:val="single" w:color="000000" w:sz="12" w:space="0"/>
            </w:tcBorders>
            <w:vAlign w:val="center"/>
          </w:tcPr>
          <w:p w14:paraId="54581C91">
            <w:pPr>
              <w:keepNext/>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意见取舍与作品修改</w:t>
            </w:r>
          </w:p>
        </w:tc>
      </w:tr>
    </w:tbl>
    <w:p w14:paraId="766500A2">
      <w:pPr>
        <w:keepNext/>
        <w:pageBreakBefore w:val="0"/>
        <w:overflowPunct w:val="0"/>
        <w:bidi w:val="0"/>
        <w:spacing w:line="240" w:lineRule="auto"/>
        <w:ind w:firstLineChars="200"/>
        <w:jc w:val="center"/>
        <w:textAlignment w:val="auto"/>
        <w:rPr>
          <w:rFonts w:hint="eastAsia" w:ascii="宋体" w:hAnsi="宋体" w:eastAsia="宋体" w:cs="宋体"/>
          <w:sz w:val="24"/>
          <w:szCs w:val="24"/>
        </w:rPr>
      </w:pPr>
      <w:r>
        <w:rPr>
          <w:rFonts w:hint="eastAsia" w:ascii="宋体" w:hAnsi="宋体" w:eastAsia="宋体" w:cs="宋体"/>
          <w:b w:val="0"/>
          <w:sz w:val="21"/>
        </w:rPr>
        <w:t>表3-39  社会情感课堂观察工具节选</w:t>
      </w:r>
    </w:p>
    <w:p w14:paraId="2D5D58AA">
      <w:pPr>
        <w:pageBreakBefore w:val="0"/>
        <w:overflowPunct w:val="0"/>
        <w:bidi w:val="0"/>
        <w:spacing w:line="240" w:lineRule="auto"/>
        <w:ind w:firstLineChars="200"/>
        <w:jc w:val="left"/>
        <w:textAlignment w:val="auto"/>
        <w:rPr>
          <w:rFonts w:hint="eastAsia" w:ascii="宋体" w:hAnsi="宋体" w:eastAsia="宋体" w:cs="宋体"/>
          <w:sz w:val="24"/>
          <w:szCs w:val="24"/>
        </w:rPr>
      </w:pPr>
      <w:r>
        <w:rPr>
          <w:rFonts w:hint="eastAsia" w:ascii="宋体" w:hAnsi="宋体" w:eastAsia="宋体" w:cs="宋体"/>
          <w:b w:val="0"/>
          <w:sz w:val="21"/>
          <w:szCs w:val="24"/>
        </w:rPr>
        <w:t>注：依据董丹案例观察工具整理，统一使用本研究的“包容创新”名称。该表呈现观察内容与记录方式，不代表已有完整的全班行为统计。</w:t>
      </w:r>
    </w:p>
    <w:p w14:paraId="0B1476F6">
      <w:pPr>
        <w:pageBreakBefore w:val="0"/>
        <w:overflowPunct w:val="0"/>
        <w:bidi w:val="0"/>
        <w:spacing w:before="0" w:after="0" w:line="360" w:lineRule="auto"/>
        <w:ind w:firstLine="480" w:firstLineChars="200"/>
        <w:jc w:val="both"/>
        <w:textAlignment w:val="auto"/>
        <w:outlineLvl w:val="3"/>
        <w:rPr>
          <w:rFonts w:hint="eastAsia" w:ascii="宋体" w:hAnsi="宋体" w:eastAsia="宋体" w:cs="宋体"/>
          <w:b/>
          <w:bCs/>
          <w:sz w:val="24"/>
          <w:szCs w:val="24"/>
        </w:rPr>
      </w:pPr>
      <w:bookmarkStart w:id="81" w:name="_Toc14593"/>
      <w:r>
        <w:rPr>
          <w:rFonts w:hint="eastAsia" w:ascii="宋体" w:hAnsi="宋体" w:eastAsia="宋体" w:cs="宋体"/>
          <w:b w:val="0"/>
          <w:bCs/>
          <w:sz w:val="24"/>
          <w:szCs w:val="24"/>
          <w:lang w:eastAsia="zh-CN"/>
        </w:rPr>
        <w:t>（</w:t>
      </w:r>
      <w:r>
        <w:rPr>
          <w:rFonts w:hint="eastAsia" w:ascii="宋体" w:hAnsi="宋体" w:eastAsia="宋体" w:cs="宋体"/>
          <w:b w:val="0"/>
          <w:bCs/>
          <w:sz w:val="24"/>
          <w:szCs w:val="24"/>
          <w:lang w:val="en-US" w:eastAsia="zh-CN"/>
        </w:rPr>
        <w:t>6）</w:t>
      </w:r>
      <w:r>
        <w:rPr>
          <w:rFonts w:hint="eastAsia" w:ascii="宋体" w:hAnsi="宋体" w:eastAsia="宋体" w:cs="宋体"/>
          <w:b w:val="0"/>
          <w:bCs/>
          <w:sz w:val="24"/>
          <w:szCs w:val="24"/>
        </w:rPr>
        <w:t>五个框架的实践联系</w:t>
      </w:r>
      <w:bookmarkEnd w:id="81"/>
    </w:p>
    <w:p w14:paraId="36DAB1F3">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五个框架共同构成学科场域的实施逻辑：以课程标准的核心素养要求确定方向，以目标与表现标准明确学习要求，以内容关联和任务实践提供学习机会，再通过证据解释、反馈运用与教师调节推动改进。“可见的学习”的三层学习用于把握任务深度，五环用于组织过程，“五见”用于师生共同分析学习。物理的实验与模型、语文的文本解释与表达、英语的情境回应与论证保留各自学科特点，并在呈现思考、依据证据判断和持续修订上形成联系。既有案例为这一实施逻辑提供了具体材料，能力发展的持续性与迁移性仍需通过多次任务表现进一步考察。</w:t>
      </w:r>
    </w:p>
    <w:p w14:paraId="68D6A9C2">
      <w:pPr>
        <w:pStyle w:val="4"/>
        <w:keepNext/>
        <w:pageBreakBefore w:val="0"/>
        <w:overflowPunct w:val="0"/>
        <w:bidi w:val="0"/>
        <w:spacing w:before="280" w:after="280" w:line="360" w:lineRule="auto"/>
        <w:ind w:firstLineChars="200"/>
        <w:textAlignment w:val="auto"/>
        <w:rPr>
          <w:rFonts w:hint="eastAsia" w:ascii="宋体" w:hAnsi="宋体" w:eastAsia="宋体" w:cs="宋体"/>
          <w:b/>
          <w:bCs/>
          <w:sz w:val="24"/>
          <w:szCs w:val="24"/>
        </w:rPr>
      </w:pPr>
      <w:bookmarkStart w:id="82" w:name="_Toc22504"/>
      <w:r>
        <w:rPr>
          <w:rFonts w:hint="eastAsia" w:ascii="宋体" w:hAnsi="宋体" w:eastAsia="宋体" w:cs="宋体"/>
          <w:b/>
          <w:bCs/>
          <w:sz w:val="28"/>
          <w:szCs w:val="24"/>
        </w:rPr>
        <w:t>2.科创教育场域的实施</w:t>
      </w:r>
      <w:bookmarkEnd w:id="82"/>
    </w:p>
    <w:p w14:paraId="35A9EF9D">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科创教育场域以真实问题及其改进需要组织学习，将课程标准的核心素养要求落实于调查研究、方案设计、实践验证和成果交流。针对前测中学生复杂问题拆解、多种方案生成及反思调节等方面的需要，本研究延续学科场域的五个分析框架，在知识、目标、实践和评价之外增设“方案”要素，着重考察学生如何把知识转化为可论证、可实施和可改进的解决思路。</w:t>
      </w:r>
    </w:p>
    <w:p w14:paraId="0E853A4B">
      <w:pPr>
        <w:pageBreakBefore w:val="0"/>
        <w:overflowPunct w:val="0"/>
        <w:bidi w:val="0"/>
        <w:spacing w:before="0" w:after="0" w:line="360" w:lineRule="auto"/>
        <w:ind w:firstLineChars="200"/>
        <w:jc w:val="both"/>
        <w:textAlignment w:val="auto"/>
        <w:rPr>
          <w:rFonts w:hint="eastAsia" w:ascii="宋体" w:hAnsi="宋体" w:eastAsia="宋体" w:cs="宋体"/>
          <w:b w:val="0"/>
          <w:color w:val="000000"/>
          <w:sz w:val="24"/>
          <w:lang w:eastAsia="zh-CN"/>
        </w:rPr>
      </w:pPr>
      <w:r>
        <w:rPr>
          <w:rFonts w:hint="eastAsia" w:ascii="宋体" w:hAnsi="宋体" w:eastAsia="宋体" w:cs="宋体"/>
          <w:b w:val="0"/>
          <w:sz w:val="24"/>
          <w:szCs w:val="24"/>
        </w:rPr>
        <w:t>“可见的学习”在这一场域中的落实，体现为学生理解项目目标与成功标准，通过数据、方案及作品呈现思考，并参与判断与修订；教师则依据这些表现持续诊断学习需要，调整支持并考察作用。</w:t>
      </w:r>
      <w:r>
        <w:rPr>
          <w:rFonts w:hint="eastAsia" w:ascii="宋体" w:hAnsi="宋体" w:eastAsia="宋体" w:cs="宋体"/>
          <w:b w:val="0"/>
          <w:color w:val="000000"/>
          <w:sz w:val="24"/>
        </w:rPr>
        <w:t>以下结合《探索我的水足迹——节水环保双语方案》</w:t>
      </w:r>
      <w:r>
        <w:rPr>
          <w:rFonts w:hint="eastAsia" w:ascii="宋体" w:hAnsi="宋体" w:eastAsia="宋体" w:cs="宋体"/>
          <w:b w:val="0"/>
          <w:color w:val="C00000"/>
          <w:sz w:val="24"/>
        </w:rPr>
        <w:t>、</w:t>
      </w:r>
      <w:r>
        <w:rPr>
          <w:rFonts w:hint="eastAsia" w:ascii="宋体" w:hAnsi="宋体" w:eastAsia="宋体" w:cs="宋体"/>
          <w:b w:val="0"/>
          <w:color w:val="000000"/>
          <w:sz w:val="24"/>
        </w:rPr>
        <w:t>“机械臂路径规划”</w:t>
      </w:r>
      <w:r>
        <w:rPr>
          <w:rFonts w:hint="eastAsia" w:ascii="宋体" w:hAnsi="宋体" w:eastAsia="宋体" w:cs="宋体"/>
          <w:b w:val="0"/>
          <w:color w:val="C00000"/>
          <w:sz w:val="24"/>
        </w:rPr>
        <w:t>及《基于TOF深度相机的三维信息触觉化导盲辅助系统》三</w:t>
      </w:r>
      <w:r>
        <w:rPr>
          <w:rFonts w:hint="eastAsia" w:ascii="宋体" w:hAnsi="宋体" w:eastAsia="宋体" w:cs="宋体"/>
          <w:b w:val="0"/>
          <w:color w:val="000000"/>
          <w:sz w:val="24"/>
        </w:rPr>
        <w:t>个项目展开分析。</w:t>
      </w:r>
      <w:r>
        <w:rPr>
          <w:rFonts w:hint="eastAsia" w:ascii="宋体" w:hAnsi="宋体" w:eastAsia="宋体" w:cs="宋体"/>
          <w:b w:val="0"/>
          <w:color w:val="C00000"/>
          <w:sz w:val="24"/>
        </w:rPr>
        <w:t>三</w:t>
      </w:r>
      <w:r>
        <w:rPr>
          <w:rFonts w:hint="eastAsia" w:ascii="宋体" w:hAnsi="宋体" w:eastAsia="宋体" w:cs="宋体"/>
          <w:b w:val="0"/>
          <w:color w:val="000000"/>
          <w:sz w:val="24"/>
        </w:rPr>
        <w:t>者</w:t>
      </w:r>
      <w:r>
        <w:rPr>
          <w:rFonts w:hint="eastAsia" w:ascii="宋体" w:hAnsi="宋体" w:eastAsia="宋体" w:cs="宋体"/>
          <w:b w:val="0"/>
          <w:color w:val="C00000"/>
          <w:sz w:val="24"/>
        </w:rPr>
        <w:t>分别侧重</w:t>
      </w:r>
      <w:r>
        <w:rPr>
          <w:rFonts w:hint="eastAsia" w:ascii="宋体" w:hAnsi="宋体" w:eastAsia="宋体" w:cs="宋体"/>
          <w:b w:val="0"/>
          <w:color w:val="000000"/>
          <w:sz w:val="24"/>
        </w:rPr>
        <w:t>行动方案</w:t>
      </w:r>
      <w:r>
        <w:rPr>
          <w:rFonts w:hint="eastAsia" w:ascii="宋体" w:hAnsi="宋体" w:eastAsia="宋体" w:cs="宋体"/>
          <w:b w:val="0"/>
          <w:color w:val="C00000"/>
          <w:sz w:val="24"/>
        </w:rPr>
        <w:t>形成、工程路径权衡及软硬件系统开发</w:t>
      </w:r>
      <w:r>
        <w:rPr>
          <w:rFonts w:hint="eastAsia" w:ascii="宋体" w:hAnsi="宋体" w:eastAsia="宋体" w:cs="宋体"/>
          <w:b w:val="0"/>
          <w:color w:val="000000"/>
          <w:sz w:val="24"/>
        </w:rPr>
        <w:t>，</w:t>
      </w:r>
      <w:r>
        <w:rPr>
          <w:rFonts w:hint="eastAsia" w:ascii="宋体" w:hAnsi="宋体" w:eastAsia="宋体" w:cs="宋体"/>
          <w:b w:val="0"/>
          <w:color w:val="C00000"/>
          <w:sz w:val="24"/>
        </w:rPr>
        <w:t>能够从调查、设计</w:t>
      </w:r>
      <w:r>
        <w:rPr>
          <w:rFonts w:hint="eastAsia" w:ascii="宋体" w:hAnsi="宋体" w:eastAsia="宋体" w:cs="宋体"/>
          <w:b w:val="0"/>
          <w:color w:val="000000"/>
          <w:sz w:val="24"/>
        </w:rPr>
        <w:t>、调试与</w:t>
      </w:r>
      <w:r>
        <w:rPr>
          <w:rFonts w:hint="eastAsia" w:ascii="宋体" w:hAnsi="宋体" w:eastAsia="宋体" w:cs="宋体"/>
          <w:b w:val="0"/>
          <w:color w:val="C00000"/>
          <w:sz w:val="24"/>
        </w:rPr>
        <w:t>多场景测试等</w:t>
      </w:r>
      <w:r>
        <w:rPr>
          <w:rFonts w:hint="eastAsia" w:ascii="宋体" w:hAnsi="宋体" w:eastAsia="宋体" w:cs="宋体"/>
          <w:b w:val="0"/>
          <w:color w:val="000000"/>
          <w:sz w:val="24"/>
        </w:rPr>
        <w:t>方面，呈现共同框架在科创</w:t>
      </w:r>
      <w:r>
        <w:rPr>
          <w:rFonts w:hint="eastAsia" w:ascii="宋体" w:hAnsi="宋体" w:eastAsia="宋体" w:cs="宋体"/>
          <w:b w:val="0"/>
          <w:color w:val="C00000"/>
          <w:sz w:val="24"/>
        </w:rPr>
        <w:t>项目</w:t>
      </w:r>
      <w:r>
        <w:rPr>
          <w:rFonts w:hint="eastAsia" w:ascii="宋体" w:hAnsi="宋体" w:eastAsia="宋体" w:cs="宋体"/>
          <w:b w:val="0"/>
          <w:color w:val="000000"/>
          <w:sz w:val="24"/>
        </w:rPr>
        <w:t>中的落实方式</w:t>
      </w:r>
      <w:r>
        <w:rPr>
          <w:rFonts w:hint="eastAsia" w:ascii="宋体" w:hAnsi="宋体" w:eastAsia="宋体" w:cs="宋体"/>
          <w:b w:val="0"/>
          <w:color w:val="000000"/>
          <w:sz w:val="24"/>
          <w:lang w:eastAsia="zh-CN"/>
        </w:rPr>
        <w:t>。</w:t>
      </w:r>
    </w:p>
    <w:p w14:paraId="1252507D">
      <w:pPr>
        <w:pageBreakBefore w:val="0"/>
        <w:overflowPunct w:val="0"/>
        <w:bidi w:val="0"/>
        <w:spacing w:before="0" w:after="0" w:line="360" w:lineRule="auto"/>
        <w:ind w:firstLine="480" w:firstLineChars="200"/>
        <w:jc w:val="both"/>
        <w:textAlignment w:val="auto"/>
        <w:outlineLvl w:val="3"/>
        <w:rPr>
          <w:rFonts w:hint="eastAsia" w:ascii="宋体" w:hAnsi="宋体" w:eastAsia="宋体" w:cs="宋体"/>
          <w:b/>
          <w:bCs/>
          <w:sz w:val="24"/>
          <w:szCs w:val="24"/>
        </w:rPr>
      </w:pPr>
      <w:bookmarkStart w:id="83" w:name="_Toc17218"/>
      <w:r>
        <w:rPr>
          <w:rFonts w:hint="eastAsia" w:ascii="宋体" w:hAnsi="宋体" w:eastAsia="宋体" w:cs="宋体"/>
          <w:b w:val="0"/>
          <w:bCs/>
          <w:sz w:val="24"/>
          <w:szCs w:val="24"/>
        </w:rPr>
        <w:t>（1）可见的学习五要素分析框架</w:t>
      </w:r>
      <w:bookmarkEnd w:id="83"/>
    </w:p>
    <w:p w14:paraId="1E13F27D">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科创项目要求学生在现实条件下作出选择。知识能够解释问题，目标能够明确要求，但从“理解问题”到“采取行动”之间，还需要形成并论证解决方案。《义务教育科学课程标准（2022年版）》在技术与工程相关内容中，将明确问题、设计方案、实施、检验和改进等纳入工程实践要求[9]；科学与工程实践研究也强调围绕问题及约束设计、比较和检验解决思路[10]。据此，本研究将“方案”作为连接知识与实践的独立分析要素。这是对学科场域四要素框架的情境化拓展，并非将其视为“可见的学习”理论原有的固定要素。</w:t>
      </w:r>
    </w:p>
    <w:p w14:paraId="73531A9E">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方案”指学生针对已界定的问题，说明目标对象、设计依据、实施路径、所需条件及检验办法所形成的解决思路。它可以通过设计草图、行动计划、流程、模型说明或技术设计书呈现。方案与实践相互作用：前者使行动具有可讨论的依据，后者通过调查、试验、试用或情境验证检验其合理性。工程制作类项目可以形成原型，调查与行动类项目则可通过小规模试行检验方案，不以是否制作实体装置作为科创学习的唯一标志。</w:t>
      </w:r>
    </w:p>
    <w:p w14:paraId="7882F64E">
      <w:pPr>
        <w:keepNext/>
        <w:jc w:val="center"/>
        <w:rPr>
          <w:rFonts w:hint="eastAsia" w:ascii="宋体" w:hAnsi="宋体" w:eastAsia="宋体" w:cs="宋体"/>
        </w:rPr>
      </w:pPr>
      <w:r>
        <w:rPr>
          <w:rFonts w:hint="eastAsia" w:ascii="宋体" w:hAnsi="宋体" w:eastAsia="宋体" w:cs="宋体"/>
        </w:rPr>
        <w:drawing>
          <wp:inline distT="0" distB="0" distL="0" distR="0">
            <wp:extent cx="4545330" cy="2563495"/>
            <wp:effectExtent l="0" t="0" r="7620" b="8255"/>
            <wp:docPr id="2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3"/>
                    <pic:cNvPicPr>
                      <a:picLocks noChangeAspect="1" noChangeArrowheads="1"/>
                    </pic:cNvPicPr>
                  </pic:nvPicPr>
                  <pic:blipFill>
                    <a:blip r:embed="rId29"/>
                    <a:stretch>
                      <a:fillRect/>
                    </a:stretch>
                  </pic:blipFill>
                  <pic:spPr>
                    <a:xfrm>
                      <a:off x="0" y="0"/>
                      <a:ext cx="4545330" cy="2563495"/>
                    </a:xfrm>
                    <a:prstGeom prst="rect">
                      <a:avLst/>
                    </a:prstGeom>
                    <a:noFill/>
                  </pic:spPr>
                </pic:pic>
              </a:graphicData>
            </a:graphic>
          </wp:inline>
        </w:drawing>
      </w:r>
    </w:p>
    <w:p w14:paraId="5FF2B6C2">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图3-26  科创教育五要素分析框架（本研究在四要素框架基础上拓展）</w:t>
      </w:r>
    </w:p>
    <w:p w14:paraId="3E12DA83">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 xml:space="preserve">图3-27  以目标为参照，将知识、方案、实践与评价相互联系，并在五个要素中同时明确学生行动和教师支持。表14进一步列出相应的学习表现。“五见”贯穿其中：以目标与标准确定方向，以方案论证呈现思维，以调查和验证支撑判断，以版本比较辨识进步，并结合多次任务表现考察能力。方案因而成为学习证据的重要载体</w:t>
      </w:r>
      <w:del w:id="90053" w:author="Claude" w:date="2026-10-27T03:49:22Z">
        <w:r>
          <w:rPr>
            <w:rFonts w:hint="eastAsia" w:ascii="宋体" w:hAnsi="宋体" w:eastAsia="宋体" w:cs="宋体"/>
            <w:b w:val="0"/>
            <w:sz w:val="24"/>
            <w:szCs w:val="24"/>
          </w:rPr>
          <w:delText xml:space="preserve">，而不仅是项目启动时填写的一份表格</w:delText>
        </w:r>
      </w:del>
      <w:r>
        <w:rPr>
          <w:rFonts w:hint="eastAsia" w:ascii="宋体" w:hAnsi="宋体" w:eastAsia="宋体" w:cs="宋体"/>
          <w:b w:val="0"/>
          <w:sz w:val="24"/>
          <w:szCs w:val="24"/>
        </w:rPr>
        <w:t xml:space="preserve">。</w:t>
      </w:r>
    </w:p>
    <w:p w14:paraId="216BF801">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表3-40  科创教育五要素的实施分析</w:t>
      </w:r>
    </w:p>
    <w:tbl>
      <w:tblPr>
        <w:tblStyle w:val="12"/>
        <w:tblW w:w="9605" w:type="dxa"/>
        <w:tblInd w:w="0" w:type="dxa"/>
        <w:tblLayout w:type="fixed"/>
        <w:tblCellMar>
          <w:top w:w="95" w:type="dxa"/>
          <w:left w:w="75" w:type="dxa"/>
          <w:bottom w:w="95" w:type="dxa"/>
          <w:right w:w="75" w:type="dxa"/>
        </w:tblCellMar>
      </w:tblPr>
      <w:tblGrid>
        <w:gridCol w:w="792"/>
        <w:gridCol w:w="2375"/>
        <w:gridCol w:w="2593"/>
        <w:gridCol w:w="3845"/>
      </w:tblGrid>
      <w:tr w14:paraId="216149B1">
        <w:tblPrEx>
          <w:tblCellMar>
            <w:top w:w="95" w:type="dxa"/>
            <w:left w:w="75" w:type="dxa"/>
            <w:bottom w:w="95" w:type="dxa"/>
            <w:right w:w="75" w:type="dxa"/>
          </w:tblCellMar>
        </w:tblPrEx>
        <w:trPr>
          <w:cantSplit/>
          <w:tblHeader/>
        </w:trPr>
        <w:tc>
          <w:tcPr>
            <w:tcW w:w="792" w:type="dxa"/>
            <w:tcBorders>
              <w:top w:val="single" w:color="000000" w:sz="8" w:space="0"/>
              <w:bottom w:val="single" w:color="000000" w:sz="8" w:space="0"/>
            </w:tcBorders>
            <w:vAlign w:val="center"/>
          </w:tcPr>
          <w:p w14:paraId="073E447A">
            <w:pPr>
              <w:spacing w:before="0" w:after="0" w:line="240" w:lineRule="auto"/>
              <w:ind w:firstLine="0"/>
              <w:rPr>
                <w:rFonts w:hint="eastAsia" w:ascii="宋体" w:hAnsi="宋体" w:eastAsia="宋体" w:cs="宋体"/>
              </w:rPr>
            </w:pPr>
            <w:r>
              <w:rPr>
                <w:rFonts w:hint="eastAsia" w:ascii="宋体" w:hAnsi="宋体" w:eastAsia="宋体" w:cs="宋体"/>
                <w:b/>
                <w:sz w:val="21"/>
              </w:rPr>
              <w:t>要素</w:t>
            </w:r>
          </w:p>
        </w:tc>
        <w:tc>
          <w:tcPr>
            <w:tcW w:w="2375" w:type="dxa"/>
            <w:tcBorders>
              <w:top w:val="single" w:color="000000" w:sz="8" w:space="0"/>
              <w:bottom w:val="single" w:color="000000" w:sz="8" w:space="0"/>
            </w:tcBorders>
            <w:vAlign w:val="center"/>
          </w:tcPr>
          <w:p w14:paraId="72943201">
            <w:pPr>
              <w:spacing w:before="0" w:after="0" w:line="240" w:lineRule="auto"/>
              <w:ind w:firstLine="0"/>
              <w:rPr>
                <w:rFonts w:hint="eastAsia" w:ascii="宋体" w:hAnsi="宋体" w:eastAsia="宋体" w:cs="宋体"/>
              </w:rPr>
            </w:pPr>
            <w:r>
              <w:rPr>
                <w:rFonts w:hint="eastAsia" w:ascii="宋体" w:hAnsi="宋体" w:eastAsia="宋体" w:cs="宋体"/>
                <w:b/>
                <w:sz w:val="21"/>
              </w:rPr>
              <w:t>学生主要行动</w:t>
            </w:r>
          </w:p>
        </w:tc>
        <w:tc>
          <w:tcPr>
            <w:tcW w:w="2593" w:type="dxa"/>
            <w:tcBorders>
              <w:top w:val="single" w:color="000000" w:sz="8" w:space="0"/>
              <w:bottom w:val="single" w:color="000000" w:sz="8" w:space="0"/>
            </w:tcBorders>
            <w:vAlign w:val="center"/>
          </w:tcPr>
          <w:p w14:paraId="03472BC8">
            <w:pPr>
              <w:spacing w:before="0" w:after="0" w:line="240" w:lineRule="auto"/>
              <w:ind w:firstLine="0"/>
              <w:rPr>
                <w:rFonts w:hint="eastAsia" w:ascii="宋体" w:hAnsi="宋体" w:eastAsia="宋体" w:cs="宋体"/>
              </w:rPr>
            </w:pPr>
            <w:r>
              <w:rPr>
                <w:rFonts w:hint="eastAsia" w:ascii="宋体" w:hAnsi="宋体" w:eastAsia="宋体" w:cs="宋体"/>
                <w:b/>
                <w:sz w:val="21"/>
              </w:rPr>
              <w:t>教师支持</w:t>
            </w:r>
          </w:p>
        </w:tc>
        <w:tc>
          <w:tcPr>
            <w:tcW w:w="3845" w:type="dxa"/>
            <w:tcBorders>
              <w:top w:val="single" w:color="000000" w:sz="8" w:space="0"/>
              <w:bottom w:val="single" w:color="000000" w:sz="8" w:space="0"/>
            </w:tcBorders>
            <w:vAlign w:val="center"/>
          </w:tcPr>
          <w:p w14:paraId="0DD45166">
            <w:pPr>
              <w:spacing w:before="0" w:after="0" w:line="240" w:lineRule="auto"/>
              <w:ind w:firstLine="0"/>
              <w:rPr>
                <w:rFonts w:hint="eastAsia" w:ascii="宋体" w:hAnsi="宋体" w:eastAsia="宋体" w:cs="宋体"/>
              </w:rPr>
            </w:pPr>
            <w:r>
              <w:rPr>
                <w:rFonts w:hint="eastAsia" w:ascii="宋体" w:hAnsi="宋体" w:eastAsia="宋体" w:cs="宋体"/>
                <w:b/>
                <w:sz w:val="21"/>
              </w:rPr>
              <w:t>表现与判断依据</w:t>
            </w:r>
          </w:p>
        </w:tc>
      </w:tr>
      <w:tr w14:paraId="59070923">
        <w:tblPrEx>
          <w:tblCellMar>
            <w:top w:w="95" w:type="dxa"/>
            <w:left w:w="75" w:type="dxa"/>
            <w:bottom w:w="95" w:type="dxa"/>
            <w:right w:w="75" w:type="dxa"/>
          </w:tblCellMar>
        </w:tblPrEx>
        <w:trPr>
          <w:cantSplit/>
        </w:trPr>
        <w:tc>
          <w:tcPr>
            <w:tcW w:w="792" w:type="dxa"/>
            <w:vAlign w:val="center"/>
          </w:tcPr>
          <w:p w14:paraId="7AB50FA2">
            <w:pPr>
              <w:spacing w:before="0" w:after="0" w:line="240" w:lineRule="auto"/>
              <w:ind w:firstLine="0"/>
              <w:rPr>
                <w:rFonts w:hint="eastAsia" w:ascii="宋体" w:hAnsi="宋体" w:eastAsia="宋体" w:cs="宋体"/>
              </w:rPr>
            </w:pPr>
            <w:r>
              <w:rPr>
                <w:rFonts w:hint="eastAsia" w:ascii="宋体" w:hAnsi="宋体" w:eastAsia="宋体" w:cs="宋体"/>
                <w:b w:val="0"/>
                <w:sz w:val="21"/>
              </w:rPr>
              <w:t>知识</w:t>
            </w:r>
          </w:p>
        </w:tc>
        <w:tc>
          <w:tcPr>
            <w:tcW w:w="2375" w:type="dxa"/>
            <w:vAlign w:val="center"/>
          </w:tcPr>
          <w:p w14:paraId="22FCB624">
            <w:pPr>
              <w:spacing w:before="0" w:after="0" w:line="240" w:lineRule="auto"/>
              <w:ind w:firstLine="0"/>
              <w:rPr>
                <w:rFonts w:hint="eastAsia" w:ascii="宋体" w:hAnsi="宋体" w:eastAsia="宋体" w:cs="宋体"/>
              </w:rPr>
            </w:pPr>
            <w:r>
              <w:rPr>
                <w:rFonts w:hint="eastAsia" w:ascii="宋体" w:hAnsi="宋体" w:eastAsia="宋体" w:cs="宋体"/>
                <w:b w:val="0"/>
                <w:sz w:val="21"/>
              </w:rPr>
              <w:t>联系概念、数据与方法</w:t>
            </w:r>
          </w:p>
        </w:tc>
        <w:tc>
          <w:tcPr>
            <w:tcW w:w="2593" w:type="dxa"/>
            <w:vAlign w:val="center"/>
          </w:tcPr>
          <w:p w14:paraId="787D0A0B">
            <w:pPr>
              <w:spacing w:before="0" w:after="0" w:line="240" w:lineRule="auto"/>
              <w:ind w:firstLine="0"/>
              <w:rPr>
                <w:rFonts w:hint="eastAsia" w:ascii="宋体" w:hAnsi="宋体" w:eastAsia="宋体" w:cs="宋体"/>
              </w:rPr>
            </w:pPr>
            <w:r>
              <w:rPr>
                <w:rFonts w:hint="eastAsia" w:ascii="宋体" w:hAnsi="宋体" w:eastAsia="宋体" w:cs="宋体"/>
                <w:b w:val="0"/>
                <w:sz w:val="21"/>
              </w:rPr>
              <w:t>诊断基础，按需补充资源</w:t>
            </w:r>
          </w:p>
        </w:tc>
        <w:tc>
          <w:tcPr>
            <w:tcW w:w="3845" w:type="dxa"/>
            <w:vAlign w:val="center"/>
          </w:tcPr>
          <w:p w14:paraId="33AD9B17">
            <w:pPr>
              <w:spacing w:before="0" w:after="0" w:line="240" w:lineRule="auto"/>
              <w:ind w:firstLine="0"/>
              <w:rPr>
                <w:rFonts w:hint="eastAsia" w:ascii="宋体" w:hAnsi="宋体" w:eastAsia="宋体" w:cs="宋体"/>
              </w:rPr>
            </w:pPr>
            <w:r>
              <w:rPr>
                <w:rFonts w:hint="eastAsia" w:ascii="宋体" w:hAnsi="宋体" w:eastAsia="宋体" w:cs="宋体"/>
                <w:b w:val="0"/>
                <w:sz w:val="21"/>
              </w:rPr>
              <w:t>能否解释原理并用于分析问题</w:t>
            </w:r>
          </w:p>
        </w:tc>
      </w:tr>
      <w:tr w14:paraId="23CEC245">
        <w:tblPrEx>
          <w:tblCellMar>
            <w:top w:w="95" w:type="dxa"/>
            <w:left w:w="75" w:type="dxa"/>
            <w:bottom w:w="95" w:type="dxa"/>
            <w:right w:w="75" w:type="dxa"/>
          </w:tblCellMar>
        </w:tblPrEx>
        <w:trPr>
          <w:cantSplit/>
        </w:trPr>
        <w:tc>
          <w:tcPr>
            <w:tcW w:w="792" w:type="dxa"/>
            <w:vAlign w:val="center"/>
          </w:tcPr>
          <w:p w14:paraId="52FA1AA2">
            <w:pPr>
              <w:spacing w:before="0" w:after="0" w:line="240" w:lineRule="auto"/>
              <w:ind w:firstLine="0"/>
              <w:rPr>
                <w:rFonts w:hint="eastAsia" w:ascii="宋体" w:hAnsi="宋体" w:eastAsia="宋体" w:cs="宋体"/>
              </w:rPr>
            </w:pPr>
            <w:r>
              <w:rPr>
                <w:rFonts w:hint="eastAsia" w:ascii="宋体" w:hAnsi="宋体" w:eastAsia="宋体" w:cs="宋体"/>
                <w:b w:val="0"/>
                <w:sz w:val="21"/>
              </w:rPr>
              <w:t>目标</w:t>
            </w:r>
          </w:p>
        </w:tc>
        <w:tc>
          <w:tcPr>
            <w:tcW w:w="2375" w:type="dxa"/>
            <w:vAlign w:val="center"/>
          </w:tcPr>
          <w:p w14:paraId="5D08C2E8">
            <w:pPr>
              <w:spacing w:before="0" w:after="0" w:line="240" w:lineRule="auto"/>
              <w:ind w:firstLine="0"/>
              <w:rPr>
                <w:rFonts w:hint="eastAsia" w:ascii="宋体" w:hAnsi="宋体" w:eastAsia="宋体" w:cs="宋体"/>
              </w:rPr>
            </w:pPr>
            <w:r>
              <w:rPr>
                <w:rFonts w:hint="eastAsia" w:ascii="宋体" w:hAnsi="宋体" w:eastAsia="宋体" w:cs="宋体"/>
                <w:b w:val="0"/>
                <w:sz w:val="21"/>
              </w:rPr>
              <w:t>理解需求与成功标准</w:t>
            </w:r>
          </w:p>
        </w:tc>
        <w:tc>
          <w:tcPr>
            <w:tcW w:w="2593" w:type="dxa"/>
            <w:vAlign w:val="center"/>
          </w:tcPr>
          <w:p w14:paraId="39D5B58B">
            <w:pPr>
              <w:spacing w:before="0" w:after="0" w:line="240" w:lineRule="auto"/>
              <w:ind w:firstLine="0"/>
              <w:rPr>
                <w:rFonts w:hint="eastAsia" w:ascii="宋体" w:hAnsi="宋体" w:eastAsia="宋体" w:cs="宋体"/>
              </w:rPr>
            </w:pPr>
            <w:r>
              <w:rPr>
                <w:rFonts w:hint="eastAsia" w:ascii="宋体" w:hAnsi="宋体" w:eastAsia="宋体" w:cs="宋体"/>
                <w:b w:val="0"/>
                <w:sz w:val="21"/>
              </w:rPr>
              <w:t>协调课程要求、项目需求与学情</w:t>
            </w:r>
          </w:p>
        </w:tc>
        <w:tc>
          <w:tcPr>
            <w:tcW w:w="3845" w:type="dxa"/>
            <w:vAlign w:val="center"/>
          </w:tcPr>
          <w:p w14:paraId="5A5E3936">
            <w:pPr>
              <w:spacing w:before="0" w:after="0" w:line="240" w:lineRule="auto"/>
              <w:ind w:firstLine="0"/>
              <w:rPr>
                <w:rFonts w:hint="eastAsia" w:ascii="宋体" w:hAnsi="宋体" w:eastAsia="宋体" w:cs="宋体"/>
              </w:rPr>
            </w:pPr>
            <w:r>
              <w:rPr>
                <w:rFonts w:hint="eastAsia" w:ascii="宋体" w:hAnsi="宋体" w:eastAsia="宋体" w:cs="宋体"/>
                <w:b w:val="0"/>
                <w:sz w:val="21"/>
              </w:rPr>
              <w:t>能否说明要解决什么、如何判断达成</w:t>
            </w:r>
          </w:p>
        </w:tc>
      </w:tr>
      <w:tr w14:paraId="76A887F0">
        <w:tblPrEx>
          <w:tblCellMar>
            <w:top w:w="95" w:type="dxa"/>
            <w:left w:w="75" w:type="dxa"/>
            <w:bottom w:w="95" w:type="dxa"/>
            <w:right w:w="75" w:type="dxa"/>
          </w:tblCellMar>
        </w:tblPrEx>
        <w:trPr>
          <w:cantSplit/>
        </w:trPr>
        <w:tc>
          <w:tcPr>
            <w:tcW w:w="792" w:type="dxa"/>
            <w:vAlign w:val="center"/>
          </w:tcPr>
          <w:p w14:paraId="25A86B94">
            <w:pPr>
              <w:spacing w:before="0" w:after="0" w:line="240" w:lineRule="auto"/>
              <w:ind w:firstLine="0"/>
              <w:rPr>
                <w:rFonts w:hint="eastAsia" w:ascii="宋体" w:hAnsi="宋体" w:eastAsia="宋体" w:cs="宋体"/>
              </w:rPr>
            </w:pPr>
            <w:r>
              <w:rPr>
                <w:rFonts w:hint="eastAsia" w:ascii="宋体" w:hAnsi="宋体" w:eastAsia="宋体" w:cs="宋体"/>
                <w:b w:val="0"/>
                <w:sz w:val="21"/>
              </w:rPr>
              <w:t>方案</w:t>
            </w:r>
          </w:p>
        </w:tc>
        <w:tc>
          <w:tcPr>
            <w:tcW w:w="2375" w:type="dxa"/>
            <w:vAlign w:val="center"/>
          </w:tcPr>
          <w:p w14:paraId="77398BAA">
            <w:pPr>
              <w:spacing w:before="0" w:after="0" w:line="240" w:lineRule="auto"/>
              <w:ind w:firstLine="0"/>
              <w:rPr>
                <w:rFonts w:hint="eastAsia" w:ascii="宋体" w:hAnsi="宋体" w:eastAsia="宋体" w:cs="宋体"/>
              </w:rPr>
            </w:pPr>
            <w:r>
              <w:rPr>
                <w:rFonts w:hint="eastAsia" w:ascii="宋体" w:hAnsi="宋体" w:eastAsia="宋体" w:cs="宋体"/>
                <w:b w:val="0"/>
                <w:sz w:val="21"/>
              </w:rPr>
              <w:t>生成思路，比较选择，规划验证</w:t>
            </w:r>
          </w:p>
        </w:tc>
        <w:tc>
          <w:tcPr>
            <w:tcW w:w="2593" w:type="dxa"/>
            <w:vAlign w:val="center"/>
          </w:tcPr>
          <w:p w14:paraId="0EFFAF9B">
            <w:pPr>
              <w:spacing w:before="0" w:after="0" w:line="240" w:lineRule="auto"/>
              <w:ind w:firstLine="0"/>
              <w:rPr>
                <w:rFonts w:hint="eastAsia" w:ascii="宋体" w:hAnsi="宋体" w:eastAsia="宋体" w:cs="宋体"/>
              </w:rPr>
            </w:pPr>
            <w:r>
              <w:rPr>
                <w:rFonts w:hint="eastAsia" w:ascii="宋体" w:hAnsi="宋体" w:eastAsia="宋体" w:cs="宋体"/>
                <w:b w:val="0"/>
                <w:sz w:val="21"/>
              </w:rPr>
              <w:t>追问依据，提示约束与替代思路</w:t>
            </w:r>
          </w:p>
        </w:tc>
        <w:tc>
          <w:tcPr>
            <w:tcW w:w="3845" w:type="dxa"/>
            <w:vAlign w:val="center"/>
          </w:tcPr>
          <w:p w14:paraId="0868970F">
            <w:pPr>
              <w:spacing w:before="0" w:after="0" w:line="240" w:lineRule="auto"/>
              <w:ind w:firstLine="0"/>
              <w:rPr>
                <w:rFonts w:hint="eastAsia" w:ascii="宋体" w:hAnsi="宋体" w:eastAsia="宋体" w:cs="宋体"/>
              </w:rPr>
            </w:pPr>
            <w:r>
              <w:rPr>
                <w:rFonts w:hint="eastAsia" w:ascii="宋体" w:hAnsi="宋体" w:eastAsia="宋体" w:cs="宋体"/>
                <w:b w:val="0"/>
                <w:sz w:val="21"/>
              </w:rPr>
              <w:t>方案是否回应需求，选择是否有据</w:t>
            </w:r>
          </w:p>
        </w:tc>
      </w:tr>
      <w:tr w14:paraId="74BB409D">
        <w:tblPrEx>
          <w:tblCellMar>
            <w:top w:w="95" w:type="dxa"/>
            <w:left w:w="75" w:type="dxa"/>
            <w:bottom w:w="95" w:type="dxa"/>
            <w:right w:w="75" w:type="dxa"/>
          </w:tblCellMar>
        </w:tblPrEx>
        <w:trPr>
          <w:cantSplit/>
        </w:trPr>
        <w:tc>
          <w:tcPr>
            <w:tcW w:w="792" w:type="dxa"/>
            <w:vAlign w:val="center"/>
          </w:tcPr>
          <w:p w14:paraId="2772C5CC">
            <w:pPr>
              <w:spacing w:before="0" w:after="0" w:line="240" w:lineRule="auto"/>
              <w:ind w:firstLine="0"/>
              <w:rPr>
                <w:rFonts w:hint="eastAsia" w:ascii="宋体" w:hAnsi="宋体" w:eastAsia="宋体" w:cs="宋体"/>
              </w:rPr>
            </w:pPr>
            <w:r>
              <w:rPr>
                <w:rFonts w:hint="eastAsia" w:ascii="宋体" w:hAnsi="宋体" w:eastAsia="宋体" w:cs="宋体"/>
                <w:b w:val="0"/>
                <w:sz w:val="21"/>
              </w:rPr>
              <w:t>实践</w:t>
            </w:r>
          </w:p>
        </w:tc>
        <w:tc>
          <w:tcPr>
            <w:tcW w:w="2375" w:type="dxa"/>
            <w:vAlign w:val="center"/>
          </w:tcPr>
          <w:p w14:paraId="226F2863">
            <w:pPr>
              <w:spacing w:before="0" w:after="0" w:line="240" w:lineRule="auto"/>
              <w:ind w:firstLine="0"/>
              <w:rPr>
                <w:rFonts w:hint="eastAsia" w:ascii="宋体" w:hAnsi="宋体" w:eastAsia="宋体" w:cs="宋体"/>
              </w:rPr>
            </w:pPr>
            <w:r>
              <w:rPr>
                <w:rFonts w:hint="eastAsia" w:ascii="宋体" w:hAnsi="宋体" w:eastAsia="宋体" w:cs="宋体"/>
                <w:b w:val="0"/>
                <w:sz w:val="21"/>
              </w:rPr>
              <w:t>调查、试验或试行，记录并调整</w:t>
            </w:r>
          </w:p>
        </w:tc>
        <w:tc>
          <w:tcPr>
            <w:tcW w:w="2593" w:type="dxa"/>
            <w:vAlign w:val="center"/>
          </w:tcPr>
          <w:p w14:paraId="1FC96BCB">
            <w:pPr>
              <w:spacing w:before="0" w:after="0" w:line="240" w:lineRule="auto"/>
              <w:ind w:firstLine="0"/>
              <w:rPr>
                <w:rFonts w:hint="eastAsia" w:ascii="宋体" w:hAnsi="宋体" w:eastAsia="宋体" w:cs="宋体"/>
              </w:rPr>
            </w:pPr>
            <w:r>
              <w:rPr>
                <w:rFonts w:hint="eastAsia" w:ascii="宋体" w:hAnsi="宋体" w:eastAsia="宋体" w:cs="宋体"/>
                <w:b w:val="0"/>
                <w:sz w:val="21"/>
              </w:rPr>
              <w:t>保障条件，指导方法，支持合作</w:t>
            </w:r>
          </w:p>
        </w:tc>
        <w:tc>
          <w:tcPr>
            <w:tcW w:w="3845" w:type="dxa"/>
            <w:vAlign w:val="center"/>
          </w:tcPr>
          <w:p w14:paraId="0DDA9C85">
            <w:pPr>
              <w:spacing w:before="0" w:after="0" w:line="240" w:lineRule="auto"/>
              <w:ind w:firstLine="0"/>
              <w:rPr>
                <w:rFonts w:hint="eastAsia" w:ascii="宋体" w:hAnsi="宋体" w:eastAsia="宋体" w:cs="宋体"/>
              </w:rPr>
            </w:pPr>
            <w:r>
              <w:rPr>
                <w:rFonts w:hint="eastAsia" w:ascii="宋体" w:hAnsi="宋体" w:eastAsia="宋体" w:cs="宋体"/>
                <w:b w:val="0"/>
                <w:sz w:val="21"/>
              </w:rPr>
              <w:t>记录是否可靠，验证是否回应问题</w:t>
            </w:r>
          </w:p>
        </w:tc>
      </w:tr>
      <w:tr w14:paraId="3C4961CC">
        <w:tblPrEx>
          <w:tblCellMar>
            <w:top w:w="95" w:type="dxa"/>
            <w:left w:w="75" w:type="dxa"/>
            <w:bottom w:w="95" w:type="dxa"/>
            <w:right w:w="75" w:type="dxa"/>
          </w:tblCellMar>
        </w:tblPrEx>
        <w:trPr>
          <w:cantSplit/>
        </w:trPr>
        <w:tc>
          <w:tcPr>
            <w:tcW w:w="792" w:type="dxa"/>
            <w:tcBorders>
              <w:bottom w:val="single" w:color="000000" w:sz="8" w:space="0"/>
            </w:tcBorders>
            <w:vAlign w:val="center"/>
          </w:tcPr>
          <w:p w14:paraId="0DDB88FC">
            <w:pPr>
              <w:keepNext/>
              <w:spacing w:before="0" w:after="0" w:line="240" w:lineRule="auto"/>
              <w:ind w:firstLine="0"/>
              <w:rPr>
                <w:rFonts w:hint="eastAsia" w:ascii="宋体" w:hAnsi="宋体" w:eastAsia="宋体" w:cs="宋体"/>
              </w:rPr>
            </w:pPr>
            <w:r>
              <w:rPr>
                <w:rFonts w:hint="eastAsia" w:ascii="宋体" w:hAnsi="宋体" w:eastAsia="宋体" w:cs="宋体"/>
                <w:b w:val="0"/>
                <w:sz w:val="21"/>
              </w:rPr>
              <w:t>评价</w:t>
            </w:r>
          </w:p>
        </w:tc>
        <w:tc>
          <w:tcPr>
            <w:tcW w:w="2375" w:type="dxa"/>
            <w:tcBorders>
              <w:bottom w:val="single" w:color="000000" w:sz="8" w:space="0"/>
            </w:tcBorders>
            <w:vAlign w:val="center"/>
          </w:tcPr>
          <w:p w14:paraId="218CE223">
            <w:pPr>
              <w:keepNext/>
              <w:spacing w:before="0" w:after="0" w:line="240" w:lineRule="auto"/>
              <w:ind w:firstLine="0"/>
              <w:rPr>
                <w:rFonts w:hint="eastAsia" w:ascii="宋体" w:hAnsi="宋体" w:eastAsia="宋体" w:cs="宋体"/>
              </w:rPr>
            </w:pPr>
            <w:r>
              <w:rPr>
                <w:rFonts w:hint="eastAsia" w:ascii="宋体" w:hAnsi="宋体" w:eastAsia="宋体" w:cs="宋体"/>
                <w:b w:val="0"/>
                <w:sz w:val="21"/>
              </w:rPr>
              <w:t>核查证据，回应质询，修订反思</w:t>
            </w:r>
          </w:p>
        </w:tc>
        <w:tc>
          <w:tcPr>
            <w:tcW w:w="2593" w:type="dxa"/>
            <w:tcBorders>
              <w:bottom w:val="single" w:color="000000" w:sz="8" w:space="0"/>
            </w:tcBorders>
            <w:vAlign w:val="center"/>
          </w:tcPr>
          <w:p w14:paraId="2AF4422D">
            <w:pPr>
              <w:keepNext/>
              <w:spacing w:before="0" w:after="0" w:line="240" w:lineRule="auto"/>
              <w:ind w:firstLine="0"/>
              <w:rPr>
                <w:rFonts w:hint="eastAsia" w:ascii="宋体" w:hAnsi="宋体" w:eastAsia="宋体" w:cs="宋体"/>
              </w:rPr>
            </w:pPr>
            <w:r>
              <w:rPr>
                <w:rFonts w:hint="eastAsia" w:ascii="宋体" w:hAnsi="宋体" w:eastAsia="宋体" w:cs="宋体"/>
                <w:b w:val="0"/>
                <w:sz w:val="21"/>
              </w:rPr>
              <w:t>反馈具体差距，考察再次表现</w:t>
            </w:r>
          </w:p>
        </w:tc>
        <w:tc>
          <w:tcPr>
            <w:tcW w:w="3845" w:type="dxa"/>
            <w:tcBorders>
              <w:bottom w:val="single" w:color="000000" w:sz="8" w:space="0"/>
            </w:tcBorders>
            <w:vAlign w:val="center"/>
          </w:tcPr>
          <w:p w14:paraId="4AE2C87D">
            <w:pPr>
              <w:keepNext/>
              <w:spacing w:before="0" w:after="0" w:line="240" w:lineRule="auto"/>
              <w:ind w:firstLine="0"/>
              <w:rPr>
                <w:rFonts w:hint="eastAsia" w:ascii="宋体" w:hAnsi="宋体" w:eastAsia="宋体" w:cs="宋体"/>
              </w:rPr>
            </w:pPr>
            <w:r>
              <w:rPr>
                <w:rFonts w:hint="eastAsia" w:ascii="宋体" w:hAnsi="宋体" w:eastAsia="宋体" w:cs="宋体"/>
                <w:b w:val="0"/>
                <w:sz w:val="21"/>
              </w:rPr>
              <w:t>修订是否有依据，改进能否得到检验</w:t>
            </w:r>
          </w:p>
        </w:tc>
      </w:tr>
    </w:tbl>
    <w:p w14:paraId="5100FDA4">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资料来源：本研究结合文献[1—2][9—10]编制。</w:t>
      </w:r>
    </w:p>
    <w:p w14:paraId="35C9480C">
      <w:pPr>
        <w:pageBreakBefore w:val="0"/>
        <w:overflowPunct w:val="0"/>
        <w:bidi w:val="0"/>
        <w:spacing w:before="0" w:after="0" w:line="360" w:lineRule="auto"/>
        <w:ind w:firstLineChars="200"/>
        <w:jc w:val="both"/>
        <w:textAlignment w:val="auto"/>
        <w:rPr>
          <w:rFonts w:hint="eastAsia" w:ascii="宋体" w:hAnsi="宋体" w:eastAsia="宋体" w:cs="宋体"/>
          <w:b/>
          <w:bCs/>
          <w:sz w:val="24"/>
          <w:szCs w:val="24"/>
        </w:rPr>
      </w:pPr>
      <w:r>
        <w:rPr>
          <w:rFonts w:hint="eastAsia" w:ascii="宋体" w:hAnsi="宋体" w:eastAsia="宋体" w:cs="宋体"/>
          <w:b w:val="0"/>
          <w:bCs/>
          <w:sz w:val="24"/>
          <w:szCs w:val="24"/>
        </w:rPr>
        <w:t>案例分析　以数据支撑双语节水方案</w:t>
      </w:r>
    </w:p>
    <w:p w14:paraId="3388C88F">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水足迹”项目中，学生先记录家庭直接用水，分类整理数据，再确定需要改进的用水环节，形成双语节水方案。方案初稿列出缩短淋浴时间、收集冷水再利用等建议；同伴和教师进一步追问再利用的具体用途、淋浴时长及建议的数据依据，学生据此补充行动细节[11]。知识由统计与解释进入方案形成，实践与评价又使方案不断具体化，呈现了五要素的相互联系。</w:t>
      </w:r>
    </w:p>
    <w:p w14:paraId="1B3CB49F">
      <w:pPr>
        <w:keepNext/>
        <w:jc w:val="both"/>
        <w:rPr>
          <w:rFonts w:hint="eastAsia" w:ascii="宋体" w:hAnsi="宋体" w:eastAsia="宋体" w:cs="宋体"/>
        </w:rPr>
      </w:pPr>
      <w:r>
        <w:rPr>
          <w:rFonts w:hint="eastAsia" w:ascii="宋体" w:hAnsi="宋体" w:eastAsia="宋体" w:cs="宋体"/>
        </w:rPr>
        <w:drawing>
          <wp:inline distT="0" distB="0" distL="0" distR="0">
            <wp:extent cx="4688205" cy="2672715"/>
            <wp:effectExtent l="0" t="0" r="7620" b="3810"/>
            <wp:docPr id="2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4"/>
                    <pic:cNvPicPr>
                      <a:picLocks noChangeAspect="1" noChangeArrowheads="1"/>
                    </pic:cNvPicPr>
                  </pic:nvPicPr>
                  <pic:blipFill>
                    <a:blip r:embed="rId30"/>
                    <a:stretch>
                      <a:fillRect/>
                    </a:stretch>
                  </pic:blipFill>
                  <pic:spPr>
                    <a:xfrm>
                      <a:off x="0" y="0"/>
                      <a:ext cx="4688205" cy="2672715"/>
                    </a:xfrm>
                    <a:prstGeom prst="rect">
                      <a:avLst/>
                    </a:prstGeom>
                    <a:noFill/>
                  </pic:spPr>
                </pic:pic>
              </a:graphicData>
            </a:graphic>
          </wp:inline>
        </w:drawing>
      </w:r>
    </w:p>
    <w:p w14:paraId="7FCD72A8">
      <w:pPr>
        <w:spacing w:line="240" w:lineRule="auto"/>
        <w:ind w:firstLine="0"/>
        <w:jc w:val="center"/>
        <w:rPr>
          <w:rFonts w:hint="eastAsia" w:ascii="宋体" w:hAnsi="宋体" w:eastAsia="宋体" w:cs="宋体"/>
        </w:rPr>
      </w:pPr>
      <w:r>
        <w:rPr>
          <w:rFonts w:hint="eastAsia" w:ascii="宋体" w:hAnsi="宋体" w:eastAsia="宋体" w:cs="宋体"/>
          <w:b w:val="0"/>
          <w:sz w:val="21"/>
        </w:rPr>
        <w:t>图3-28  两类科创项目的初始方案</w:t>
      </w:r>
    </w:p>
    <w:p w14:paraId="219FC50A">
      <w:pPr>
        <w:pageBreakBefore w:val="0"/>
        <w:overflowPunct w:val="0"/>
        <w:bidi w:val="0"/>
        <w:spacing w:before="0" w:after="0" w:line="360" w:lineRule="auto"/>
        <w:ind w:firstLineChars="200"/>
        <w:jc w:val="both"/>
        <w:textAlignment w:val="auto"/>
        <w:rPr>
          <w:rFonts w:hint="eastAsia" w:ascii="宋体" w:hAnsi="宋体" w:eastAsia="宋体" w:cs="宋体"/>
          <w:b w:val="0"/>
          <w:sz w:val="24"/>
        </w:rPr>
      </w:pPr>
      <w:r>
        <w:rPr>
          <w:rFonts w:hint="eastAsia" w:ascii="宋体" w:hAnsi="宋体" w:eastAsia="宋体" w:cs="宋体"/>
          <w:b w:val="0"/>
          <w:sz w:val="24"/>
        </w:rPr>
        <w:t>图3-29  左侧方案保留问题陈述、两项建议和预期效果估算，说明学生已尝试将问题、措施与结果联系起来。其“每天节水20升”属于学生预估，尚须说明依据并经实际记录检验。右侧机械臂初始草图仅以水平直线连接抓取点与投放点，设计考虑集中于路线短、搬运快，教师批注则指出缺少抬升和空间约束。两份初稿都使尚不充分的设计依据得到呈现，为后续反馈提供了具体对象。</w:t>
      </w:r>
    </w:p>
    <w:p w14:paraId="10438789">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rPr>
        <w:t xml:space="preserve">在“机械臂路径规划”项目中，学生需要至少设计两套路径，通过运行观察和记录比较方案。案例任务以安全为前提，同时考虑顺序、点位与效率；因此，方案</w:t>
      </w:r>
      <w:del w:id="90054" w:author="Claude" w:date="2026-10-27T03:49:22Z">
        <w:r>
          <w:rPr>
            <w:rFonts w:hint="eastAsia" w:ascii="宋体" w:hAnsi="宋体" w:eastAsia="宋体" w:cs="宋体"/>
            <w:b w:val="0"/>
            <w:sz w:val="24"/>
          </w:rPr>
          <w:delText xml:space="preserve">的价值不仅在于表达构思，更在于</w:delText>
        </w:r>
      </w:del>
      <w:ins w:id="90055" w:author="Claude" w:date="2026-10-27T03:49:22Z">
        <w:r>
          <w:rPr>
            <w:rFonts w:hint="eastAsia" w:ascii="宋体" w:hAnsi="宋体" w:eastAsia="宋体" w:cs="宋体"/>
            <w:b w:val="0"/>
            <w:sz w:val="24"/>
          </w:rPr>
          <w:t xml:space="preserve">除表达构思外，还要</w:t>
        </w:r>
      </w:ins>
      <w:r>
        <w:rPr>
          <w:rFonts w:hint="eastAsia" w:ascii="宋体" w:hAnsi="宋体" w:eastAsia="宋体" w:cs="宋体"/>
          <w:b w:val="0"/>
          <w:sz w:val="24"/>
        </w:rPr>
        <w:t xml:space="preserve">事先明确需要检验的假设，例如减少点位是否会增加碰撞风险。图3-29右侧的初始草图及后续故障记录，能够具体说明“方案—实践—评价”的联系。学生是否已经作出合理权衡，还需结合完整的对照实测和选择理由判断。</w:t>
      </w:r>
    </w:p>
    <w:p w14:paraId="44BA1AB1">
      <w:pPr>
        <w:pStyle w:val="4"/>
        <w:keepNext/>
        <w:spacing w:before="280" w:after="280"/>
        <w:ind w:firstLine="0" w:firstLineChars="0"/>
        <w:outlineLvl w:val="9"/>
        <w:rPr>
          <w:rFonts w:hint="eastAsia" w:ascii="宋体" w:hAnsi="宋体" w:eastAsia="宋体" w:cs="宋体"/>
        </w:rPr>
      </w:pPr>
      <w:r>
        <w:rPr>
          <w:rFonts w:hint="eastAsia" w:ascii="宋体" w:hAnsi="宋体" w:eastAsia="宋体" w:cs="宋体"/>
          <w:b/>
          <w:color w:val="C00000"/>
          <w:sz w:val="28"/>
        </w:rPr>
        <w:t>案例分析　以系统方案连接使用需求与技术实现</w:t>
      </w:r>
    </w:p>
    <w:p w14:paraId="3673D793">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TOF导盲辅助系统项目将视障者对障碍物空间信息的感知需要转化为技术设计问题。案例通过调研比较不同导盲方式，再提出深度数据采集、主控处理与多电机触觉反馈相结合的方案。这里的“方案”不仅说明采用何种器件，还需交代信息如何从环境进入系统、如何转换为使用者能够辨认的信号，使知识、需求与实践形成可追问的联系。</w:t>
      </w:r>
    </w:p>
    <w:p w14:paraId="127CFE53">
      <w:pPr>
        <w:keepNext/>
        <w:jc w:val="center"/>
        <w:rPr>
          <w:rFonts w:hint="eastAsia" w:ascii="宋体" w:hAnsi="宋体" w:eastAsia="宋体" w:cs="宋体"/>
        </w:rPr>
      </w:pPr>
      <w:r>
        <w:rPr>
          <w:rFonts w:hint="eastAsia" w:ascii="宋体" w:hAnsi="宋体" w:eastAsia="宋体" w:cs="宋体"/>
        </w:rPr>
        <w:drawing>
          <wp:inline distT="0" distB="0" distL="0" distR="0">
            <wp:extent cx="4578985" cy="2576830"/>
            <wp:effectExtent l="0" t="0" r="2540" b="4445"/>
            <wp:docPr id="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7"/>
                    <pic:cNvPicPr>
                      <a:picLocks noChangeAspect="1" noChangeArrowheads="1"/>
                    </pic:cNvPicPr>
                  </pic:nvPicPr>
                  <pic:blipFill>
                    <a:blip r:embed="rId31"/>
                    <a:stretch>
                      <a:fillRect/>
                    </a:stretch>
                  </pic:blipFill>
                  <pic:spPr>
                    <a:xfrm>
                      <a:off x="0" y="0"/>
                      <a:ext cx="4578985" cy="2576830"/>
                    </a:xfrm>
                    <a:prstGeom prst="rect">
                      <a:avLst/>
                    </a:prstGeom>
                    <a:noFill/>
                  </pic:spPr>
                </pic:pic>
              </a:graphicData>
            </a:graphic>
          </wp:inline>
        </w:drawing>
      </w:r>
    </w:p>
    <w:p w14:paraId="60D528CF">
      <w:pPr>
        <w:spacing w:line="240" w:lineRule="auto"/>
        <w:ind w:firstLine="0"/>
        <w:jc w:val="center"/>
        <w:rPr>
          <w:rFonts w:hint="eastAsia" w:ascii="宋体" w:hAnsi="宋体" w:eastAsia="宋体" w:cs="宋体"/>
        </w:rPr>
      </w:pPr>
      <w:r>
        <w:rPr>
          <w:rFonts w:hint="eastAsia" w:ascii="宋体" w:hAnsi="宋体" w:eastAsia="宋体" w:cs="宋体"/>
          <w:b w:val="0"/>
          <w:sz w:val="21"/>
        </w:rPr>
        <w:t>图3-30  导盲辅助系统的佩戴与硬件整体方案</w:t>
      </w:r>
    </w:p>
    <w:p w14:paraId="7B8E8994">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图3-31  将相机、主控、电机驱动及前后左右四个振动电机的关系明确呈现出来，为师生讨论模块功能、方向编码与佩戴位置提供了共同参照。系统框图能够说明设计构想，但触觉信号能否被稳定理解，仍须通过测试判断。由框图进入原型，再以测试结果反查设计假设，正体现了科创场域中方案与实践相互修正的特点。</w:t>
      </w:r>
    </w:p>
    <w:p w14:paraId="7B3364F3">
      <w:pPr>
        <w:pageBreakBefore w:val="0"/>
        <w:overflowPunct w:val="0"/>
        <w:bidi w:val="0"/>
        <w:spacing w:line="360" w:lineRule="auto"/>
        <w:ind w:firstLineChars="200"/>
        <w:textAlignment w:val="auto"/>
        <w:rPr>
          <w:rFonts w:hint="eastAsia" w:ascii="宋体" w:hAnsi="宋体" w:eastAsia="宋体" w:cs="宋体"/>
          <w:sz w:val="24"/>
          <w:szCs w:val="24"/>
        </w:rPr>
      </w:pPr>
    </w:p>
    <w:p w14:paraId="54F5817F">
      <w:pPr>
        <w:pageBreakBefore w:val="0"/>
        <w:overflowPunct w:val="0"/>
        <w:bidi w:val="0"/>
        <w:spacing w:before="0" w:after="0" w:line="360" w:lineRule="auto"/>
        <w:ind w:firstLine="480" w:firstLineChars="200"/>
        <w:jc w:val="both"/>
        <w:textAlignment w:val="auto"/>
        <w:outlineLvl w:val="3"/>
        <w:rPr>
          <w:rFonts w:hint="eastAsia" w:ascii="宋体" w:hAnsi="宋体" w:eastAsia="宋体" w:cs="宋体"/>
          <w:b/>
          <w:bCs/>
          <w:sz w:val="24"/>
          <w:szCs w:val="24"/>
        </w:rPr>
      </w:pPr>
      <w:bookmarkStart w:id="84" w:name="_Toc119"/>
      <w:r>
        <w:rPr>
          <w:rFonts w:hint="eastAsia" w:ascii="宋体" w:hAnsi="宋体" w:eastAsia="宋体" w:cs="宋体"/>
          <w:b w:val="0"/>
          <w:bCs/>
          <w:sz w:val="24"/>
          <w:szCs w:val="24"/>
        </w:rPr>
        <w:t>（2）可见的学习目标分析框架</w:t>
      </w:r>
      <w:bookmarkEnd w:id="84"/>
    </w:p>
    <w:p w14:paraId="7A695C10">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科创教育的目标设计需要统筹课程要求、真实需求与学生起点。课程要求确定素养方向，真实需求明确项目对象与问题，学生起点决定任务难度及支持方式。本研究据此将目标表述为学生在项目中能够完成的行动及其质量要求，并在启动时借助样例、评价量规和讨论澄清成功标准。目标还需区分成果完成与学习达成：提交一份方案能够说明任务已推进，能否解释依据、回应质疑并改进方案，才进一步反映学习质量。</w:t>
      </w:r>
    </w:p>
    <w:p w14:paraId="2C814E42">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rPr>
        <w:t>浅层、深层与迁移学习用于分析项目目标的深度[2]。浅层关注必要概念、数据与工具的理解，深层关注需求、证据与设计选择之间的联系，迁移关注条件改变后对知识和方法的重新选择。三层学习不与调查、设计、制作等项目步骤逐项对应；同一份方案也可能同时暴露基础概念的误解、论证关系的不足和新情境运用的困难。表3-41据此将三层目标落实到可观察的项目表现。</w:t>
      </w:r>
    </w:p>
    <w:p w14:paraId="45F5CB70">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表3-41  科创项目三层学习目标与可观察表现</w:t>
      </w:r>
    </w:p>
    <w:tbl>
      <w:tblPr>
        <w:tblStyle w:val="12"/>
        <w:tblW w:w="8522" w:type="dxa"/>
        <w:jc w:val="center"/>
        <w:tblLayout w:type="fixed"/>
        <w:tblCellMar>
          <w:top w:w="95" w:type="dxa"/>
          <w:left w:w="75" w:type="dxa"/>
          <w:bottom w:w="95" w:type="dxa"/>
          <w:right w:w="75" w:type="dxa"/>
        </w:tblCellMar>
      </w:tblPr>
      <w:tblGrid>
        <w:gridCol w:w="1217"/>
        <w:gridCol w:w="1918"/>
        <w:gridCol w:w="3774"/>
        <w:gridCol w:w="1613"/>
      </w:tblGrid>
      <w:tr w14:paraId="0429F3F9">
        <w:tblPrEx>
          <w:tblCellMar>
            <w:top w:w="95" w:type="dxa"/>
            <w:left w:w="75" w:type="dxa"/>
            <w:bottom w:w="95" w:type="dxa"/>
            <w:right w:w="75" w:type="dxa"/>
          </w:tblCellMar>
        </w:tblPrEx>
        <w:trPr>
          <w:cantSplit/>
          <w:tblHeader/>
          <w:jc w:val="center"/>
        </w:trPr>
        <w:tc>
          <w:tcPr>
            <w:tcW w:w="1217" w:type="dxa"/>
            <w:tcBorders>
              <w:top w:val="single" w:color="000000" w:sz="12" w:space="0"/>
            </w:tcBorders>
            <w:vAlign w:val="center"/>
          </w:tcPr>
          <w:p w14:paraId="4E87F252">
            <w:pPr>
              <w:keepNext/>
              <w:snapToGrid w:val="0"/>
              <w:spacing w:before="0" w:after="0" w:line="240" w:lineRule="auto"/>
              <w:ind w:left="0" w:right="0" w:firstLine="0"/>
              <w:jc w:val="center"/>
              <w:rPr>
                <w:rFonts w:hint="eastAsia" w:ascii="宋体" w:hAnsi="宋体" w:eastAsia="宋体" w:cs="宋体"/>
                <w:b/>
                <w:sz w:val="20"/>
              </w:rPr>
            </w:pPr>
            <w:r>
              <w:rPr>
                <w:rFonts w:hint="eastAsia" w:ascii="宋体" w:hAnsi="宋体" w:eastAsia="宋体" w:cs="宋体"/>
                <w:b/>
                <w:sz w:val="21"/>
              </w:rPr>
              <w:t>学习层次</w:t>
            </w:r>
          </w:p>
        </w:tc>
        <w:tc>
          <w:tcPr>
            <w:tcW w:w="1918" w:type="dxa"/>
            <w:tcBorders>
              <w:top w:val="single" w:color="000000" w:sz="12" w:space="0"/>
            </w:tcBorders>
            <w:vAlign w:val="center"/>
          </w:tcPr>
          <w:p w14:paraId="5C3F5495">
            <w:pPr>
              <w:keepNext/>
              <w:snapToGrid w:val="0"/>
              <w:spacing w:before="0" w:after="0" w:line="240" w:lineRule="auto"/>
              <w:ind w:left="0" w:right="0" w:firstLine="0"/>
              <w:jc w:val="center"/>
              <w:rPr>
                <w:rFonts w:hint="eastAsia" w:ascii="宋体" w:hAnsi="宋体" w:eastAsia="宋体" w:cs="宋体"/>
                <w:b/>
                <w:sz w:val="20"/>
              </w:rPr>
            </w:pPr>
            <w:r>
              <w:rPr>
                <w:rFonts w:hint="eastAsia" w:ascii="宋体" w:hAnsi="宋体" w:eastAsia="宋体" w:cs="宋体"/>
                <w:b/>
                <w:sz w:val="21"/>
              </w:rPr>
              <w:t>目标设计重点</w:t>
            </w:r>
          </w:p>
        </w:tc>
        <w:tc>
          <w:tcPr>
            <w:tcW w:w="3774" w:type="dxa"/>
            <w:tcBorders>
              <w:top w:val="single" w:color="000000" w:sz="12" w:space="0"/>
            </w:tcBorders>
            <w:vAlign w:val="center"/>
          </w:tcPr>
          <w:p w14:paraId="60F2089B">
            <w:pPr>
              <w:keepNext/>
              <w:snapToGrid w:val="0"/>
              <w:spacing w:before="0" w:after="0" w:line="240" w:lineRule="auto"/>
              <w:ind w:left="0" w:right="0" w:firstLine="0"/>
              <w:jc w:val="center"/>
              <w:rPr>
                <w:rFonts w:hint="eastAsia" w:ascii="宋体" w:hAnsi="宋体" w:eastAsia="宋体" w:cs="宋体"/>
                <w:b/>
                <w:sz w:val="20"/>
              </w:rPr>
            </w:pPr>
            <w:r>
              <w:rPr>
                <w:rFonts w:hint="eastAsia" w:ascii="宋体" w:hAnsi="宋体" w:eastAsia="宋体" w:cs="宋体"/>
                <w:b/>
                <w:color w:val="C00000"/>
                <w:sz w:val="21"/>
              </w:rPr>
              <w:t>三类项目的表现示例</w:t>
            </w:r>
          </w:p>
        </w:tc>
        <w:tc>
          <w:tcPr>
            <w:tcW w:w="1613" w:type="dxa"/>
            <w:tcBorders>
              <w:top w:val="single" w:color="000000" w:sz="12" w:space="0"/>
            </w:tcBorders>
            <w:vAlign w:val="center"/>
          </w:tcPr>
          <w:p w14:paraId="5DC34A57">
            <w:pPr>
              <w:keepNext/>
              <w:snapToGrid w:val="0"/>
              <w:spacing w:before="0" w:after="0" w:line="240" w:lineRule="auto"/>
              <w:ind w:left="0" w:right="0" w:firstLine="0"/>
              <w:jc w:val="center"/>
              <w:rPr>
                <w:rFonts w:hint="eastAsia" w:ascii="宋体" w:hAnsi="宋体" w:eastAsia="宋体" w:cs="宋体"/>
                <w:b/>
                <w:sz w:val="20"/>
              </w:rPr>
            </w:pPr>
            <w:r>
              <w:rPr>
                <w:rFonts w:hint="eastAsia" w:ascii="宋体" w:hAnsi="宋体" w:eastAsia="宋体" w:cs="宋体"/>
                <w:b/>
                <w:sz w:val="21"/>
              </w:rPr>
              <w:t>主要证据</w:t>
            </w:r>
          </w:p>
        </w:tc>
      </w:tr>
      <w:tr w14:paraId="1F8D0EB4">
        <w:tblPrEx>
          <w:tblCellMar>
            <w:top w:w="95" w:type="dxa"/>
            <w:left w:w="75" w:type="dxa"/>
            <w:bottom w:w="95" w:type="dxa"/>
            <w:right w:w="75" w:type="dxa"/>
          </w:tblCellMar>
        </w:tblPrEx>
        <w:trPr>
          <w:cantSplit/>
          <w:jc w:val="center"/>
        </w:trPr>
        <w:tc>
          <w:tcPr>
            <w:tcW w:w="1217" w:type="dxa"/>
            <w:tcBorders>
              <w:top w:val="single" w:color="000000" w:sz="4" w:space="0"/>
            </w:tcBorders>
            <w:vAlign w:val="center"/>
          </w:tcPr>
          <w:p w14:paraId="5D3C8635">
            <w:pPr>
              <w:keepNext/>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浅层学习</w:t>
            </w:r>
          </w:p>
        </w:tc>
        <w:tc>
          <w:tcPr>
            <w:tcW w:w="1918" w:type="dxa"/>
            <w:tcBorders>
              <w:top w:val="single" w:color="000000" w:sz="4" w:space="0"/>
            </w:tcBorders>
            <w:vAlign w:val="center"/>
          </w:tcPr>
          <w:p w14:paraId="6AC64A2A">
            <w:pPr>
              <w:keepNext/>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sz w:val="21"/>
              </w:rPr>
              <w:t>理解必要概念，掌握记录与表达方法</w:t>
            </w:r>
          </w:p>
        </w:tc>
        <w:tc>
          <w:tcPr>
            <w:tcW w:w="3774" w:type="dxa"/>
            <w:tcBorders>
              <w:top w:val="single" w:color="000000" w:sz="4" w:space="0"/>
            </w:tcBorders>
            <w:vAlign w:val="center"/>
          </w:tcPr>
          <w:p w14:paraId="650B1DB7">
            <w:pPr>
              <w:keepNext/>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sz w:val="21"/>
              </w:rPr>
              <w:t>区分直接用水与虚拟水，规范记录；理解点位与顺序，完成设备自检</w:t>
            </w:r>
            <w:r>
              <w:rPr>
                <w:rFonts w:hint="eastAsia" w:ascii="宋体" w:hAnsi="宋体" w:eastAsia="宋体" w:cs="宋体"/>
                <w:color w:val="C00000"/>
                <w:sz w:val="21"/>
              </w:rPr>
              <w:t>；认识TOF测距与电机反馈的基本功能</w:t>
            </w:r>
          </w:p>
        </w:tc>
        <w:tc>
          <w:tcPr>
            <w:tcW w:w="1613" w:type="dxa"/>
            <w:tcBorders>
              <w:top w:val="single" w:color="000000" w:sz="4" w:space="0"/>
            </w:tcBorders>
            <w:vAlign w:val="center"/>
          </w:tcPr>
          <w:p w14:paraId="373AD20D">
            <w:pPr>
              <w:keepNext/>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入项作答、分类记录、概念解释</w:t>
            </w:r>
          </w:p>
        </w:tc>
      </w:tr>
      <w:tr w14:paraId="00349BBE">
        <w:tblPrEx>
          <w:tblCellMar>
            <w:top w:w="95" w:type="dxa"/>
            <w:left w:w="75" w:type="dxa"/>
            <w:bottom w:w="95" w:type="dxa"/>
            <w:right w:w="75" w:type="dxa"/>
          </w:tblCellMar>
        </w:tblPrEx>
        <w:trPr>
          <w:cantSplit/>
          <w:jc w:val="center"/>
        </w:trPr>
        <w:tc>
          <w:tcPr>
            <w:tcW w:w="1217" w:type="dxa"/>
            <w:vAlign w:val="center"/>
          </w:tcPr>
          <w:p w14:paraId="5B97734E">
            <w:pPr>
              <w:keepNext/>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深层学习</w:t>
            </w:r>
          </w:p>
        </w:tc>
        <w:tc>
          <w:tcPr>
            <w:tcW w:w="1918" w:type="dxa"/>
            <w:vAlign w:val="center"/>
          </w:tcPr>
          <w:p w14:paraId="0633A944">
            <w:pPr>
              <w:keepNext/>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sz w:val="21"/>
              </w:rPr>
              <w:t>建立问题、证据、方案选择与预期效果的联系</w:t>
            </w:r>
          </w:p>
        </w:tc>
        <w:tc>
          <w:tcPr>
            <w:tcW w:w="3774" w:type="dxa"/>
            <w:vAlign w:val="center"/>
          </w:tcPr>
          <w:p w14:paraId="5278F6B7">
            <w:pPr>
              <w:keepNext/>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sz w:val="21"/>
              </w:rPr>
              <w:t>解释节水措施的数据依据；依据运行记录比较路径，权衡安全与效率</w:t>
            </w:r>
            <w:r>
              <w:rPr>
                <w:rFonts w:hint="eastAsia" w:ascii="宋体" w:hAnsi="宋体" w:eastAsia="宋体" w:cs="宋体"/>
                <w:color w:val="C00000"/>
                <w:sz w:val="21"/>
              </w:rPr>
              <w:t>；解释深度处理与触觉编码的联系，分析系统故障</w:t>
            </w:r>
          </w:p>
        </w:tc>
        <w:tc>
          <w:tcPr>
            <w:tcW w:w="1613" w:type="dxa"/>
            <w:vAlign w:val="center"/>
          </w:tcPr>
          <w:p w14:paraId="7883FA1D">
            <w:pPr>
              <w:keepNext/>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数据卡、方案初稿、比较与答辩记录</w:t>
            </w:r>
          </w:p>
        </w:tc>
      </w:tr>
      <w:tr w14:paraId="313E4BE4">
        <w:tblPrEx>
          <w:tblCellMar>
            <w:top w:w="95" w:type="dxa"/>
            <w:left w:w="75" w:type="dxa"/>
            <w:bottom w:w="95" w:type="dxa"/>
            <w:right w:w="75" w:type="dxa"/>
          </w:tblCellMar>
        </w:tblPrEx>
        <w:trPr>
          <w:cantSplit/>
          <w:jc w:val="center"/>
        </w:trPr>
        <w:tc>
          <w:tcPr>
            <w:tcW w:w="1217" w:type="dxa"/>
            <w:tcBorders>
              <w:bottom w:val="single" w:color="000000" w:sz="12" w:space="0"/>
            </w:tcBorders>
            <w:vAlign w:val="center"/>
          </w:tcPr>
          <w:p w14:paraId="61A9B05D">
            <w:pPr>
              <w:keepNext/>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迁移学习</w:t>
            </w:r>
          </w:p>
        </w:tc>
        <w:tc>
          <w:tcPr>
            <w:tcW w:w="1918" w:type="dxa"/>
            <w:tcBorders>
              <w:bottom w:val="single" w:color="000000" w:sz="12" w:space="0"/>
            </w:tcBorders>
            <w:vAlign w:val="center"/>
          </w:tcPr>
          <w:p w14:paraId="580F2890">
            <w:pPr>
              <w:keepNext/>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sz w:val="21"/>
              </w:rPr>
              <w:t>识别条件变化，调整原有方法</w:t>
            </w:r>
          </w:p>
        </w:tc>
        <w:tc>
          <w:tcPr>
            <w:tcW w:w="3774" w:type="dxa"/>
            <w:tcBorders>
              <w:bottom w:val="single" w:color="000000" w:sz="12" w:space="0"/>
            </w:tcBorders>
            <w:vAlign w:val="center"/>
          </w:tcPr>
          <w:p w14:paraId="3DCD65A6">
            <w:pPr>
              <w:keepNext/>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sz w:val="21"/>
              </w:rPr>
              <w:t>在另一用水情境调整方案；在图书归架情境重新识别障碍与路径约束</w:t>
            </w:r>
            <w:r>
              <w:rPr>
                <w:rFonts w:hint="eastAsia" w:ascii="宋体" w:hAnsi="宋体" w:eastAsia="宋体" w:cs="宋体"/>
                <w:color w:val="C00000"/>
                <w:sz w:val="21"/>
              </w:rPr>
              <w:t>；在多障碍物或动态场景中检验并调整导盲方案</w:t>
            </w:r>
          </w:p>
        </w:tc>
        <w:tc>
          <w:tcPr>
            <w:tcW w:w="1613" w:type="dxa"/>
            <w:tcBorders>
              <w:bottom w:val="single" w:color="000000" w:sz="12" w:space="0"/>
            </w:tcBorders>
            <w:vAlign w:val="center"/>
          </w:tcPr>
          <w:p w14:paraId="413272CE">
            <w:pPr>
              <w:keepNext/>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新情境方案、试行记录、方法反思</w:t>
            </w:r>
          </w:p>
        </w:tc>
      </w:tr>
    </w:tbl>
    <w:p w14:paraId="74123105">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七维高阶能力通过上述表现进入目标设计。分析体现为辨识问题及数据关系，评价体现为核查证据、比较措施与审查效果估算，创造体现为整合条件形成并改进方案；责任担当、情绪调节、合作共情与包容创新，则在分工履行、受阻调整、协商取舍和尝试新方法中观察。各项目依据任务需要确定重点，避免将七个维度平均分配给每项活动。</w:t>
      </w:r>
    </w:p>
    <w:p w14:paraId="29C45190">
      <w:pPr>
        <w:pageBreakBefore w:val="0"/>
        <w:overflowPunct w:val="0"/>
        <w:bidi w:val="0"/>
        <w:spacing w:before="0" w:after="0" w:line="360" w:lineRule="auto"/>
        <w:ind w:firstLineChars="200"/>
        <w:jc w:val="both"/>
        <w:textAlignment w:val="auto"/>
        <w:rPr>
          <w:rFonts w:hint="eastAsia" w:ascii="宋体" w:hAnsi="宋体" w:eastAsia="宋体" w:cs="宋体"/>
          <w:b/>
          <w:bCs/>
          <w:sz w:val="24"/>
          <w:szCs w:val="24"/>
        </w:rPr>
      </w:pPr>
      <w:r>
        <w:rPr>
          <w:rFonts w:hint="eastAsia" w:ascii="宋体" w:hAnsi="宋体" w:eastAsia="宋体" w:cs="宋体"/>
          <w:b w:val="0"/>
          <w:bCs/>
          <w:sz w:val="24"/>
          <w:szCs w:val="24"/>
        </w:rPr>
        <w:t>案例分析　从行为倡议转向有依据的项目目标</w:t>
      </w:r>
    </w:p>
    <w:p w14:paraId="4AE6FCFC">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案例入项记录显示，部分学生的个人目标停留于节约用水及带动他人的一般倡议，尚未明确数据与论证要求。项目将目标进一步落实为记录个人用水、解释数据发现、提出与问题匹配的双语建议，并在真实听众的质询中修订。这一调整回应了前测中方案生成和反思不足的问题，也使教师能够判断学生究竟缺少概念、数据处理方法，还是由证据形成建议的能力。</w:t>
      </w:r>
    </w:p>
    <w:p w14:paraId="4BD5EFCD">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rPr>
        <w:t>“机械臂路径规划”案例将设备能否运行转化为更具体的学习标准：在安全前提下说明路径选择的依据，并能够分析故障、调整点位。基础操作属于必要的学习条件，方案比较及约束权衡才进一步涉及分析、评价与创造。表3-41据此将两类项目置于共同的三层学习框架中，不把原案例“基础—高阶”的目标分类直接等同于浅层、深层与迁移三个层次。</w:t>
      </w:r>
    </w:p>
    <w:p w14:paraId="4C043D35">
      <w:pPr>
        <w:pStyle w:val="4"/>
        <w:keepNext/>
        <w:spacing w:before="280" w:after="280"/>
        <w:ind w:firstLine="0" w:firstLineChars="0"/>
        <w:outlineLvl w:val="9"/>
        <w:rPr>
          <w:rFonts w:hint="eastAsia" w:ascii="宋体" w:hAnsi="宋体" w:eastAsia="宋体" w:cs="宋体"/>
        </w:rPr>
      </w:pPr>
      <w:r>
        <w:rPr>
          <w:rFonts w:hint="eastAsia" w:ascii="宋体" w:hAnsi="宋体" w:eastAsia="宋体" w:cs="宋体"/>
          <w:b/>
          <w:color w:val="C00000"/>
          <w:sz w:val="28"/>
        </w:rPr>
        <w:t>案例分析　从功能实现转向可解释、可检验的学习目标</w:t>
      </w:r>
    </w:p>
    <w:p w14:paraId="6E53A0AA">
      <w:pPr>
        <w:spacing w:before="0" w:after="0" w:line="360" w:lineRule="auto"/>
        <w:ind w:firstLine="480"/>
        <w:jc w:val="both"/>
        <w:rPr>
          <w:rFonts w:hint="eastAsia" w:ascii="宋体" w:hAnsi="宋体" w:eastAsia="宋体" w:cs="宋体"/>
        </w:rPr>
      </w:pPr>
      <w:r>
        <w:rPr>
          <w:rFonts w:hint="eastAsia" w:ascii="宋体" w:hAnsi="宋体" w:eastAsia="宋体" w:cs="宋体"/>
          <w:b w:val="0"/>
          <w:color w:val="C00000"/>
          <w:sz w:val="24"/>
        </w:rPr>
        <w:t>TOF案例将目标落实为器件功能解释、系统框图绘制、故障定位、测试分析与改良论证等可观察表现。据此，浅层学习关注学生是否理解测距、通信及振动反馈的基本功能；深层学习关注是否能够解释各模块的关系，并用记录分析延迟、漏检和佩戴问题；迁移学习则关注条件变化后能否调整测试方法、算法或编码策略。原案例中的层级名称在本研究中按任务认知要求重新分析，不把完成制作、发现缺陷或撰写论文直接等同于迁移。</w:t>
      </w:r>
    </w:p>
    <w:p w14:paraId="4870C5B2">
      <w:pPr>
        <w:spacing w:before="0" w:after="0" w:line="360" w:lineRule="auto"/>
        <w:ind w:firstLine="480"/>
        <w:jc w:val="both"/>
        <w:rPr>
          <w:rFonts w:hint="eastAsia" w:ascii="宋体" w:hAnsi="宋体" w:eastAsia="宋体" w:cs="宋体"/>
          <w:sz w:val="24"/>
          <w:szCs w:val="24"/>
        </w:rPr>
      </w:pPr>
      <w:r>
        <w:rPr>
          <w:rFonts w:hint="eastAsia" w:ascii="宋体" w:hAnsi="宋体" w:eastAsia="宋体" w:cs="宋体"/>
          <w:b w:val="0"/>
          <w:color w:val="C00000"/>
          <w:sz w:val="24"/>
        </w:rPr>
        <w:t>项目的社会责任要求也需转化为具体标准：能否把使用者的辨识与佩戴需要纳入方案，是否如实报告局限，是否避免超出测试依据的功能承诺。这些表现与分析、评价、创造发生于同一任务，但不能由项目具有助盲主题便认定学生已具备相应能力。教师应借助目标与样例，让学生明确技术完成度、学习质量和使用价值之间的区别。</w:t>
      </w:r>
    </w:p>
    <w:p w14:paraId="1A26588E">
      <w:pPr>
        <w:pageBreakBefore w:val="0"/>
        <w:overflowPunct w:val="0"/>
        <w:bidi w:val="0"/>
        <w:spacing w:before="0" w:after="0" w:line="360" w:lineRule="auto"/>
        <w:ind w:firstLine="480" w:firstLineChars="200"/>
        <w:jc w:val="both"/>
        <w:textAlignment w:val="auto"/>
        <w:outlineLvl w:val="3"/>
        <w:rPr>
          <w:rFonts w:hint="eastAsia" w:ascii="宋体" w:hAnsi="宋体" w:eastAsia="宋体" w:cs="宋体"/>
          <w:b/>
          <w:bCs/>
          <w:sz w:val="24"/>
          <w:szCs w:val="24"/>
        </w:rPr>
      </w:pPr>
      <w:bookmarkStart w:id="85" w:name="_Toc1215"/>
      <w:r>
        <w:rPr>
          <w:rFonts w:hint="eastAsia" w:ascii="宋体" w:hAnsi="宋体" w:eastAsia="宋体" w:cs="宋体"/>
          <w:b w:val="0"/>
          <w:bCs/>
          <w:sz w:val="24"/>
          <w:szCs w:val="24"/>
        </w:rPr>
        <w:t>（3）可见的学习内容分析框架</w:t>
      </w:r>
      <w:bookmarkEnd w:id="85"/>
    </w:p>
    <w:p w14:paraId="49AC4822">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科创教育的内容围绕问题解决的实际需要组织。在明确问题后，学生逐步识别需要哪些知识、证据与方法，教师据此提供资源，并在探究受阻时补充必要学习。跨学科联系应具有具体作用：统计用于处理记录，科学知识用于解释现象和判断措施，语言用于说明依据和面向对象交流。内容整合的质量由这些知识是否共同支持问题分析与方案形成来判断。</w:t>
      </w:r>
    </w:p>
    <w:p w14:paraId="7FED1C6A">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表3-42  科创项目三层学习的内容组织与任务设计</w:t>
      </w:r>
    </w:p>
    <w:tbl>
      <w:tblPr>
        <w:tblStyle w:val="12"/>
        <w:tblW w:w="8522" w:type="dxa"/>
        <w:jc w:val="center"/>
        <w:tblLayout w:type="fixed"/>
        <w:tblCellMar>
          <w:top w:w="95" w:type="dxa"/>
          <w:left w:w="75" w:type="dxa"/>
          <w:bottom w:w="95" w:type="dxa"/>
          <w:right w:w="75" w:type="dxa"/>
        </w:tblCellMar>
      </w:tblPr>
      <w:tblGrid>
        <w:gridCol w:w="1235"/>
        <w:gridCol w:w="2477"/>
        <w:gridCol w:w="2475"/>
        <w:gridCol w:w="2335"/>
      </w:tblGrid>
      <w:tr w14:paraId="172E323D">
        <w:tblPrEx>
          <w:tblCellMar>
            <w:top w:w="95" w:type="dxa"/>
            <w:left w:w="75" w:type="dxa"/>
            <w:bottom w:w="95" w:type="dxa"/>
            <w:right w:w="75" w:type="dxa"/>
          </w:tblCellMar>
        </w:tblPrEx>
        <w:trPr>
          <w:cantSplit/>
          <w:tblHeader/>
          <w:jc w:val="center"/>
        </w:trPr>
        <w:tc>
          <w:tcPr>
            <w:tcW w:w="1235" w:type="dxa"/>
            <w:tcBorders>
              <w:top w:val="single" w:color="000000" w:sz="12" w:space="0"/>
            </w:tcBorders>
            <w:vAlign w:val="center"/>
          </w:tcPr>
          <w:p w14:paraId="7AE731D2">
            <w:pPr>
              <w:snapToGrid w:val="0"/>
              <w:spacing w:before="0" w:after="0" w:line="240" w:lineRule="auto"/>
              <w:ind w:left="0" w:right="0" w:firstLine="0"/>
              <w:jc w:val="center"/>
              <w:rPr>
                <w:rFonts w:hint="eastAsia" w:ascii="宋体" w:hAnsi="宋体" w:eastAsia="宋体" w:cs="宋体"/>
                <w:b/>
                <w:sz w:val="20"/>
              </w:rPr>
            </w:pPr>
            <w:r>
              <w:rPr>
                <w:rFonts w:hint="eastAsia" w:ascii="宋体" w:hAnsi="宋体" w:eastAsia="宋体" w:cs="宋体"/>
                <w:b/>
                <w:sz w:val="21"/>
              </w:rPr>
              <w:t>学习层次</w:t>
            </w:r>
          </w:p>
        </w:tc>
        <w:tc>
          <w:tcPr>
            <w:tcW w:w="2477" w:type="dxa"/>
            <w:tcBorders>
              <w:top w:val="single" w:color="000000" w:sz="12" w:space="0"/>
            </w:tcBorders>
            <w:vAlign w:val="center"/>
          </w:tcPr>
          <w:p w14:paraId="1FE15BCE">
            <w:pPr>
              <w:snapToGrid w:val="0"/>
              <w:spacing w:before="0" w:after="0" w:line="240" w:lineRule="auto"/>
              <w:ind w:left="0" w:right="0" w:firstLine="0"/>
              <w:jc w:val="center"/>
              <w:rPr>
                <w:rFonts w:hint="eastAsia" w:ascii="宋体" w:hAnsi="宋体" w:eastAsia="宋体" w:cs="宋体"/>
                <w:b/>
                <w:sz w:val="20"/>
              </w:rPr>
            </w:pPr>
            <w:r>
              <w:rPr>
                <w:rFonts w:hint="eastAsia" w:ascii="宋体" w:hAnsi="宋体" w:eastAsia="宋体" w:cs="宋体"/>
                <w:b/>
                <w:sz w:val="21"/>
              </w:rPr>
              <w:t>内容组织重点</w:t>
            </w:r>
          </w:p>
        </w:tc>
        <w:tc>
          <w:tcPr>
            <w:tcW w:w="2475" w:type="dxa"/>
            <w:tcBorders>
              <w:top w:val="single" w:color="000000" w:sz="12" w:space="0"/>
            </w:tcBorders>
            <w:vAlign w:val="center"/>
          </w:tcPr>
          <w:p w14:paraId="0E33FB7C">
            <w:pPr>
              <w:snapToGrid w:val="0"/>
              <w:spacing w:before="0" w:after="0" w:line="240" w:lineRule="auto"/>
              <w:ind w:left="0" w:right="0" w:firstLine="0"/>
              <w:jc w:val="center"/>
              <w:rPr>
                <w:rFonts w:hint="eastAsia" w:ascii="宋体" w:hAnsi="宋体" w:eastAsia="宋体" w:cs="宋体"/>
                <w:b/>
                <w:sz w:val="20"/>
              </w:rPr>
            </w:pPr>
            <w:r>
              <w:rPr>
                <w:rFonts w:hint="eastAsia" w:ascii="宋体" w:hAnsi="宋体" w:eastAsia="宋体" w:cs="宋体"/>
                <w:b/>
                <w:sz w:val="21"/>
              </w:rPr>
              <w:t>任务安排</w:t>
            </w:r>
          </w:p>
        </w:tc>
        <w:tc>
          <w:tcPr>
            <w:tcW w:w="2335" w:type="dxa"/>
            <w:tcBorders>
              <w:top w:val="single" w:color="000000" w:sz="12" w:space="0"/>
            </w:tcBorders>
            <w:vAlign w:val="center"/>
          </w:tcPr>
          <w:p w14:paraId="161DE990">
            <w:pPr>
              <w:snapToGrid w:val="0"/>
              <w:spacing w:before="0" w:after="0" w:line="240" w:lineRule="auto"/>
              <w:ind w:left="0" w:right="0" w:firstLine="0"/>
              <w:jc w:val="center"/>
              <w:rPr>
                <w:rFonts w:hint="eastAsia" w:ascii="宋体" w:hAnsi="宋体" w:eastAsia="宋体" w:cs="宋体"/>
                <w:b/>
                <w:sz w:val="20"/>
              </w:rPr>
            </w:pPr>
            <w:r>
              <w:rPr>
                <w:rFonts w:hint="eastAsia" w:ascii="宋体" w:hAnsi="宋体" w:eastAsia="宋体" w:cs="宋体"/>
                <w:b/>
                <w:sz w:val="21"/>
              </w:rPr>
              <w:t>观察重点</w:t>
            </w:r>
          </w:p>
        </w:tc>
      </w:tr>
      <w:tr w14:paraId="698EE0F8">
        <w:tblPrEx>
          <w:tblCellMar>
            <w:top w:w="95" w:type="dxa"/>
            <w:left w:w="75" w:type="dxa"/>
            <w:bottom w:w="95" w:type="dxa"/>
            <w:right w:w="75" w:type="dxa"/>
          </w:tblCellMar>
        </w:tblPrEx>
        <w:trPr>
          <w:cantSplit/>
          <w:jc w:val="center"/>
        </w:trPr>
        <w:tc>
          <w:tcPr>
            <w:tcW w:w="1235" w:type="dxa"/>
            <w:tcBorders>
              <w:top w:val="single" w:color="000000" w:sz="4" w:space="0"/>
            </w:tcBorders>
            <w:vAlign w:val="center"/>
          </w:tcPr>
          <w:p w14:paraId="18E574B0">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浅层学习</w:t>
            </w:r>
          </w:p>
        </w:tc>
        <w:tc>
          <w:tcPr>
            <w:tcW w:w="2477" w:type="dxa"/>
            <w:tcBorders>
              <w:top w:val="single" w:color="000000" w:sz="4" w:space="0"/>
            </w:tcBorders>
            <w:vAlign w:val="center"/>
          </w:tcPr>
          <w:p w14:paraId="1A0D39A8">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核心概念、数据来源、工具与操作规范</w:t>
            </w:r>
          </w:p>
        </w:tc>
        <w:tc>
          <w:tcPr>
            <w:tcW w:w="2475" w:type="dxa"/>
            <w:tcBorders>
              <w:top w:val="single" w:color="000000" w:sz="4" w:space="0"/>
            </w:tcBorders>
            <w:vAlign w:val="center"/>
          </w:tcPr>
          <w:p w14:paraId="01231137">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辨析实例，试填记录表，核查单位与步骤</w:t>
            </w:r>
          </w:p>
        </w:tc>
        <w:tc>
          <w:tcPr>
            <w:tcW w:w="2335" w:type="dxa"/>
            <w:tcBorders>
              <w:top w:val="single" w:color="000000" w:sz="4" w:space="0"/>
            </w:tcBorders>
            <w:vAlign w:val="center"/>
          </w:tcPr>
          <w:p w14:paraId="788F6502">
            <w:pPr>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sz w:val="21"/>
              </w:rPr>
              <w:t>概念是否准确，记录是否完整</w:t>
            </w:r>
          </w:p>
        </w:tc>
      </w:tr>
      <w:tr w14:paraId="3B3A259E">
        <w:tblPrEx>
          <w:tblCellMar>
            <w:top w:w="95" w:type="dxa"/>
            <w:left w:w="75" w:type="dxa"/>
            <w:bottom w:w="95" w:type="dxa"/>
            <w:right w:w="75" w:type="dxa"/>
          </w:tblCellMar>
        </w:tblPrEx>
        <w:trPr>
          <w:cantSplit/>
          <w:jc w:val="center"/>
        </w:trPr>
        <w:tc>
          <w:tcPr>
            <w:tcW w:w="1235" w:type="dxa"/>
            <w:vAlign w:val="center"/>
          </w:tcPr>
          <w:p w14:paraId="74000FA3">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深层学习</w:t>
            </w:r>
          </w:p>
        </w:tc>
        <w:tc>
          <w:tcPr>
            <w:tcW w:w="2477" w:type="dxa"/>
            <w:vAlign w:val="center"/>
          </w:tcPr>
          <w:p w14:paraId="2F971326">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变量关系、方法依据、约束及方案取舍</w:t>
            </w:r>
          </w:p>
        </w:tc>
        <w:tc>
          <w:tcPr>
            <w:tcW w:w="2475" w:type="dxa"/>
            <w:vAlign w:val="center"/>
          </w:tcPr>
          <w:p w14:paraId="52E19F30">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比较数据与措施，分析原因，论证选择</w:t>
            </w:r>
          </w:p>
        </w:tc>
        <w:tc>
          <w:tcPr>
            <w:tcW w:w="2335" w:type="dxa"/>
            <w:vAlign w:val="center"/>
          </w:tcPr>
          <w:p w14:paraId="7F7915E9">
            <w:pPr>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sz w:val="21"/>
              </w:rPr>
              <w:t>数据是否支持判断，方案是否满足条件</w:t>
            </w:r>
          </w:p>
        </w:tc>
      </w:tr>
      <w:tr w14:paraId="2D031925">
        <w:tblPrEx>
          <w:tblCellMar>
            <w:top w:w="95" w:type="dxa"/>
            <w:left w:w="75" w:type="dxa"/>
            <w:bottom w:w="95" w:type="dxa"/>
            <w:right w:w="75" w:type="dxa"/>
          </w:tblCellMar>
        </w:tblPrEx>
        <w:trPr>
          <w:cantSplit/>
          <w:jc w:val="center"/>
        </w:trPr>
        <w:tc>
          <w:tcPr>
            <w:tcW w:w="1235" w:type="dxa"/>
            <w:tcBorders>
              <w:bottom w:val="single" w:color="000000" w:sz="12" w:space="0"/>
            </w:tcBorders>
            <w:vAlign w:val="center"/>
          </w:tcPr>
          <w:p w14:paraId="35D3E99E">
            <w:pPr>
              <w:keepNext/>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迁移学习</w:t>
            </w:r>
          </w:p>
        </w:tc>
        <w:tc>
          <w:tcPr>
            <w:tcW w:w="2477" w:type="dxa"/>
            <w:tcBorders>
              <w:bottom w:val="single" w:color="000000" w:sz="12" w:space="0"/>
            </w:tcBorders>
            <w:vAlign w:val="center"/>
          </w:tcPr>
          <w:p w14:paraId="6BD93608">
            <w:pPr>
              <w:keepNext/>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变化需求、适用边界及必要的跨学科联系</w:t>
            </w:r>
          </w:p>
        </w:tc>
        <w:tc>
          <w:tcPr>
            <w:tcW w:w="2475" w:type="dxa"/>
            <w:tcBorders>
              <w:bottom w:val="single" w:color="000000" w:sz="12" w:space="0"/>
            </w:tcBorders>
            <w:vAlign w:val="center"/>
          </w:tcPr>
          <w:p w14:paraId="0B6D1F57">
            <w:pPr>
              <w:keepNext/>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改变对象或条件，调整方案，再次验证</w:t>
            </w:r>
          </w:p>
        </w:tc>
        <w:tc>
          <w:tcPr>
            <w:tcW w:w="2335" w:type="dxa"/>
            <w:tcBorders>
              <w:bottom w:val="single" w:color="000000" w:sz="12" w:space="0"/>
            </w:tcBorders>
            <w:vAlign w:val="center"/>
          </w:tcPr>
          <w:p w14:paraId="16D2BE0E">
            <w:pPr>
              <w:keepNext/>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sz w:val="21"/>
              </w:rPr>
              <w:t>能否识别差异并独立调整方法</w:t>
            </w:r>
          </w:p>
        </w:tc>
      </w:tr>
    </w:tbl>
    <w:p w14:paraId="3B6664A5">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表3-43  承接目标框架，将三层学习转化为内容、任务与观察重点。项目推进并不意味着基础学习已经结束：当单位、分类或概念出现问题时，需要返回浅层学习补充；当建议缺少依据时，需要深化数据与措施之间的联系；当使用对象和条件改变时，则需要检验原有方法的适用性。教师据此调整资源和指导，使内容学习随项目需要不断深化。</w:t>
      </w:r>
    </w:p>
    <w:p w14:paraId="64FCB4C2">
      <w:pPr>
        <w:pageBreakBefore w:val="0"/>
        <w:overflowPunct w:val="0"/>
        <w:bidi w:val="0"/>
        <w:spacing w:before="0" w:after="0" w:line="360" w:lineRule="auto"/>
        <w:ind w:firstLineChars="200"/>
        <w:jc w:val="both"/>
        <w:textAlignment w:val="auto"/>
        <w:rPr>
          <w:rFonts w:hint="eastAsia" w:ascii="宋体" w:hAnsi="宋体" w:eastAsia="宋体" w:cs="宋体"/>
          <w:b/>
          <w:bCs/>
          <w:sz w:val="24"/>
          <w:szCs w:val="24"/>
        </w:rPr>
      </w:pPr>
      <w:r>
        <w:rPr>
          <w:rFonts w:hint="eastAsia" w:ascii="宋体" w:hAnsi="宋体" w:eastAsia="宋体" w:cs="宋体"/>
          <w:b w:val="0"/>
          <w:bCs/>
          <w:sz w:val="24"/>
          <w:szCs w:val="24"/>
        </w:rPr>
        <w:t>案例分析　由记录数据进入方案依据的审查</w:t>
      </w:r>
    </w:p>
    <w:p w14:paraId="61D00C71">
      <w:pPr>
        <w:keepNext/>
        <w:jc w:val="center"/>
        <w:rPr>
          <w:rFonts w:hint="eastAsia" w:ascii="宋体" w:hAnsi="宋体" w:eastAsia="宋体" w:cs="宋体"/>
        </w:rPr>
      </w:pPr>
      <w:r>
        <w:rPr>
          <w:rFonts w:hint="eastAsia" w:ascii="宋体" w:hAnsi="宋体" w:eastAsia="宋体" w:cs="宋体"/>
        </w:rPr>
        <w:drawing>
          <wp:inline distT="0" distB="0" distL="0" distR="0">
            <wp:extent cx="4509135" cy="3474085"/>
            <wp:effectExtent l="0" t="0" r="5715" b="2540"/>
            <wp:docPr id="2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5"/>
                    <pic:cNvPicPr>
                      <a:picLocks noChangeAspect="1" noChangeArrowheads="1"/>
                    </pic:cNvPicPr>
                  </pic:nvPicPr>
                  <pic:blipFill>
                    <a:blip r:embed="rId32"/>
                    <a:stretch>
                      <a:fillRect/>
                    </a:stretch>
                  </pic:blipFill>
                  <pic:spPr>
                    <a:xfrm>
                      <a:off x="0" y="0"/>
                      <a:ext cx="4509135" cy="3474085"/>
                    </a:xfrm>
                    <a:prstGeom prst="rect">
                      <a:avLst/>
                    </a:prstGeom>
                    <a:noFill/>
                  </pic:spPr>
                </pic:pic>
              </a:graphicData>
            </a:graphic>
          </wp:inline>
        </w:drawing>
      </w:r>
    </w:p>
    <w:p w14:paraId="12801DCB">
      <w:pPr>
        <w:spacing w:line="240" w:lineRule="auto"/>
        <w:ind w:firstLine="0"/>
        <w:jc w:val="center"/>
        <w:rPr>
          <w:rFonts w:hint="eastAsia" w:ascii="宋体" w:hAnsi="宋体" w:eastAsia="宋体" w:cs="宋体"/>
        </w:rPr>
      </w:pPr>
      <w:r>
        <w:rPr>
          <w:rFonts w:hint="eastAsia" w:ascii="宋体" w:hAnsi="宋体" w:eastAsia="宋体" w:cs="宋体"/>
          <w:b w:val="0"/>
          <w:sz w:val="21"/>
        </w:rPr>
        <w:t>图3-32  个人直接用水分类数据卡节选</w:t>
      </w:r>
    </w:p>
    <w:p w14:paraId="46B43D93">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图3-33  将个人连续3天的直接用水记录按用途汇总。五类用水合计413.3升，其中洗漱145升，约占35.1%，在所列类别中最高；这一分类结果能够为优先讨论洗漱节水提供依据。但卡片中的英文表述将“洗漱”缩窄为淋浴，且“most”易被理解为超过一半，提示统计结果与语言解释还需核对。学生不仅要完成计算，更要判断类别、比例与结论是否对应。</w:t>
      </w:r>
    </w:p>
    <w:p w14:paraId="6B6AA51D">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该卡记录的是家庭直接用水，不等同于包含商品生产等隐含耗水的完整水足迹。项目可以借助“虚拟水”拓展概念理解，但不能把两类范围不同的数据混为一谈。案例另有小组方案写入约40%的占比，个人数据与小组汇总的分母亦不相同，应回到相应记录核实。将这些问题纳入讨论，有助于使数据处理、科学概念和表达准确性共同服务于方案论证。</w:t>
      </w:r>
    </w:p>
    <w:p w14:paraId="7DBB512E">
      <w:pPr>
        <w:pageBreakBefore w:val="0"/>
        <w:overflowPunct w:val="0"/>
        <w:bidi w:val="0"/>
        <w:spacing w:before="0" w:after="0" w:line="360" w:lineRule="auto"/>
        <w:ind w:firstLineChars="200"/>
        <w:jc w:val="both"/>
        <w:textAlignment w:val="auto"/>
        <w:rPr>
          <w:rFonts w:hint="eastAsia" w:ascii="宋体" w:hAnsi="宋体" w:eastAsia="宋体" w:cs="宋体"/>
          <w:b/>
          <w:bCs/>
          <w:sz w:val="24"/>
          <w:szCs w:val="24"/>
        </w:rPr>
      </w:pPr>
      <w:r>
        <w:rPr>
          <w:rFonts w:hint="eastAsia" w:ascii="宋体" w:hAnsi="宋体" w:eastAsia="宋体" w:cs="宋体"/>
          <w:b w:val="0"/>
          <w:bCs/>
          <w:sz w:val="24"/>
          <w:szCs w:val="24"/>
        </w:rPr>
        <w:t>案例分析　围绕工程约束组织控制知识与调试方法</w:t>
      </w:r>
    </w:p>
    <w:p w14:paraId="4BFCEC8D">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机械臂路径规划”的内容以点位、顺序、空间边界与运行结果之间的联系为主线。点位录入、设备自检和软件操作提供基础；对照不同路线及故障现象，有助于理解路径为何需要中转抬升；进入图书归架任务后，则需重新识别书架、障碍物与抓取条件。这种组织方式将控制原理、空间分析和验证方法用于同一问题，使知识整合具有明确的工程用途。</w:t>
      </w:r>
    </w:p>
    <w:p w14:paraId="4834E225">
      <w:pPr>
        <w:pageBreakBefore w:val="0"/>
        <w:overflowPunct w:val="0"/>
        <w:bidi w:val="0"/>
        <w:spacing w:before="0" w:after="0" w:line="360" w:lineRule="auto"/>
        <w:ind w:firstLineChars="200"/>
        <w:jc w:val="both"/>
        <w:textAlignment w:val="auto"/>
        <w:rPr>
          <w:rFonts w:hint="eastAsia" w:ascii="宋体" w:hAnsi="宋体" w:eastAsia="宋体" w:cs="宋体"/>
          <w:b w:val="0"/>
          <w:bCs/>
          <w:sz w:val="24"/>
          <w:szCs w:val="24"/>
        </w:rPr>
      </w:pPr>
      <w:r>
        <w:rPr>
          <w:rFonts w:hint="eastAsia" w:ascii="宋体" w:hAnsi="宋体" w:eastAsia="宋体" w:cs="宋体"/>
          <w:b w:val="0"/>
          <w:bCs/>
          <w:sz w:val="24"/>
          <w:szCs w:val="24"/>
        </w:rPr>
        <w:t>图3-34  右侧的故障排查单设置“现象—猜想—验证—修改—预期效果”等栏目。学生的备注承认尚未作充分区分验证，教师批注据此要求通过验证定位环节。这一材料既呈现学生已开始分析原因，也暴露验证链条尚不完整。内容教学因此需要补充控制条件、区分原因和比较结果的方法，帮助学生由试改参数进入有依据的排查。</w:t>
      </w:r>
    </w:p>
    <w:p w14:paraId="5B2429F6">
      <w:pPr>
        <w:pageBreakBefore w:val="0"/>
        <w:overflowPunct w:val="0"/>
        <w:bidi w:val="0"/>
        <w:spacing w:before="0" w:after="0" w:line="360" w:lineRule="auto"/>
        <w:ind w:firstLineChars="200"/>
        <w:jc w:val="both"/>
        <w:textAlignment w:val="auto"/>
        <w:rPr>
          <w:rFonts w:hint="eastAsia" w:ascii="宋体" w:hAnsi="宋体" w:eastAsia="宋体" w:cs="宋体"/>
          <w:b/>
          <w:bCs w:val="0"/>
          <w:sz w:val="24"/>
          <w:szCs w:val="24"/>
        </w:rPr>
      </w:pPr>
      <w:r>
        <w:rPr>
          <w:rFonts w:hint="eastAsia" w:ascii="宋体" w:hAnsi="宋体" w:eastAsia="宋体" w:cs="宋体"/>
          <w:b/>
          <w:bCs w:val="0"/>
          <w:sz w:val="24"/>
          <w:szCs w:val="24"/>
        </w:rPr>
        <w:t>案例分析　围绕信息转换组织跨学科内容</w:t>
      </w:r>
    </w:p>
    <w:p w14:paraId="31F43184">
      <w:pPr>
        <w:pageBreakBefore w:val="0"/>
        <w:overflowPunct w:val="0"/>
        <w:bidi w:val="0"/>
        <w:spacing w:before="0" w:after="0" w:line="360" w:lineRule="auto"/>
        <w:ind w:firstLineChars="200"/>
        <w:jc w:val="both"/>
        <w:textAlignment w:val="auto"/>
        <w:rPr>
          <w:rFonts w:hint="eastAsia" w:ascii="宋体" w:hAnsi="宋体" w:eastAsia="宋体" w:cs="宋体"/>
          <w:b w:val="0"/>
          <w:bCs/>
          <w:sz w:val="24"/>
          <w:szCs w:val="24"/>
        </w:rPr>
      </w:pPr>
      <w:r>
        <w:rPr>
          <w:rFonts w:hint="eastAsia" w:ascii="宋体" w:hAnsi="宋体" w:eastAsia="宋体" w:cs="宋体"/>
          <w:b w:val="0"/>
          <w:bCs/>
          <w:sz w:val="24"/>
          <w:szCs w:val="24"/>
        </w:rPr>
        <w:t xml:space="preserve">TOF项目的内容可围绕“环境信息如何转化为可辨识的触觉信号”组织：传感器提供深度数据，程序完成预处理与轮廓分析，电机编码表达方位和距离，结构设计回应佩戴需要。信息科技、物理与工程设计因同一系统问题发生联系</w:t>
      </w:r>
      <w:del w:id="90056" w:author="Claude" w:date="2026-10-27T03:49:22Z">
        <w:r>
          <w:rPr>
            <w:rFonts w:hint="eastAsia" w:ascii="宋体" w:hAnsi="宋体" w:eastAsia="宋体" w:cs="宋体"/>
            <w:b w:val="0"/>
            <w:bCs/>
            <w:sz w:val="24"/>
            <w:szCs w:val="24"/>
          </w:rPr>
          <w:delText xml:space="preserve">，而不是将多个学科知识简单并列</w:delText>
        </w:r>
      </w:del>
      <w:r>
        <w:rPr>
          <w:rFonts w:hint="eastAsia" w:ascii="宋体" w:hAnsi="宋体" w:eastAsia="宋体" w:cs="宋体"/>
          <w:b w:val="0"/>
          <w:bCs/>
          <w:sz w:val="24"/>
          <w:szCs w:val="24"/>
        </w:rPr>
        <w:t xml:space="preserve">[13]。教师提供基础串口读取样例，并结合噪声、识别和结构问题补充资料，使学生能够在必要支持下解释和调整自己的设计。</w:t>
      </w:r>
    </w:p>
    <w:p w14:paraId="7F225363">
      <w:pPr>
        <w:pageBreakBefore w:val="0"/>
        <w:overflowPunct w:val="0"/>
        <w:bidi w:val="0"/>
        <w:spacing w:before="0" w:after="0" w:line="360" w:lineRule="auto"/>
        <w:ind w:firstLineChars="200"/>
        <w:jc w:val="both"/>
        <w:textAlignment w:val="auto"/>
        <w:rPr>
          <w:rFonts w:hint="eastAsia" w:ascii="宋体" w:hAnsi="宋体" w:eastAsia="宋体" w:cs="宋体"/>
          <w:b w:val="0"/>
          <w:bCs/>
          <w:sz w:val="24"/>
          <w:szCs w:val="24"/>
        </w:rPr>
      </w:pPr>
      <w:r>
        <w:rPr>
          <w:rFonts w:hint="eastAsia" w:ascii="宋体" w:hAnsi="宋体" w:eastAsia="宋体" w:cs="宋体"/>
          <w:b w:val="0"/>
          <w:bCs/>
          <w:sz w:val="24"/>
          <w:szCs w:val="24"/>
        </w:rPr>
        <w:t xml:space="preserve">原始深度数据中的空洞与噪声，使滤波</w:t>
      </w:r>
      <w:del w:id="90057" w:author="Claude" w:date="2026-10-27T03:49:22Z">
        <w:r>
          <w:rPr>
            <w:rFonts w:hint="eastAsia" w:ascii="宋体" w:hAnsi="宋体" w:eastAsia="宋体" w:cs="宋体"/>
            <w:b w:val="0"/>
            <w:bCs/>
            <w:sz w:val="24"/>
            <w:szCs w:val="24"/>
          </w:rPr>
          <w:delText xml:space="preserve">不再只是一个算法名称，而</w:delText>
        </w:r>
      </w:del>
      <w:r>
        <w:rPr>
          <w:rFonts w:hint="eastAsia" w:ascii="宋体" w:hAnsi="宋体" w:eastAsia="宋体" w:cs="宋体"/>
          <w:b w:val="0"/>
          <w:bCs/>
          <w:sz w:val="24"/>
          <w:szCs w:val="24"/>
        </w:rPr>
        <w:t xml:space="preserve">成为需要比较效果的方法；振动含义不清，使编码设计进一步涉及使用者辨识；手环弧度不匹配，则将结构制作与人体佩戴联系起来[13]。这些问题分别可能要求补充基础、深化关系或调整应用条件，说明三层学习贯穿项目各阶段，不能按硬件、编程、制作三个板块机械划分。</w:t>
      </w:r>
    </w:p>
    <w:p w14:paraId="5F992D42">
      <w:pPr>
        <w:pageBreakBefore w:val="0"/>
        <w:overflowPunct w:val="0"/>
        <w:bidi w:val="0"/>
        <w:spacing w:before="0" w:after="0" w:line="360" w:lineRule="auto"/>
        <w:ind w:firstLine="480" w:firstLineChars="200"/>
        <w:jc w:val="both"/>
        <w:textAlignment w:val="auto"/>
        <w:outlineLvl w:val="3"/>
        <w:rPr>
          <w:rFonts w:hint="eastAsia" w:ascii="宋体" w:hAnsi="宋体" w:eastAsia="宋体" w:cs="宋体"/>
          <w:b/>
          <w:bCs/>
          <w:sz w:val="24"/>
          <w:szCs w:val="24"/>
        </w:rPr>
      </w:pPr>
      <w:bookmarkStart w:id="86" w:name="_Toc22304"/>
      <w:r>
        <w:rPr>
          <w:rFonts w:hint="eastAsia" w:ascii="宋体" w:hAnsi="宋体" w:eastAsia="宋体" w:cs="宋体"/>
          <w:b w:val="0"/>
          <w:bCs/>
          <w:sz w:val="24"/>
          <w:szCs w:val="24"/>
        </w:rPr>
        <w:t>（4）可见的学习过程分析框架</w:t>
      </w:r>
      <w:bookmarkEnd w:id="86"/>
    </w:p>
    <w:p w14:paraId="79084692">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科创项目沿用“目标引领—任务驱动—探究展学—反馈迭代—反思迁移”五环组织学习，并根据项目进程突出需求界定、方案评审、验证与展示答辩。五环是过程组织框架，不是固定课时安排；一个项目可以跨多课时推进，一次方案评审也可能使学生返回调查和设计。浅层、深层与迁移用于把握任务深度，教师的“诊断发现—干预—实施—评估”则贯穿全过程。</w:t>
      </w:r>
    </w:p>
    <w:p w14:paraId="7E5D7CB3">
      <w:pPr>
        <w:keepNext/>
        <w:jc w:val="both"/>
        <w:rPr>
          <w:rFonts w:hint="eastAsia" w:ascii="宋体" w:hAnsi="宋体" w:eastAsia="宋体" w:cs="宋体"/>
        </w:rPr>
      </w:pPr>
      <w:r>
        <w:rPr>
          <w:rFonts w:hint="eastAsia" w:ascii="宋体" w:hAnsi="宋体" w:eastAsia="宋体" w:cs="宋体"/>
        </w:rPr>
        <w:drawing>
          <wp:inline distT="0" distB="0" distL="0" distR="0">
            <wp:extent cx="4962525" cy="2451100"/>
            <wp:effectExtent l="0" t="0" r="0" b="6350"/>
            <wp:docPr id="2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6"/>
                    <pic:cNvPicPr>
                      <a:picLocks noChangeAspect="1" noChangeArrowheads="1"/>
                    </pic:cNvPicPr>
                  </pic:nvPicPr>
                  <pic:blipFill>
                    <a:blip r:embed="rId33"/>
                    <a:stretch>
                      <a:fillRect/>
                    </a:stretch>
                  </pic:blipFill>
                  <pic:spPr>
                    <a:xfrm>
                      <a:off x="0" y="0"/>
                      <a:ext cx="4962525" cy="2451100"/>
                    </a:xfrm>
                    <a:prstGeom prst="rect">
                      <a:avLst/>
                    </a:prstGeom>
                    <a:noFill/>
                  </pic:spPr>
                </pic:pic>
              </a:graphicData>
            </a:graphic>
          </wp:inline>
        </w:drawing>
      </w:r>
    </w:p>
    <w:p w14:paraId="39AFA125">
      <w:pPr>
        <w:spacing w:line="240" w:lineRule="auto"/>
        <w:ind w:firstLine="0"/>
        <w:jc w:val="center"/>
        <w:rPr>
          <w:rFonts w:hint="eastAsia" w:ascii="宋体" w:hAnsi="宋体" w:eastAsia="宋体" w:cs="宋体"/>
        </w:rPr>
      </w:pPr>
      <w:r>
        <w:rPr>
          <w:rFonts w:hint="eastAsia" w:ascii="宋体" w:hAnsi="宋体" w:eastAsia="宋体" w:cs="宋体"/>
          <w:b w:val="0"/>
          <w:sz w:val="21"/>
        </w:rPr>
        <w:t>图3-35  科创项目五环学习与教师持续调节</w:t>
      </w:r>
    </w:p>
    <w:p w14:paraId="6A2DD794">
      <w:pPr>
        <w:pageBreakBefore w:val="0"/>
        <w:overflowPunct w:val="0"/>
        <w:bidi w:val="0"/>
        <w:spacing w:before="0" w:after="0" w:line="360" w:lineRule="auto"/>
        <w:ind w:firstLineChars="200"/>
        <w:jc w:val="both"/>
        <w:textAlignment w:val="auto"/>
        <w:rPr>
          <w:rFonts w:hint="eastAsia" w:ascii="宋体" w:hAnsi="宋体" w:eastAsia="宋体" w:cs="宋体"/>
          <w:b w:val="0"/>
          <w:bCs/>
          <w:sz w:val="24"/>
          <w:szCs w:val="24"/>
        </w:rPr>
      </w:pPr>
      <w:r>
        <w:rPr>
          <w:rFonts w:hint="eastAsia" w:ascii="宋体" w:hAnsi="宋体" w:eastAsia="宋体" w:cs="宋体"/>
          <w:b w:val="0"/>
          <w:bCs/>
          <w:sz w:val="24"/>
          <w:szCs w:val="24"/>
        </w:rPr>
        <w:t>图3-36  通过实践表征联系学习深度、学生行动与教师调节。方案草图、数据记录、原型或试行结果，使设计中的理解与困难能够被共同讨论；反馈后的修订及再次验证，又为教师评估支持是否适切提供依据。表17进一步明确各环节的实施要求，突出科创项目中方案论证与验证改进的连续关系。</w:t>
      </w:r>
    </w:p>
    <w:tbl>
      <w:tblPr>
        <w:tblStyle w:val="12"/>
        <w:tblW w:w="8973" w:type="dxa"/>
        <w:jc w:val="center"/>
        <w:tblLayout w:type="fixed"/>
        <w:tblCellMar>
          <w:top w:w="95" w:type="dxa"/>
          <w:left w:w="75" w:type="dxa"/>
          <w:bottom w:w="95" w:type="dxa"/>
          <w:right w:w="75" w:type="dxa"/>
        </w:tblCellMar>
      </w:tblPr>
      <w:tblGrid>
        <w:gridCol w:w="1135"/>
        <w:gridCol w:w="2701"/>
        <w:gridCol w:w="2253"/>
        <w:gridCol w:w="2884"/>
      </w:tblGrid>
      <w:tr w14:paraId="5C77EE3A">
        <w:trPr>
          <w:cantSplit/>
          <w:tblHeader/>
          <w:jc w:val="center"/>
        </w:trPr>
        <w:tc>
          <w:tcPr>
            <w:tcW w:w="1135" w:type="dxa"/>
            <w:tcBorders>
              <w:top w:val="single" w:color="000000" w:sz="12" w:space="0"/>
            </w:tcBorders>
            <w:vAlign w:val="center"/>
          </w:tcPr>
          <w:p w14:paraId="45D74ABB">
            <w:pPr>
              <w:snapToGrid w:val="0"/>
              <w:spacing w:before="0" w:after="0" w:line="240" w:lineRule="auto"/>
              <w:ind w:left="0" w:right="0" w:firstLine="0"/>
              <w:jc w:val="center"/>
              <w:rPr>
                <w:rFonts w:hint="eastAsia" w:ascii="宋体" w:hAnsi="宋体" w:eastAsia="宋体" w:cs="宋体"/>
                <w:b/>
                <w:sz w:val="20"/>
              </w:rPr>
            </w:pPr>
            <w:r>
              <w:rPr>
                <w:rFonts w:hint="eastAsia" w:ascii="宋体" w:hAnsi="宋体" w:eastAsia="宋体" w:cs="宋体"/>
                <w:b/>
                <w:sz w:val="21"/>
              </w:rPr>
              <w:t>环节</w:t>
            </w:r>
          </w:p>
        </w:tc>
        <w:tc>
          <w:tcPr>
            <w:tcW w:w="2701" w:type="dxa"/>
            <w:tcBorders>
              <w:top w:val="single" w:color="000000" w:sz="12" w:space="0"/>
            </w:tcBorders>
            <w:vAlign w:val="center"/>
          </w:tcPr>
          <w:p w14:paraId="4D547E2D">
            <w:pPr>
              <w:snapToGrid w:val="0"/>
              <w:spacing w:before="0" w:after="0" w:line="240" w:lineRule="auto"/>
              <w:ind w:left="0" w:right="0" w:firstLine="0"/>
              <w:jc w:val="center"/>
              <w:rPr>
                <w:rFonts w:hint="eastAsia" w:ascii="宋体" w:hAnsi="宋体" w:eastAsia="宋体" w:cs="宋体"/>
                <w:b/>
                <w:sz w:val="20"/>
              </w:rPr>
            </w:pPr>
            <w:r>
              <w:rPr>
                <w:rFonts w:hint="eastAsia" w:ascii="宋体" w:hAnsi="宋体" w:eastAsia="宋体" w:cs="宋体"/>
                <w:b/>
                <w:sz w:val="21"/>
              </w:rPr>
              <w:t>学生主要行动</w:t>
            </w:r>
          </w:p>
        </w:tc>
        <w:tc>
          <w:tcPr>
            <w:tcW w:w="2253" w:type="dxa"/>
            <w:tcBorders>
              <w:top w:val="single" w:color="000000" w:sz="12" w:space="0"/>
            </w:tcBorders>
            <w:vAlign w:val="center"/>
          </w:tcPr>
          <w:p w14:paraId="47A17572">
            <w:pPr>
              <w:snapToGrid w:val="0"/>
              <w:spacing w:before="0" w:after="0" w:line="240" w:lineRule="auto"/>
              <w:ind w:left="0" w:right="0" w:firstLine="0"/>
              <w:jc w:val="center"/>
              <w:rPr>
                <w:rFonts w:hint="eastAsia" w:ascii="宋体" w:hAnsi="宋体" w:eastAsia="宋体" w:cs="宋体"/>
                <w:b/>
                <w:sz w:val="20"/>
              </w:rPr>
            </w:pPr>
            <w:r>
              <w:rPr>
                <w:rFonts w:hint="eastAsia" w:ascii="宋体" w:hAnsi="宋体" w:eastAsia="宋体" w:cs="宋体"/>
                <w:b/>
                <w:sz w:val="21"/>
              </w:rPr>
              <w:t>教师调节重点</w:t>
            </w:r>
          </w:p>
        </w:tc>
        <w:tc>
          <w:tcPr>
            <w:tcW w:w="2884" w:type="dxa"/>
            <w:tcBorders>
              <w:top w:val="single" w:color="000000" w:sz="12" w:space="0"/>
            </w:tcBorders>
            <w:vAlign w:val="center"/>
          </w:tcPr>
          <w:p w14:paraId="498CF8FC">
            <w:pPr>
              <w:snapToGrid w:val="0"/>
              <w:spacing w:before="0" w:after="0" w:line="240" w:lineRule="auto"/>
              <w:ind w:left="0" w:right="0" w:firstLine="0"/>
              <w:jc w:val="center"/>
              <w:rPr>
                <w:rFonts w:hint="eastAsia" w:ascii="宋体" w:hAnsi="宋体" w:eastAsia="宋体" w:cs="宋体"/>
                <w:b/>
                <w:sz w:val="20"/>
              </w:rPr>
            </w:pPr>
            <w:r>
              <w:rPr>
                <w:rFonts w:hint="eastAsia" w:ascii="宋体" w:hAnsi="宋体" w:eastAsia="宋体" w:cs="宋体"/>
                <w:b/>
                <w:sz w:val="21"/>
              </w:rPr>
              <w:t>实践表征与判断依据</w:t>
            </w:r>
          </w:p>
        </w:tc>
      </w:tr>
      <w:tr w14:paraId="1380AB24">
        <w:tblPrEx>
          <w:tblCellMar>
            <w:top w:w="95" w:type="dxa"/>
            <w:left w:w="75" w:type="dxa"/>
            <w:bottom w:w="95" w:type="dxa"/>
            <w:right w:w="75" w:type="dxa"/>
          </w:tblCellMar>
        </w:tblPrEx>
        <w:trPr>
          <w:cantSplit/>
          <w:jc w:val="center"/>
        </w:trPr>
        <w:tc>
          <w:tcPr>
            <w:tcW w:w="1135" w:type="dxa"/>
            <w:tcBorders>
              <w:top w:val="single" w:color="000000" w:sz="4" w:space="0"/>
            </w:tcBorders>
            <w:vAlign w:val="center"/>
          </w:tcPr>
          <w:p w14:paraId="2CE3FE5F">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目标引领</w:t>
            </w:r>
          </w:p>
        </w:tc>
        <w:tc>
          <w:tcPr>
            <w:tcW w:w="2701" w:type="dxa"/>
            <w:tcBorders>
              <w:top w:val="single" w:color="000000" w:sz="4" w:space="0"/>
            </w:tcBorders>
            <w:vAlign w:val="center"/>
          </w:tcPr>
          <w:p w14:paraId="440721F2">
            <w:pPr>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sz w:val="21"/>
              </w:rPr>
              <w:t>识别需求、对象与条件，理解目标和标准</w:t>
            </w:r>
          </w:p>
        </w:tc>
        <w:tc>
          <w:tcPr>
            <w:tcW w:w="2253" w:type="dxa"/>
            <w:tcBorders>
              <w:top w:val="single" w:color="000000" w:sz="4" w:space="0"/>
            </w:tcBorders>
            <w:vAlign w:val="center"/>
          </w:tcPr>
          <w:p w14:paraId="3E17C401">
            <w:pPr>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sz w:val="21"/>
              </w:rPr>
              <w:t>诊断起点，澄清问题范围与达成要求</w:t>
            </w:r>
          </w:p>
        </w:tc>
        <w:tc>
          <w:tcPr>
            <w:tcW w:w="2884" w:type="dxa"/>
            <w:tcBorders>
              <w:top w:val="single" w:color="000000" w:sz="4" w:space="0"/>
            </w:tcBorders>
            <w:vAlign w:val="center"/>
          </w:tcPr>
          <w:p w14:paraId="6DABBA40">
            <w:pPr>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sz w:val="21"/>
              </w:rPr>
              <w:t>问题说明、初始作答：需求与标准能否说清</w:t>
            </w:r>
          </w:p>
        </w:tc>
      </w:tr>
      <w:tr w14:paraId="7FA130BB">
        <w:tblPrEx>
          <w:tblCellMar>
            <w:top w:w="95" w:type="dxa"/>
            <w:left w:w="75" w:type="dxa"/>
            <w:bottom w:w="95" w:type="dxa"/>
            <w:right w:w="75" w:type="dxa"/>
          </w:tblCellMar>
        </w:tblPrEx>
        <w:trPr>
          <w:cantSplit/>
          <w:jc w:val="center"/>
        </w:trPr>
        <w:tc>
          <w:tcPr>
            <w:tcW w:w="1135" w:type="dxa"/>
            <w:vAlign w:val="center"/>
          </w:tcPr>
          <w:p w14:paraId="5A30B19F">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任务驱动</w:t>
            </w:r>
          </w:p>
        </w:tc>
        <w:tc>
          <w:tcPr>
            <w:tcW w:w="2701" w:type="dxa"/>
            <w:vAlign w:val="center"/>
          </w:tcPr>
          <w:p w14:paraId="108E5686">
            <w:pPr>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sz w:val="21"/>
              </w:rPr>
              <w:t>分解问题，调查取证，提出候选方案与验证计划</w:t>
            </w:r>
          </w:p>
        </w:tc>
        <w:tc>
          <w:tcPr>
            <w:tcW w:w="2253" w:type="dxa"/>
            <w:vAlign w:val="center"/>
          </w:tcPr>
          <w:p w14:paraId="0AFEA655">
            <w:pPr>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sz w:val="21"/>
              </w:rPr>
              <w:t>检查需求、数据及工程约束，支持比较不同思路</w:t>
            </w:r>
          </w:p>
        </w:tc>
        <w:tc>
          <w:tcPr>
            <w:tcW w:w="2884" w:type="dxa"/>
            <w:vAlign w:val="center"/>
          </w:tcPr>
          <w:p w14:paraId="7AA469E1">
            <w:pPr>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sz w:val="21"/>
              </w:rPr>
              <w:t>需求记录、初稿：措施与问题是否匹配</w:t>
            </w:r>
          </w:p>
        </w:tc>
      </w:tr>
      <w:tr w14:paraId="77007D91">
        <w:tblPrEx>
          <w:tblCellMar>
            <w:top w:w="95" w:type="dxa"/>
            <w:left w:w="75" w:type="dxa"/>
            <w:bottom w:w="95" w:type="dxa"/>
            <w:right w:w="75" w:type="dxa"/>
          </w:tblCellMar>
        </w:tblPrEx>
        <w:trPr>
          <w:cantSplit/>
          <w:jc w:val="center"/>
        </w:trPr>
        <w:tc>
          <w:tcPr>
            <w:tcW w:w="1135" w:type="dxa"/>
            <w:vAlign w:val="center"/>
          </w:tcPr>
          <w:p w14:paraId="786DC7FC">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探究展学</w:t>
            </w:r>
          </w:p>
        </w:tc>
        <w:tc>
          <w:tcPr>
            <w:tcW w:w="2701" w:type="dxa"/>
            <w:vAlign w:val="center"/>
          </w:tcPr>
          <w:p w14:paraId="73B16787">
            <w:pPr>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sz w:val="21"/>
              </w:rPr>
              <w:t>论证选择，制作或调试原型，开展试验或情境验证</w:t>
            </w:r>
          </w:p>
        </w:tc>
        <w:tc>
          <w:tcPr>
            <w:tcW w:w="2253" w:type="dxa"/>
            <w:vAlign w:val="center"/>
          </w:tcPr>
          <w:p w14:paraId="1C585163">
            <w:pPr>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sz w:val="21"/>
              </w:rPr>
              <w:t>组织质询，指导验证，支持分工协商</w:t>
            </w:r>
          </w:p>
        </w:tc>
        <w:tc>
          <w:tcPr>
            <w:tcW w:w="2884" w:type="dxa"/>
            <w:vAlign w:val="center"/>
          </w:tcPr>
          <w:p w14:paraId="3C155898">
            <w:pPr>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sz w:val="21"/>
              </w:rPr>
              <w:t>草图、运行记录与答辩：能否权衡条件，并说明验证结果</w:t>
            </w:r>
          </w:p>
        </w:tc>
      </w:tr>
      <w:tr w14:paraId="32A4021E">
        <w:tblPrEx>
          <w:tblCellMar>
            <w:top w:w="95" w:type="dxa"/>
            <w:left w:w="75" w:type="dxa"/>
            <w:bottom w:w="95" w:type="dxa"/>
            <w:right w:w="75" w:type="dxa"/>
          </w:tblCellMar>
        </w:tblPrEx>
        <w:trPr>
          <w:cantSplit/>
          <w:jc w:val="center"/>
        </w:trPr>
        <w:tc>
          <w:tcPr>
            <w:tcW w:w="1135" w:type="dxa"/>
            <w:vAlign w:val="center"/>
          </w:tcPr>
          <w:p w14:paraId="46023248">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反馈迭代</w:t>
            </w:r>
          </w:p>
        </w:tc>
        <w:tc>
          <w:tcPr>
            <w:tcW w:w="2701" w:type="dxa"/>
            <w:vAlign w:val="center"/>
          </w:tcPr>
          <w:p w14:paraId="12786CC7">
            <w:pPr>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sz w:val="21"/>
              </w:rPr>
              <w:t>分析故障或质疑，修订方案及成果，在可比条件下再次验证</w:t>
            </w:r>
          </w:p>
        </w:tc>
        <w:tc>
          <w:tcPr>
            <w:tcW w:w="2253" w:type="dxa"/>
            <w:vAlign w:val="center"/>
          </w:tcPr>
          <w:p w14:paraId="437A4ED9">
            <w:pPr>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sz w:val="21"/>
              </w:rPr>
              <w:t>定位困难，反馈差距，依据再次表现调整支持</w:t>
            </w:r>
          </w:p>
        </w:tc>
        <w:tc>
          <w:tcPr>
            <w:tcW w:w="2884" w:type="dxa"/>
            <w:vAlign w:val="center"/>
          </w:tcPr>
          <w:p w14:paraId="71350767">
            <w:pPr>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sz w:val="21"/>
              </w:rPr>
              <w:t>前后版本、故障与再次测试：修改是否回应原因，效果能否核查</w:t>
            </w:r>
          </w:p>
        </w:tc>
      </w:tr>
      <w:tr w14:paraId="0100E1B1">
        <w:tblPrEx>
          <w:tblCellMar>
            <w:top w:w="95" w:type="dxa"/>
            <w:left w:w="75" w:type="dxa"/>
            <w:bottom w:w="95" w:type="dxa"/>
            <w:right w:w="75" w:type="dxa"/>
          </w:tblCellMar>
        </w:tblPrEx>
        <w:trPr>
          <w:cantSplit/>
          <w:jc w:val="center"/>
        </w:trPr>
        <w:tc>
          <w:tcPr>
            <w:tcW w:w="1135" w:type="dxa"/>
            <w:tcBorders>
              <w:bottom w:val="single" w:color="000000" w:sz="12" w:space="0"/>
            </w:tcBorders>
            <w:vAlign w:val="center"/>
          </w:tcPr>
          <w:p w14:paraId="41F20BE3">
            <w:pPr>
              <w:keepNext/>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反思迁移</w:t>
            </w:r>
          </w:p>
        </w:tc>
        <w:tc>
          <w:tcPr>
            <w:tcW w:w="2701" w:type="dxa"/>
            <w:tcBorders>
              <w:bottom w:val="single" w:color="000000" w:sz="12" w:space="0"/>
            </w:tcBorders>
            <w:vAlign w:val="center"/>
          </w:tcPr>
          <w:p w14:paraId="79CC71DD">
            <w:pPr>
              <w:keepNext/>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sz w:val="21"/>
              </w:rPr>
              <w:t>提炼方法与边界，在变化情境中尝试</w:t>
            </w:r>
          </w:p>
        </w:tc>
        <w:tc>
          <w:tcPr>
            <w:tcW w:w="2253" w:type="dxa"/>
            <w:tcBorders>
              <w:bottom w:val="single" w:color="000000" w:sz="12" w:space="0"/>
            </w:tcBorders>
            <w:vAlign w:val="center"/>
          </w:tcPr>
          <w:p w14:paraId="633068A2">
            <w:pPr>
              <w:keepNext/>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sz w:val="21"/>
              </w:rPr>
              <w:t>设置新条件，判断独立运用并调整支架</w:t>
            </w:r>
          </w:p>
        </w:tc>
        <w:tc>
          <w:tcPr>
            <w:tcW w:w="2884" w:type="dxa"/>
            <w:tcBorders>
              <w:bottom w:val="single" w:color="000000" w:sz="12" w:space="0"/>
            </w:tcBorders>
            <w:vAlign w:val="center"/>
          </w:tcPr>
          <w:p w14:paraId="5B033527">
            <w:pPr>
              <w:keepNext/>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sz w:val="21"/>
              </w:rPr>
              <w:t>迁移任务与反思：能否说明变化并调整方法</w:t>
            </w:r>
          </w:p>
        </w:tc>
      </w:tr>
    </w:tbl>
    <w:p w14:paraId="36EBA43E">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表3-44  科创项目五环学习与教师调节的实施要点</w:t>
      </w:r>
    </w:p>
    <w:p w14:paraId="72FC4104">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资料来源：本研究依据五环学习模型与科创项目特点编制。</w:t>
      </w:r>
    </w:p>
    <w:p w14:paraId="330C5854">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 xml:space="preserve">项目实施需设置适当的阶段检查：形成方案时审查需求、依据及可行性，进入试验或试行前确认方法与条件，获得反馈后检验修订效果。这些检查</w:t>
      </w:r>
      <w:del w:id="90058" w:author="Claude" w:date="2026-10-27T03:49:22Z">
        <w:r>
          <w:rPr>
            <w:rFonts w:hint="eastAsia" w:ascii="宋体" w:hAnsi="宋体" w:eastAsia="宋体" w:cs="宋体"/>
            <w:b w:val="0"/>
            <w:sz w:val="24"/>
            <w:szCs w:val="24"/>
          </w:rPr>
          <w:delText xml:space="preserve">不是统一审批程序，而是</w:delText>
        </w:r>
      </w:del>
      <w:ins w:id="90059" w:author="Claude" w:date="2026-10-27T03:49:22Z">
        <w:r>
          <w:rPr>
            <w:rFonts w:hint="eastAsia" w:ascii="宋体" w:hAnsi="宋体" w:eastAsia="宋体" w:cs="宋体"/>
            <w:b w:val="0"/>
            <w:sz w:val="24"/>
            <w:szCs w:val="24"/>
          </w:rPr>
          <w:t xml:space="preserve">用于</w:t>
        </w:r>
      </w:ins>
      <w:r>
        <w:rPr>
          <w:rFonts w:hint="eastAsia" w:ascii="宋体" w:hAnsi="宋体" w:eastAsia="宋体" w:cs="宋体"/>
          <w:b w:val="0"/>
          <w:sz w:val="24"/>
          <w:szCs w:val="24"/>
        </w:rPr>
        <w:t xml:space="preserve">避免学生在关键依据不清时持续投入。教师既要为尝试保留空间，也要在证据不足、合作失衡或反复受挫时及时调整支持，使认知挑战与社会情感支持相互配合。</w:t>
      </w:r>
    </w:p>
    <w:p w14:paraId="324255EC">
      <w:pPr>
        <w:pageBreakBefore w:val="0"/>
        <w:overflowPunct w:val="0"/>
        <w:bidi w:val="0"/>
        <w:spacing w:before="0" w:after="0" w:line="360" w:lineRule="auto"/>
        <w:ind w:firstLineChars="200"/>
        <w:jc w:val="both"/>
        <w:textAlignment w:val="auto"/>
        <w:rPr>
          <w:rFonts w:hint="eastAsia" w:ascii="宋体" w:hAnsi="宋体" w:eastAsia="宋体" w:cs="宋体"/>
          <w:b/>
          <w:bCs/>
          <w:sz w:val="24"/>
          <w:szCs w:val="24"/>
        </w:rPr>
      </w:pPr>
      <w:r>
        <w:rPr>
          <w:rFonts w:hint="eastAsia" w:ascii="宋体" w:hAnsi="宋体" w:eastAsia="宋体" w:cs="宋体"/>
          <w:b w:val="0"/>
          <w:bCs/>
          <w:sz w:val="24"/>
          <w:szCs w:val="24"/>
        </w:rPr>
        <w:t>案例分析　将听证反馈转化为方案修订</w:t>
      </w:r>
    </w:p>
    <w:p w14:paraId="45D81789">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rPr>
        <w:t>“水足迹”项目借助模拟听证会开展方案质询。同伴提出再利用用途需要具体，教师提示明确缩短淋浴的时间；学生在修改清单中补入浇花用途、占比说明和时间建议[11]。图3-37左侧保留反馈、修改决定与修改后内容，使“反馈迭代”落实为可追踪的行动。听证属于方案论证，尚不能替代真实家庭条件下的节水效果验证。</w:t>
      </w:r>
    </w:p>
    <w:p w14:paraId="78E9F10D">
      <w:pPr>
        <w:keepNext/>
        <w:jc w:val="center"/>
        <w:rPr>
          <w:rFonts w:hint="eastAsia" w:ascii="宋体" w:hAnsi="宋体" w:eastAsia="宋体" w:cs="宋体"/>
        </w:rPr>
      </w:pPr>
      <w:r>
        <w:rPr>
          <w:rFonts w:hint="eastAsia" w:ascii="宋体" w:hAnsi="宋体" w:eastAsia="宋体" w:cs="宋体"/>
        </w:rPr>
        <w:drawing>
          <wp:inline distT="0" distB="0" distL="0" distR="0">
            <wp:extent cx="5145405" cy="3053715"/>
            <wp:effectExtent l="0" t="0" r="7620" b="3810"/>
            <wp:docPr id="29"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7"/>
                    <pic:cNvPicPr>
                      <a:picLocks noChangeAspect="1" noChangeArrowheads="1"/>
                    </pic:cNvPicPr>
                  </pic:nvPicPr>
                  <pic:blipFill>
                    <a:blip r:embed="rId34"/>
                    <a:stretch>
                      <a:fillRect/>
                    </a:stretch>
                  </pic:blipFill>
                  <pic:spPr>
                    <a:xfrm>
                      <a:off x="0" y="0"/>
                      <a:ext cx="5145405" cy="3053715"/>
                    </a:xfrm>
                    <a:prstGeom prst="rect">
                      <a:avLst/>
                    </a:prstGeom>
                    <a:noFill/>
                  </pic:spPr>
                </pic:pic>
              </a:graphicData>
            </a:graphic>
          </wp:inline>
        </w:drawing>
      </w:r>
    </w:p>
    <w:p w14:paraId="6BD5C57A">
      <w:pPr>
        <w:spacing w:line="240" w:lineRule="auto"/>
        <w:ind w:firstLine="0"/>
        <w:jc w:val="center"/>
        <w:rPr>
          <w:rFonts w:hint="eastAsia" w:ascii="宋体" w:hAnsi="宋体" w:eastAsia="宋体" w:cs="宋体"/>
          <w:b w:val="0"/>
          <w:sz w:val="21"/>
        </w:rPr>
      </w:pPr>
      <w:r>
        <w:rPr>
          <w:rFonts w:hint="eastAsia" w:ascii="宋体" w:hAnsi="宋体" w:eastAsia="宋体" w:cs="宋体"/>
          <w:b w:val="0"/>
          <w:sz w:val="21"/>
        </w:rPr>
        <w:t>图3-37  方案修改与故障排查记录</w:t>
      </w:r>
    </w:p>
    <w:p w14:paraId="62B7A1FE">
      <w:pPr>
        <w:spacing w:line="240" w:lineRule="auto"/>
        <w:ind w:firstLine="0"/>
        <w:jc w:val="center"/>
        <w:rPr>
          <w:rFonts w:hint="eastAsia" w:ascii="宋体" w:hAnsi="宋体" w:eastAsia="宋体" w:cs="宋体"/>
          <w:b w:val="0"/>
          <w:sz w:val="21"/>
        </w:rPr>
      </w:pPr>
    </w:p>
    <w:p w14:paraId="489FC74F">
      <w:pPr>
        <w:spacing w:line="240" w:lineRule="auto"/>
        <w:ind w:firstLine="0"/>
        <w:jc w:val="center"/>
        <w:rPr>
          <w:rFonts w:hint="eastAsia" w:ascii="宋体" w:hAnsi="宋体" w:eastAsia="宋体" w:cs="宋体"/>
          <w:b w:val="0"/>
          <w:sz w:val="21"/>
        </w:rPr>
      </w:pPr>
    </w:p>
    <w:p w14:paraId="09D9B7DE">
      <w:pPr>
        <w:spacing w:line="240" w:lineRule="auto"/>
        <w:ind w:firstLine="0"/>
        <w:jc w:val="center"/>
        <w:rPr>
          <w:rFonts w:hint="eastAsia" w:ascii="宋体" w:hAnsi="宋体" w:eastAsia="宋体" w:cs="宋体"/>
          <w:b w:val="0"/>
          <w:sz w:val="21"/>
        </w:rPr>
      </w:pPr>
    </w:p>
    <w:p w14:paraId="01C29A53">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表3-45  双语节水方案反馈与修订的对应关系</w:t>
      </w:r>
    </w:p>
    <w:tbl>
      <w:tblPr>
        <w:tblStyle w:val="12"/>
        <w:tblW w:w="8456" w:type="dxa"/>
        <w:jc w:val="center"/>
        <w:tblLayout w:type="fixed"/>
        <w:tblCellMar>
          <w:top w:w="95" w:type="dxa"/>
          <w:left w:w="75" w:type="dxa"/>
          <w:bottom w:w="95" w:type="dxa"/>
          <w:right w:w="75" w:type="dxa"/>
        </w:tblCellMar>
      </w:tblPr>
      <w:tblGrid>
        <w:gridCol w:w="1977"/>
        <w:gridCol w:w="2521"/>
        <w:gridCol w:w="3958"/>
      </w:tblGrid>
      <w:tr w14:paraId="29EEC8DE">
        <w:tblPrEx>
          <w:tblCellMar>
            <w:top w:w="95" w:type="dxa"/>
            <w:left w:w="75" w:type="dxa"/>
            <w:bottom w:w="95" w:type="dxa"/>
            <w:right w:w="75" w:type="dxa"/>
          </w:tblCellMar>
        </w:tblPrEx>
        <w:trPr>
          <w:cantSplit/>
          <w:tblHeader/>
          <w:jc w:val="center"/>
        </w:trPr>
        <w:tc>
          <w:tcPr>
            <w:tcW w:w="1977" w:type="dxa"/>
            <w:tcBorders>
              <w:top w:val="single" w:color="000000" w:sz="12" w:space="0"/>
            </w:tcBorders>
            <w:vAlign w:val="center"/>
          </w:tcPr>
          <w:p w14:paraId="094E25E3">
            <w:pPr>
              <w:snapToGrid w:val="0"/>
              <w:spacing w:before="0" w:after="0" w:line="240" w:lineRule="auto"/>
              <w:ind w:left="0" w:right="0" w:firstLine="0"/>
              <w:jc w:val="center"/>
              <w:rPr>
                <w:rFonts w:hint="eastAsia" w:ascii="宋体" w:hAnsi="宋体" w:eastAsia="宋体" w:cs="宋体"/>
                <w:b/>
                <w:sz w:val="20"/>
              </w:rPr>
            </w:pPr>
            <w:r>
              <w:rPr>
                <w:rFonts w:hint="eastAsia" w:ascii="宋体" w:hAnsi="宋体" w:eastAsia="宋体" w:cs="宋体"/>
                <w:b/>
                <w:sz w:val="21"/>
              </w:rPr>
              <w:t>初始不足</w:t>
            </w:r>
          </w:p>
        </w:tc>
        <w:tc>
          <w:tcPr>
            <w:tcW w:w="2521" w:type="dxa"/>
            <w:tcBorders>
              <w:top w:val="single" w:color="000000" w:sz="12" w:space="0"/>
            </w:tcBorders>
            <w:vAlign w:val="center"/>
          </w:tcPr>
          <w:p w14:paraId="1DD9F32F">
            <w:pPr>
              <w:snapToGrid w:val="0"/>
              <w:spacing w:before="0" w:after="0" w:line="240" w:lineRule="auto"/>
              <w:ind w:left="0" w:right="0" w:firstLine="0"/>
              <w:jc w:val="center"/>
              <w:rPr>
                <w:rFonts w:hint="eastAsia" w:ascii="宋体" w:hAnsi="宋体" w:eastAsia="宋体" w:cs="宋体"/>
                <w:b/>
                <w:sz w:val="20"/>
              </w:rPr>
            </w:pPr>
            <w:r>
              <w:rPr>
                <w:rFonts w:hint="eastAsia" w:ascii="宋体" w:hAnsi="宋体" w:eastAsia="宋体" w:cs="宋体"/>
                <w:b/>
                <w:sz w:val="21"/>
              </w:rPr>
              <w:t>反馈与修订</w:t>
            </w:r>
          </w:p>
        </w:tc>
        <w:tc>
          <w:tcPr>
            <w:tcW w:w="3958" w:type="dxa"/>
            <w:tcBorders>
              <w:top w:val="single" w:color="000000" w:sz="12" w:space="0"/>
            </w:tcBorders>
            <w:vAlign w:val="center"/>
          </w:tcPr>
          <w:p w14:paraId="08B9F26F">
            <w:pPr>
              <w:snapToGrid w:val="0"/>
              <w:spacing w:before="0" w:after="0" w:line="240" w:lineRule="auto"/>
              <w:ind w:left="0" w:right="0" w:firstLine="0"/>
              <w:jc w:val="center"/>
              <w:rPr>
                <w:rFonts w:hint="eastAsia" w:ascii="宋体" w:hAnsi="宋体" w:eastAsia="宋体" w:cs="宋体"/>
                <w:b/>
                <w:sz w:val="20"/>
              </w:rPr>
            </w:pPr>
            <w:r>
              <w:rPr>
                <w:rFonts w:hint="eastAsia" w:ascii="宋体" w:hAnsi="宋体" w:eastAsia="宋体" w:cs="宋体"/>
                <w:b/>
                <w:sz w:val="21"/>
              </w:rPr>
              <w:t>可作出的学习判断</w:t>
            </w:r>
          </w:p>
        </w:tc>
      </w:tr>
      <w:tr w14:paraId="6FA0C901">
        <w:tblPrEx>
          <w:tblCellMar>
            <w:top w:w="95" w:type="dxa"/>
            <w:left w:w="75" w:type="dxa"/>
            <w:bottom w:w="95" w:type="dxa"/>
            <w:right w:w="75" w:type="dxa"/>
          </w:tblCellMar>
        </w:tblPrEx>
        <w:trPr>
          <w:cantSplit/>
          <w:jc w:val="center"/>
        </w:trPr>
        <w:tc>
          <w:tcPr>
            <w:tcW w:w="1977" w:type="dxa"/>
            <w:tcBorders>
              <w:top w:val="single" w:color="000000" w:sz="4" w:space="0"/>
            </w:tcBorders>
            <w:vAlign w:val="center"/>
          </w:tcPr>
          <w:p w14:paraId="72258304">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再利用的具体用途未明确</w:t>
            </w:r>
          </w:p>
        </w:tc>
        <w:tc>
          <w:tcPr>
            <w:tcW w:w="2521" w:type="dxa"/>
            <w:tcBorders>
              <w:top w:val="single" w:color="000000" w:sz="4" w:space="0"/>
            </w:tcBorders>
            <w:vAlign w:val="center"/>
          </w:tcPr>
          <w:p w14:paraId="3C9FA40D">
            <w:pPr>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sz w:val="21"/>
              </w:rPr>
              <w:t>依据同伴建议补写用水浇花</w:t>
            </w:r>
          </w:p>
        </w:tc>
        <w:tc>
          <w:tcPr>
            <w:tcW w:w="3958" w:type="dxa"/>
            <w:tcBorders>
              <w:top w:val="single" w:color="000000" w:sz="4" w:space="0"/>
            </w:tcBorders>
            <w:vAlign w:val="center"/>
          </w:tcPr>
          <w:p w14:paraId="6C686279">
            <w:pPr>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sz w:val="21"/>
              </w:rPr>
              <w:t>措施由一般建议进入具体行动</w:t>
            </w:r>
          </w:p>
        </w:tc>
      </w:tr>
      <w:tr w14:paraId="2F73E808">
        <w:tblPrEx>
          <w:tblCellMar>
            <w:top w:w="95" w:type="dxa"/>
            <w:left w:w="75" w:type="dxa"/>
            <w:bottom w:w="95" w:type="dxa"/>
            <w:right w:w="75" w:type="dxa"/>
          </w:tblCellMar>
        </w:tblPrEx>
        <w:trPr>
          <w:cantSplit/>
          <w:jc w:val="center"/>
        </w:trPr>
        <w:tc>
          <w:tcPr>
            <w:tcW w:w="1977" w:type="dxa"/>
            <w:vAlign w:val="center"/>
          </w:tcPr>
          <w:p w14:paraId="542F4C6F">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问题判断缺少比例说明</w:t>
            </w:r>
          </w:p>
        </w:tc>
        <w:tc>
          <w:tcPr>
            <w:tcW w:w="2521" w:type="dxa"/>
            <w:vAlign w:val="center"/>
          </w:tcPr>
          <w:p w14:paraId="1A6733D2">
            <w:pPr>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sz w:val="21"/>
              </w:rPr>
              <w:t>在修改清单中补写约40%的占比</w:t>
            </w:r>
          </w:p>
        </w:tc>
        <w:tc>
          <w:tcPr>
            <w:tcW w:w="3958" w:type="dxa"/>
            <w:vAlign w:val="center"/>
          </w:tcPr>
          <w:p w14:paraId="2FC3D47A">
            <w:pPr>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sz w:val="21"/>
              </w:rPr>
              <w:t>开始补充数据依据；仍须核对汇总范围与分母</w:t>
            </w:r>
          </w:p>
        </w:tc>
      </w:tr>
      <w:tr w14:paraId="5C28AC69">
        <w:tblPrEx>
          <w:tblCellMar>
            <w:top w:w="95" w:type="dxa"/>
            <w:left w:w="75" w:type="dxa"/>
            <w:bottom w:w="95" w:type="dxa"/>
            <w:right w:w="75" w:type="dxa"/>
          </w:tblCellMar>
        </w:tblPrEx>
        <w:trPr>
          <w:cantSplit/>
          <w:jc w:val="center"/>
        </w:trPr>
        <w:tc>
          <w:tcPr>
            <w:tcW w:w="1977" w:type="dxa"/>
            <w:tcBorders>
              <w:bottom w:val="single" w:color="000000" w:sz="12" w:space="0"/>
            </w:tcBorders>
            <w:vAlign w:val="center"/>
          </w:tcPr>
          <w:p w14:paraId="30176101">
            <w:pPr>
              <w:keepNext/>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缩短淋浴时间缺少明确要求</w:t>
            </w:r>
          </w:p>
        </w:tc>
        <w:tc>
          <w:tcPr>
            <w:tcW w:w="2521" w:type="dxa"/>
            <w:tcBorders>
              <w:bottom w:val="single" w:color="000000" w:sz="12" w:space="0"/>
            </w:tcBorders>
            <w:vAlign w:val="center"/>
          </w:tcPr>
          <w:p w14:paraId="1E1CA558">
            <w:pPr>
              <w:keepNext/>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sz w:val="21"/>
              </w:rPr>
              <w:t>依据教师反馈补写约10分钟的建议</w:t>
            </w:r>
          </w:p>
        </w:tc>
        <w:tc>
          <w:tcPr>
            <w:tcW w:w="3958" w:type="dxa"/>
            <w:tcBorders>
              <w:bottom w:val="single" w:color="000000" w:sz="12" w:space="0"/>
            </w:tcBorders>
            <w:vAlign w:val="center"/>
          </w:tcPr>
          <w:p w14:paraId="36CC16A9">
            <w:pPr>
              <w:keepNext/>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sz w:val="21"/>
              </w:rPr>
              <w:t>行动要求更具体；仍需依据原有时长及实际条件检验效果</w:t>
            </w:r>
          </w:p>
        </w:tc>
      </w:tr>
    </w:tbl>
    <w:p w14:paraId="22C70B69">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表3-46  呈现的是方案论证与表达的改进，支持学生开始回应反馈、具体化措施的判断。若要进一步考察创造与问题解决质量，还需比较替代措施、核实限制条件并记录试行结果；若要考察责任担当，则需结合分工完成、持续记录与后续行动。修订次数和展示表现不能单独替代这些判断。</w:t>
      </w:r>
    </w:p>
    <w:p w14:paraId="36889A8A">
      <w:pPr>
        <w:pageBreakBefore w:val="0"/>
        <w:overflowPunct w:val="0"/>
        <w:bidi w:val="0"/>
        <w:spacing w:before="0" w:after="0" w:line="360" w:lineRule="auto"/>
        <w:ind w:firstLineChars="200"/>
        <w:jc w:val="both"/>
        <w:textAlignment w:val="auto"/>
        <w:rPr>
          <w:rFonts w:hint="eastAsia" w:ascii="宋体" w:hAnsi="宋体" w:eastAsia="宋体" w:cs="宋体"/>
          <w:b/>
          <w:bCs/>
          <w:sz w:val="24"/>
          <w:szCs w:val="24"/>
        </w:rPr>
      </w:pPr>
      <w:r>
        <w:rPr>
          <w:rFonts w:hint="eastAsia" w:ascii="宋体" w:hAnsi="宋体" w:eastAsia="宋体" w:cs="宋体"/>
          <w:b w:val="0"/>
          <w:bCs/>
          <w:sz w:val="24"/>
          <w:szCs w:val="24"/>
        </w:rPr>
        <w:t>案例分析　从路径构想到运行验证与故障改进</w:t>
      </w:r>
    </w:p>
    <w:p w14:paraId="525045EC">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 xml:space="preserve">机械臂项目将“方案”落实为可执行的点位与顺序，学生需要通过实际运行判断纸面构思能否成立。案例叙述记录了省略抬升点与保留抬升点的不同主张，以及围绕碰撞风险与运行效率的讨论。这一设计</w:t>
      </w:r>
      <w:del w:id="90060" w:author="Claude" w:date="2026-10-27T03:49:22Z">
        <w:r>
          <w:rPr>
            <w:rFonts w:hint="eastAsia" w:ascii="宋体" w:hAnsi="宋体" w:eastAsia="宋体" w:cs="宋体"/>
            <w:b w:val="0"/>
            <w:sz w:val="24"/>
            <w:szCs w:val="24"/>
          </w:rPr>
          <w:delText xml:space="preserve">使展学不止于介绍作品，而是要求</w:delText>
        </w:r>
      </w:del>
      <w:ins w:id="90061" w:author="Claude" w:date="2026-10-27T03:49:22Z">
        <w:r>
          <w:rPr>
            <w:rFonts w:hint="eastAsia" w:ascii="宋体" w:hAnsi="宋体" w:eastAsia="宋体" w:cs="宋体"/>
            <w:b w:val="0"/>
            <w:sz w:val="24"/>
            <w:szCs w:val="24"/>
          </w:rPr>
          <w:t xml:space="preserve">要求展学</w:t>
        </w:r>
      </w:ins>
      <w:r>
        <w:rPr>
          <w:rFonts w:hint="eastAsia" w:ascii="宋体" w:hAnsi="宋体" w:eastAsia="宋体" w:cs="宋体"/>
          <w:b w:val="0"/>
          <w:sz w:val="24"/>
          <w:szCs w:val="24"/>
        </w:rPr>
        <w:t xml:space="preserve">呈现路径依据、运行证据及取舍理由。现有附件能够直接支持初始草图、故障分析和批注反馈的解释；完整的双路径实测比较仍需相应数据表补充。</w:t>
      </w:r>
    </w:p>
    <w:p w14:paraId="4D9DCC8A">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在此过程中，教师调节应以具体困难为依据：学生只看运行速度时，追问安全约束；反复改参数而未定位故障时，引导区分原因并开展验证；少数成员包办时，调整角色并记录个人贡献。社会情感支持也作用于工程问题解决，使受挫后的情绪调整、不同意见的协商与后续操作保持联系。案例中的任务单和批注提供了观察这些调节的线索，但教师措施与再次表现之间仍需同步记录，才能更充分地解释支持作用。</w:t>
      </w:r>
    </w:p>
    <w:p w14:paraId="7AC65B83">
      <w:pPr>
        <w:pStyle w:val="4"/>
        <w:keepNext/>
        <w:spacing w:before="280" w:after="280"/>
        <w:ind w:firstLine="0" w:firstLineChars="0"/>
        <w:outlineLvl w:val="9"/>
        <w:rPr>
          <w:rFonts w:hint="eastAsia" w:ascii="宋体" w:hAnsi="宋体" w:eastAsia="宋体" w:cs="宋体"/>
          <w:color w:val="auto"/>
        </w:rPr>
      </w:pPr>
      <w:r>
        <w:rPr>
          <w:rFonts w:hint="eastAsia" w:ascii="宋体" w:hAnsi="宋体" w:eastAsia="宋体" w:cs="宋体"/>
          <w:b/>
          <w:color w:val="auto"/>
          <w:sz w:val="28"/>
        </w:rPr>
        <w:t>案例分析　以多场景测试推动系统方案迭代</w:t>
      </w:r>
    </w:p>
    <w:p w14:paraId="704FA8A5">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TOF案例将系统制作后的测试继续作为学习任务，要求学生记录延迟、漏检、佩戴不适及触觉辨识等问题，并分析其可能来源。这使项目从“原型能够演示”进入“方案在何种条件下成立”的检验。教师通过追问与记录要求帮助学生区分硬件、算法和使用体验方面的问题，学生再据此调整程序、结构或反馈策略，形成诊断、支持、实施与再次评估的持续过程。</w:t>
      </w:r>
    </w:p>
    <w:p w14:paraId="4C848F7A">
      <w:pPr>
        <w:keepNext/>
        <w:jc w:val="center"/>
        <w:rPr>
          <w:rFonts w:hint="eastAsia" w:ascii="宋体" w:hAnsi="宋体" w:eastAsia="宋体" w:cs="宋体"/>
        </w:rPr>
      </w:pPr>
      <w:r>
        <w:rPr>
          <w:rFonts w:hint="eastAsia" w:ascii="宋体" w:hAnsi="宋体" w:eastAsia="宋体" w:cs="宋体"/>
        </w:rPr>
        <w:drawing>
          <wp:inline distT="0" distB="0" distL="0" distR="0">
            <wp:extent cx="2858770" cy="4114165"/>
            <wp:effectExtent l="0" t="0" r="8255" b="635"/>
            <wp:docPr id="30"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8"/>
                    <pic:cNvPicPr>
                      <a:picLocks noChangeAspect="1" noChangeArrowheads="1"/>
                    </pic:cNvPicPr>
                  </pic:nvPicPr>
                  <pic:blipFill>
                    <a:blip r:embed="rId35"/>
                    <a:stretch>
                      <a:fillRect/>
                    </a:stretch>
                  </pic:blipFill>
                  <pic:spPr>
                    <a:xfrm>
                      <a:off x="0" y="0"/>
                      <a:ext cx="2858770" cy="4114165"/>
                    </a:xfrm>
                    <a:prstGeom prst="rect">
                      <a:avLst/>
                    </a:prstGeom>
                    <a:noFill/>
                  </pic:spPr>
                </pic:pic>
              </a:graphicData>
            </a:graphic>
          </wp:inline>
        </w:drawing>
      </w:r>
    </w:p>
    <w:p w14:paraId="01F852F5">
      <w:pPr>
        <w:spacing w:line="240" w:lineRule="auto"/>
        <w:ind w:firstLine="0"/>
        <w:jc w:val="center"/>
        <w:rPr>
          <w:rFonts w:hint="eastAsia" w:ascii="宋体" w:hAnsi="宋体" w:eastAsia="宋体" w:cs="宋体"/>
        </w:rPr>
      </w:pPr>
      <w:r>
        <w:rPr>
          <w:rFonts w:hint="eastAsia" w:ascii="宋体" w:hAnsi="宋体" w:eastAsia="宋体" w:cs="宋体"/>
          <w:b w:val="0"/>
          <w:sz w:val="21"/>
        </w:rPr>
        <w:t>图3-38  导盲系统原型及场景测试材料（刘雪瑶案例原图）[13]</w:t>
      </w:r>
    </w:p>
    <w:p w14:paraId="2828922D">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图3-39  呈现了装置组合及场景测试的实施条件。原型照片能够证明作品形态和测试活动的存在，功能改进则须结合过程记录解释。2025年9月18—22日的记录将多障碍物干扰作为调试问题，记载了时序振动、算法预测及调试显示等调整，并报告了修改前后的部分结果。表18-1据此整理可核对的数值，使迭代分析具体指向测试变化。</w:t>
      </w:r>
    </w:p>
    <w:p w14:paraId="68075E92">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表3-47  导盲系统多障碍物调试记录中的结果变化</w:t>
      </w:r>
    </w:p>
    <w:tbl>
      <w:tblPr>
        <w:tblStyle w:val="12"/>
        <w:tblW w:w="8453" w:type="dxa"/>
        <w:jc w:val="center"/>
        <w:tblLayout w:type="fixed"/>
        <w:tblCellMar>
          <w:top w:w="95" w:type="dxa"/>
          <w:left w:w="75" w:type="dxa"/>
          <w:bottom w:w="95" w:type="dxa"/>
          <w:right w:w="75" w:type="dxa"/>
        </w:tblCellMar>
      </w:tblPr>
      <w:tblGrid>
        <w:gridCol w:w="3020"/>
        <w:gridCol w:w="1379"/>
        <w:gridCol w:w="1381"/>
        <w:gridCol w:w="2673"/>
      </w:tblGrid>
      <w:tr w14:paraId="24833246">
        <w:tblPrEx>
          <w:tblCellMar>
            <w:top w:w="95" w:type="dxa"/>
            <w:left w:w="75" w:type="dxa"/>
            <w:bottom w:w="95" w:type="dxa"/>
            <w:right w:w="75" w:type="dxa"/>
          </w:tblCellMar>
        </w:tblPrEx>
        <w:trPr>
          <w:cantSplit/>
          <w:tblHeader/>
          <w:jc w:val="center"/>
        </w:trPr>
        <w:tc>
          <w:tcPr>
            <w:tcW w:w="3020" w:type="dxa"/>
            <w:tcBorders>
              <w:top w:val="single" w:color="000000" w:sz="12" w:space="0"/>
            </w:tcBorders>
            <w:vAlign w:val="center"/>
          </w:tcPr>
          <w:p w14:paraId="17196A66">
            <w:pPr>
              <w:snapToGrid w:val="0"/>
              <w:spacing w:before="0" w:after="0" w:line="240" w:lineRule="auto"/>
              <w:ind w:left="0" w:right="0" w:firstLine="0"/>
              <w:jc w:val="center"/>
              <w:rPr>
                <w:rFonts w:hint="eastAsia" w:ascii="宋体" w:hAnsi="宋体" w:eastAsia="宋体" w:cs="宋体"/>
                <w:b/>
                <w:color w:val="auto"/>
                <w:sz w:val="20"/>
              </w:rPr>
            </w:pPr>
            <w:r>
              <w:rPr>
                <w:rFonts w:hint="eastAsia" w:ascii="宋体" w:hAnsi="宋体" w:eastAsia="宋体" w:cs="宋体"/>
                <w:b/>
                <w:color w:val="auto"/>
                <w:sz w:val="21"/>
              </w:rPr>
              <w:t>记录指标</w:t>
            </w:r>
          </w:p>
        </w:tc>
        <w:tc>
          <w:tcPr>
            <w:tcW w:w="1379" w:type="dxa"/>
            <w:tcBorders>
              <w:top w:val="single" w:color="000000" w:sz="12" w:space="0"/>
            </w:tcBorders>
            <w:vAlign w:val="center"/>
          </w:tcPr>
          <w:p w14:paraId="6399E6AA">
            <w:pPr>
              <w:snapToGrid w:val="0"/>
              <w:spacing w:before="0" w:after="0" w:line="240" w:lineRule="auto"/>
              <w:ind w:left="0" w:right="0" w:firstLine="0"/>
              <w:jc w:val="center"/>
              <w:rPr>
                <w:rFonts w:hint="eastAsia" w:ascii="宋体" w:hAnsi="宋体" w:eastAsia="宋体" w:cs="宋体"/>
                <w:b/>
                <w:color w:val="auto"/>
                <w:sz w:val="20"/>
              </w:rPr>
            </w:pPr>
            <w:r>
              <w:rPr>
                <w:rFonts w:hint="eastAsia" w:ascii="宋体" w:hAnsi="宋体" w:eastAsia="宋体" w:cs="宋体"/>
                <w:b/>
                <w:color w:val="auto"/>
                <w:sz w:val="21"/>
              </w:rPr>
              <w:t>修改前</w:t>
            </w:r>
          </w:p>
        </w:tc>
        <w:tc>
          <w:tcPr>
            <w:tcW w:w="1381" w:type="dxa"/>
            <w:tcBorders>
              <w:top w:val="single" w:color="000000" w:sz="12" w:space="0"/>
            </w:tcBorders>
            <w:vAlign w:val="center"/>
          </w:tcPr>
          <w:p w14:paraId="1F21A09A">
            <w:pPr>
              <w:snapToGrid w:val="0"/>
              <w:spacing w:before="0" w:after="0" w:line="240" w:lineRule="auto"/>
              <w:ind w:left="0" w:right="0" w:firstLine="0"/>
              <w:jc w:val="center"/>
              <w:rPr>
                <w:rFonts w:hint="eastAsia" w:ascii="宋体" w:hAnsi="宋体" w:eastAsia="宋体" w:cs="宋体"/>
                <w:b/>
                <w:color w:val="auto"/>
                <w:sz w:val="20"/>
              </w:rPr>
            </w:pPr>
            <w:r>
              <w:rPr>
                <w:rFonts w:hint="eastAsia" w:ascii="宋体" w:hAnsi="宋体" w:eastAsia="宋体" w:cs="宋体"/>
                <w:b/>
                <w:color w:val="auto"/>
                <w:sz w:val="21"/>
              </w:rPr>
              <w:t>修改后</w:t>
            </w:r>
          </w:p>
        </w:tc>
        <w:tc>
          <w:tcPr>
            <w:tcW w:w="2673" w:type="dxa"/>
            <w:tcBorders>
              <w:top w:val="single" w:color="000000" w:sz="12" w:space="0"/>
            </w:tcBorders>
            <w:vAlign w:val="center"/>
          </w:tcPr>
          <w:p w14:paraId="2C3BA712">
            <w:pPr>
              <w:snapToGrid w:val="0"/>
              <w:spacing w:before="0" w:after="0" w:line="240" w:lineRule="auto"/>
              <w:ind w:left="0" w:right="0" w:firstLine="0"/>
              <w:jc w:val="center"/>
              <w:rPr>
                <w:rFonts w:hint="eastAsia" w:ascii="宋体" w:hAnsi="宋体" w:eastAsia="宋体" w:cs="宋体"/>
                <w:b/>
                <w:color w:val="auto"/>
                <w:sz w:val="20"/>
              </w:rPr>
            </w:pPr>
            <w:r>
              <w:rPr>
                <w:rFonts w:hint="eastAsia" w:ascii="宋体" w:hAnsi="宋体" w:eastAsia="宋体" w:cs="宋体"/>
                <w:b/>
                <w:color w:val="auto"/>
                <w:sz w:val="21"/>
              </w:rPr>
              <w:t>描述性变化</w:t>
            </w:r>
          </w:p>
        </w:tc>
      </w:tr>
      <w:tr w14:paraId="1CB5B483">
        <w:tblPrEx>
          <w:tblCellMar>
            <w:top w:w="95" w:type="dxa"/>
            <w:left w:w="75" w:type="dxa"/>
            <w:bottom w:w="95" w:type="dxa"/>
            <w:right w:w="75" w:type="dxa"/>
          </w:tblCellMar>
        </w:tblPrEx>
        <w:trPr>
          <w:cantSplit/>
          <w:jc w:val="center"/>
        </w:trPr>
        <w:tc>
          <w:tcPr>
            <w:tcW w:w="3020" w:type="dxa"/>
            <w:tcBorders>
              <w:top w:val="single" w:color="000000" w:sz="4" w:space="0"/>
            </w:tcBorders>
            <w:vAlign w:val="center"/>
          </w:tcPr>
          <w:p w14:paraId="7CD54210">
            <w:pPr>
              <w:snapToGrid w:val="0"/>
              <w:spacing w:before="0" w:after="0" w:line="240" w:lineRule="auto"/>
              <w:ind w:left="0" w:right="0" w:firstLine="0"/>
              <w:jc w:val="left"/>
              <w:rPr>
                <w:rFonts w:hint="eastAsia" w:ascii="宋体" w:hAnsi="宋体" w:eastAsia="宋体" w:cs="宋体"/>
                <w:color w:val="auto"/>
                <w:sz w:val="20"/>
              </w:rPr>
            </w:pPr>
            <w:r>
              <w:rPr>
                <w:rFonts w:hint="eastAsia" w:ascii="宋体" w:hAnsi="宋体" w:eastAsia="宋体" w:cs="宋体"/>
                <w:b w:val="0"/>
                <w:color w:val="auto"/>
                <w:sz w:val="21"/>
              </w:rPr>
              <w:t>多目标识别准确率</w:t>
            </w:r>
          </w:p>
        </w:tc>
        <w:tc>
          <w:tcPr>
            <w:tcW w:w="1379" w:type="dxa"/>
            <w:tcBorders>
              <w:top w:val="single" w:color="000000" w:sz="4" w:space="0"/>
            </w:tcBorders>
            <w:vAlign w:val="center"/>
          </w:tcPr>
          <w:p w14:paraId="536317FD">
            <w:pPr>
              <w:snapToGrid w:val="0"/>
              <w:spacing w:before="0" w:after="0" w:line="240" w:lineRule="auto"/>
              <w:ind w:left="0" w:right="0" w:firstLine="0"/>
              <w:jc w:val="center"/>
              <w:rPr>
                <w:rFonts w:hint="eastAsia" w:ascii="宋体" w:hAnsi="宋体" w:eastAsia="宋体" w:cs="宋体"/>
                <w:color w:val="auto"/>
                <w:sz w:val="20"/>
              </w:rPr>
            </w:pPr>
            <w:r>
              <w:rPr>
                <w:rFonts w:hint="eastAsia" w:ascii="宋体" w:hAnsi="宋体" w:eastAsia="宋体" w:cs="宋体"/>
                <w:b w:val="0"/>
                <w:color w:val="auto"/>
                <w:sz w:val="21"/>
              </w:rPr>
              <w:t>70%</w:t>
            </w:r>
          </w:p>
        </w:tc>
        <w:tc>
          <w:tcPr>
            <w:tcW w:w="1381" w:type="dxa"/>
            <w:tcBorders>
              <w:top w:val="single" w:color="000000" w:sz="4" w:space="0"/>
            </w:tcBorders>
            <w:vAlign w:val="center"/>
          </w:tcPr>
          <w:p w14:paraId="141B8E4B">
            <w:pPr>
              <w:snapToGrid w:val="0"/>
              <w:spacing w:before="0" w:after="0" w:line="240" w:lineRule="auto"/>
              <w:ind w:left="0" w:right="0" w:firstLine="0"/>
              <w:jc w:val="center"/>
              <w:rPr>
                <w:rFonts w:hint="eastAsia" w:ascii="宋体" w:hAnsi="宋体" w:eastAsia="宋体" w:cs="宋体"/>
                <w:color w:val="auto"/>
                <w:sz w:val="20"/>
              </w:rPr>
            </w:pPr>
            <w:r>
              <w:rPr>
                <w:rFonts w:hint="eastAsia" w:ascii="宋体" w:hAnsi="宋体" w:eastAsia="宋体" w:cs="宋体"/>
                <w:b w:val="0"/>
                <w:color w:val="auto"/>
                <w:sz w:val="21"/>
              </w:rPr>
              <w:t>75%</w:t>
            </w:r>
          </w:p>
        </w:tc>
        <w:tc>
          <w:tcPr>
            <w:tcW w:w="2673" w:type="dxa"/>
            <w:tcBorders>
              <w:top w:val="single" w:color="000000" w:sz="4" w:space="0"/>
            </w:tcBorders>
            <w:vAlign w:val="center"/>
          </w:tcPr>
          <w:p w14:paraId="1D35C55A">
            <w:pPr>
              <w:snapToGrid w:val="0"/>
              <w:spacing w:before="0" w:after="0" w:line="240" w:lineRule="auto"/>
              <w:ind w:left="0" w:right="0" w:firstLine="0"/>
              <w:jc w:val="center"/>
              <w:rPr>
                <w:rFonts w:hint="eastAsia" w:ascii="宋体" w:hAnsi="宋体" w:eastAsia="宋体" w:cs="宋体"/>
                <w:color w:val="auto"/>
                <w:sz w:val="20"/>
              </w:rPr>
            </w:pPr>
            <w:r>
              <w:rPr>
                <w:rFonts w:hint="eastAsia" w:ascii="宋体" w:hAnsi="宋体" w:eastAsia="宋体" w:cs="宋体"/>
                <w:b w:val="0"/>
                <w:color w:val="auto"/>
                <w:sz w:val="21"/>
              </w:rPr>
              <w:t>提高5个百分点</w:t>
            </w:r>
          </w:p>
        </w:tc>
      </w:tr>
      <w:tr w14:paraId="7AA3A507">
        <w:tblPrEx>
          <w:tblCellMar>
            <w:top w:w="95" w:type="dxa"/>
            <w:left w:w="75" w:type="dxa"/>
            <w:bottom w:w="95" w:type="dxa"/>
            <w:right w:w="75" w:type="dxa"/>
          </w:tblCellMar>
        </w:tblPrEx>
        <w:trPr>
          <w:cantSplit/>
          <w:jc w:val="center"/>
        </w:trPr>
        <w:tc>
          <w:tcPr>
            <w:tcW w:w="3020" w:type="dxa"/>
            <w:vAlign w:val="center"/>
          </w:tcPr>
          <w:p w14:paraId="417D802F">
            <w:pPr>
              <w:snapToGrid w:val="0"/>
              <w:spacing w:before="0" w:after="0" w:line="240" w:lineRule="auto"/>
              <w:ind w:left="0" w:right="0" w:firstLine="0"/>
              <w:jc w:val="left"/>
              <w:rPr>
                <w:rFonts w:hint="eastAsia" w:ascii="宋体" w:hAnsi="宋体" w:eastAsia="宋体" w:cs="宋体"/>
                <w:color w:val="auto"/>
                <w:sz w:val="20"/>
              </w:rPr>
            </w:pPr>
            <w:r>
              <w:rPr>
                <w:rFonts w:hint="eastAsia" w:ascii="宋体" w:hAnsi="宋体" w:eastAsia="宋体" w:cs="宋体"/>
                <w:b w:val="0"/>
                <w:color w:val="auto"/>
                <w:sz w:val="21"/>
              </w:rPr>
              <w:t>响应延迟</w:t>
            </w:r>
          </w:p>
        </w:tc>
        <w:tc>
          <w:tcPr>
            <w:tcW w:w="1379" w:type="dxa"/>
            <w:vAlign w:val="center"/>
          </w:tcPr>
          <w:p w14:paraId="030C85E7">
            <w:pPr>
              <w:snapToGrid w:val="0"/>
              <w:spacing w:before="0" w:after="0" w:line="240" w:lineRule="auto"/>
              <w:ind w:left="0" w:right="0" w:firstLine="0"/>
              <w:jc w:val="center"/>
              <w:rPr>
                <w:rFonts w:hint="eastAsia" w:ascii="宋体" w:hAnsi="宋体" w:eastAsia="宋体" w:cs="宋体"/>
                <w:color w:val="auto"/>
                <w:sz w:val="20"/>
              </w:rPr>
            </w:pPr>
            <w:r>
              <w:rPr>
                <w:rFonts w:hint="eastAsia" w:ascii="宋体" w:hAnsi="宋体" w:eastAsia="宋体" w:cs="宋体"/>
                <w:b w:val="0"/>
                <w:color w:val="auto"/>
                <w:sz w:val="21"/>
              </w:rPr>
              <w:t>0.55秒</w:t>
            </w:r>
          </w:p>
        </w:tc>
        <w:tc>
          <w:tcPr>
            <w:tcW w:w="1381" w:type="dxa"/>
            <w:vAlign w:val="center"/>
          </w:tcPr>
          <w:p w14:paraId="25D3A280">
            <w:pPr>
              <w:snapToGrid w:val="0"/>
              <w:spacing w:before="0" w:after="0" w:line="240" w:lineRule="auto"/>
              <w:ind w:left="0" w:right="0" w:firstLine="0"/>
              <w:jc w:val="center"/>
              <w:rPr>
                <w:rFonts w:hint="eastAsia" w:ascii="宋体" w:hAnsi="宋体" w:eastAsia="宋体" w:cs="宋体"/>
                <w:color w:val="auto"/>
                <w:sz w:val="20"/>
              </w:rPr>
            </w:pPr>
            <w:r>
              <w:rPr>
                <w:rFonts w:hint="eastAsia" w:ascii="宋体" w:hAnsi="宋体" w:eastAsia="宋体" w:cs="宋体"/>
                <w:b w:val="0"/>
                <w:color w:val="auto"/>
                <w:sz w:val="21"/>
              </w:rPr>
              <w:t>0.38秒</w:t>
            </w:r>
          </w:p>
        </w:tc>
        <w:tc>
          <w:tcPr>
            <w:tcW w:w="2673" w:type="dxa"/>
            <w:vAlign w:val="center"/>
          </w:tcPr>
          <w:p w14:paraId="1879A979">
            <w:pPr>
              <w:snapToGrid w:val="0"/>
              <w:spacing w:before="0" w:after="0" w:line="240" w:lineRule="auto"/>
              <w:ind w:left="0" w:right="0" w:firstLine="0"/>
              <w:jc w:val="center"/>
              <w:rPr>
                <w:rFonts w:hint="eastAsia" w:ascii="宋体" w:hAnsi="宋体" w:eastAsia="宋体" w:cs="宋体"/>
                <w:color w:val="auto"/>
                <w:sz w:val="20"/>
              </w:rPr>
            </w:pPr>
            <w:r>
              <w:rPr>
                <w:rFonts w:hint="eastAsia" w:ascii="宋体" w:hAnsi="宋体" w:eastAsia="宋体" w:cs="宋体"/>
                <w:b w:val="0"/>
                <w:color w:val="auto"/>
                <w:sz w:val="21"/>
              </w:rPr>
              <w:t>缩短0.17秒</w:t>
            </w:r>
          </w:p>
        </w:tc>
      </w:tr>
      <w:tr w14:paraId="6BBCBBD0">
        <w:tblPrEx>
          <w:tblCellMar>
            <w:top w:w="95" w:type="dxa"/>
            <w:left w:w="75" w:type="dxa"/>
            <w:bottom w:w="95" w:type="dxa"/>
            <w:right w:w="75" w:type="dxa"/>
          </w:tblCellMar>
        </w:tblPrEx>
        <w:trPr>
          <w:cantSplit/>
          <w:jc w:val="center"/>
        </w:trPr>
        <w:tc>
          <w:tcPr>
            <w:tcW w:w="3020" w:type="dxa"/>
            <w:tcBorders>
              <w:bottom w:val="single" w:color="000000" w:sz="12" w:space="0"/>
            </w:tcBorders>
            <w:vAlign w:val="center"/>
          </w:tcPr>
          <w:p w14:paraId="4F75D618">
            <w:pPr>
              <w:keepNext/>
              <w:snapToGrid w:val="0"/>
              <w:spacing w:before="0" w:after="0" w:line="240" w:lineRule="auto"/>
              <w:ind w:left="0" w:right="0" w:firstLine="0"/>
              <w:jc w:val="left"/>
              <w:rPr>
                <w:rFonts w:hint="eastAsia" w:ascii="宋体" w:hAnsi="宋体" w:eastAsia="宋体" w:cs="宋体"/>
                <w:color w:val="auto"/>
                <w:sz w:val="20"/>
              </w:rPr>
            </w:pPr>
            <w:r>
              <w:rPr>
                <w:rFonts w:hint="eastAsia" w:ascii="宋体" w:hAnsi="宋体" w:eastAsia="宋体" w:cs="宋体"/>
                <w:b w:val="0"/>
                <w:color w:val="auto"/>
                <w:sz w:val="21"/>
              </w:rPr>
              <w:t>误报率</w:t>
            </w:r>
          </w:p>
        </w:tc>
        <w:tc>
          <w:tcPr>
            <w:tcW w:w="1379" w:type="dxa"/>
            <w:tcBorders>
              <w:bottom w:val="single" w:color="000000" w:sz="12" w:space="0"/>
            </w:tcBorders>
            <w:vAlign w:val="center"/>
          </w:tcPr>
          <w:p w14:paraId="11D1A3EB">
            <w:pPr>
              <w:keepNext/>
              <w:snapToGrid w:val="0"/>
              <w:spacing w:before="0" w:after="0" w:line="240" w:lineRule="auto"/>
              <w:ind w:left="0" w:right="0" w:firstLine="0"/>
              <w:jc w:val="center"/>
              <w:rPr>
                <w:rFonts w:hint="eastAsia" w:ascii="宋体" w:hAnsi="宋体" w:eastAsia="宋体" w:cs="宋体"/>
                <w:color w:val="auto"/>
                <w:sz w:val="20"/>
              </w:rPr>
            </w:pPr>
            <w:r>
              <w:rPr>
                <w:rFonts w:hint="eastAsia" w:ascii="宋体" w:hAnsi="宋体" w:eastAsia="宋体" w:cs="宋体"/>
                <w:b w:val="0"/>
                <w:color w:val="auto"/>
                <w:sz w:val="21"/>
              </w:rPr>
              <w:t>10%</w:t>
            </w:r>
          </w:p>
        </w:tc>
        <w:tc>
          <w:tcPr>
            <w:tcW w:w="1381" w:type="dxa"/>
            <w:tcBorders>
              <w:bottom w:val="single" w:color="000000" w:sz="12" w:space="0"/>
            </w:tcBorders>
            <w:vAlign w:val="center"/>
          </w:tcPr>
          <w:p w14:paraId="26E19438">
            <w:pPr>
              <w:keepNext/>
              <w:snapToGrid w:val="0"/>
              <w:spacing w:before="0" w:after="0" w:line="240" w:lineRule="auto"/>
              <w:ind w:left="0" w:right="0" w:firstLine="0"/>
              <w:jc w:val="center"/>
              <w:rPr>
                <w:rFonts w:hint="eastAsia" w:ascii="宋体" w:hAnsi="宋体" w:eastAsia="宋体" w:cs="宋体"/>
                <w:color w:val="auto"/>
                <w:sz w:val="20"/>
              </w:rPr>
            </w:pPr>
            <w:r>
              <w:rPr>
                <w:rFonts w:hint="eastAsia" w:ascii="宋体" w:hAnsi="宋体" w:eastAsia="宋体" w:cs="宋体"/>
                <w:b w:val="0"/>
                <w:color w:val="auto"/>
                <w:sz w:val="21"/>
              </w:rPr>
              <w:t>5%</w:t>
            </w:r>
          </w:p>
        </w:tc>
        <w:tc>
          <w:tcPr>
            <w:tcW w:w="2673" w:type="dxa"/>
            <w:tcBorders>
              <w:bottom w:val="single" w:color="000000" w:sz="12" w:space="0"/>
            </w:tcBorders>
            <w:vAlign w:val="center"/>
          </w:tcPr>
          <w:p w14:paraId="785BB5A6">
            <w:pPr>
              <w:keepNext/>
              <w:snapToGrid w:val="0"/>
              <w:spacing w:before="0" w:after="0" w:line="240" w:lineRule="auto"/>
              <w:ind w:left="0" w:right="0" w:firstLine="0"/>
              <w:jc w:val="center"/>
              <w:rPr>
                <w:rFonts w:hint="eastAsia" w:ascii="宋体" w:hAnsi="宋体" w:eastAsia="宋体" w:cs="宋体"/>
                <w:color w:val="auto"/>
                <w:sz w:val="20"/>
              </w:rPr>
            </w:pPr>
            <w:r>
              <w:rPr>
                <w:rFonts w:hint="eastAsia" w:ascii="宋体" w:hAnsi="宋体" w:eastAsia="宋体" w:cs="宋体"/>
                <w:b w:val="0"/>
                <w:color w:val="auto"/>
                <w:sz w:val="21"/>
              </w:rPr>
              <w:t>降低5个百分点</w:t>
            </w:r>
          </w:p>
        </w:tc>
      </w:tr>
    </w:tbl>
    <w:p w14:paraId="49D298E1">
      <w:pPr>
        <w:keepNext/>
        <w:jc w:val="center"/>
        <w:rPr>
          <w:rFonts w:hint="eastAsia" w:ascii="宋体" w:hAnsi="宋体" w:eastAsia="宋体" w:cs="宋体"/>
        </w:rPr>
      </w:pPr>
      <w:r>
        <w:rPr>
          <w:rFonts w:hint="eastAsia" w:ascii="宋体" w:hAnsi="宋体" w:eastAsia="宋体" w:cs="宋体"/>
        </w:rPr>
        <w:drawing>
          <wp:inline distT="0" distB="0" distL="0" distR="0">
            <wp:extent cx="4110355" cy="5302885"/>
            <wp:effectExtent l="0" t="0" r="4445" b="2540"/>
            <wp:docPr id="31"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9"/>
                    <pic:cNvPicPr>
                      <a:picLocks noChangeAspect="1" noChangeArrowheads="1"/>
                    </pic:cNvPicPr>
                  </pic:nvPicPr>
                  <pic:blipFill>
                    <a:blip r:embed="rId36"/>
                    <a:stretch>
                      <a:fillRect/>
                    </a:stretch>
                  </pic:blipFill>
                  <pic:spPr>
                    <a:xfrm>
                      <a:off x="0" y="0"/>
                      <a:ext cx="4110355" cy="5302885"/>
                    </a:xfrm>
                    <a:prstGeom prst="rect">
                      <a:avLst/>
                    </a:prstGeom>
                    <a:noFill/>
                  </pic:spPr>
                </pic:pic>
              </a:graphicData>
            </a:graphic>
          </wp:inline>
        </w:drawing>
      </w:r>
    </w:p>
    <w:p w14:paraId="1D508610">
      <w:pPr>
        <w:spacing w:line="240" w:lineRule="auto"/>
        <w:ind w:firstLine="0"/>
        <w:jc w:val="center"/>
        <w:rPr>
          <w:rFonts w:hint="eastAsia" w:ascii="宋体" w:hAnsi="宋体" w:eastAsia="宋体" w:cs="宋体"/>
        </w:rPr>
      </w:pPr>
      <w:r>
        <w:rPr>
          <w:rFonts w:hint="eastAsia" w:ascii="宋体" w:hAnsi="宋体" w:eastAsia="宋体" w:cs="宋体"/>
          <w:b w:val="0"/>
          <w:sz w:val="21"/>
        </w:rPr>
        <w:t>图3-40  多障碍物调试过程记录</w:t>
      </w:r>
    </w:p>
    <w:p w14:paraId="7855279B">
      <w:pPr>
        <w:spacing w:before="0" w:after="0" w:line="360" w:lineRule="auto"/>
        <w:ind w:firstLine="480"/>
        <w:jc w:val="both"/>
        <w:rPr>
          <w:rFonts w:hint="eastAsia" w:ascii="宋体" w:hAnsi="宋体" w:eastAsia="宋体" w:cs="宋体"/>
          <w:b w:val="0"/>
          <w:color w:val="auto"/>
          <w:sz w:val="24"/>
        </w:rPr>
      </w:pPr>
      <w:r>
        <w:rPr>
          <w:rFonts w:hint="eastAsia" w:ascii="宋体" w:hAnsi="宋体" w:eastAsia="宋体" w:cs="宋体"/>
          <w:b w:val="0"/>
          <w:color w:val="auto"/>
          <w:sz w:val="24"/>
        </w:rPr>
        <w:t>表3-48  显示，该轮记录中的延迟、识别及误报指标均有改善，支持系统调整与部分测试表现变化相联系的判断。记录仍指出用户对振动强度分级的辨识不够明显，提示功能指标改善之后还需继续考察触觉可读性。由于未提供各指标的试次、样本量及完整条件对照，不能据此作统计显著性或普遍适用性判断；记录中的多项措施同时调整，也不能将变化归因于其中某一个算法。</w:t>
      </w:r>
    </w:p>
    <w:p w14:paraId="63B67AE3">
      <w:pPr>
        <w:spacing w:before="0" w:after="0" w:line="360" w:lineRule="auto"/>
        <w:ind w:firstLine="480"/>
        <w:jc w:val="both"/>
        <w:rPr>
          <w:rFonts w:hint="eastAsia" w:ascii="宋体" w:hAnsi="宋体" w:eastAsia="宋体" w:cs="宋体"/>
          <w:color w:val="auto"/>
          <w:sz w:val="24"/>
          <w:szCs w:val="24"/>
        </w:rPr>
      </w:pPr>
      <w:r>
        <w:rPr>
          <w:rFonts w:hint="eastAsia" w:ascii="宋体" w:hAnsi="宋体" w:eastAsia="宋体" w:cs="宋体"/>
          <w:b w:val="0"/>
          <w:color w:val="auto"/>
          <w:sz w:val="24"/>
        </w:rPr>
        <w:t xml:space="preserve">本案例对科创实施的重要补充，是把负面结果纳入后续决策：学生需要说明问题在哪里、依据是什么、准备改变什么，以及再次测试将检查什么。多电机编码、算法参数和结构改良的已完成工作，应与无线化等后续设想分开记录。由此，反馈迭代体现为基于证据的设计修正</w:t>
      </w:r>
      <w:del w:id="90062" w:author="Claude" w:date="2026-10-27T03:49:22Z">
        <w:r>
          <w:rPr>
            <w:rFonts w:hint="eastAsia" w:ascii="宋体" w:hAnsi="宋体" w:eastAsia="宋体" w:cs="宋体"/>
            <w:b w:val="0"/>
            <w:color w:val="auto"/>
            <w:sz w:val="24"/>
          </w:rPr>
          <w:delText xml:space="preserve">，而非仅增加一个作品版本</w:delText>
        </w:r>
      </w:del>
      <w:r>
        <w:rPr>
          <w:rFonts w:hint="eastAsia" w:ascii="宋体" w:hAnsi="宋体" w:eastAsia="宋体" w:cs="宋体"/>
          <w:b w:val="0"/>
          <w:color w:val="auto"/>
          <w:sz w:val="24"/>
        </w:rPr>
        <w:t xml:space="preserve">。</w:t>
      </w:r>
    </w:p>
    <w:p w14:paraId="22477734">
      <w:pPr>
        <w:pageBreakBefore w:val="0"/>
        <w:overflowPunct w:val="0"/>
        <w:bidi w:val="0"/>
        <w:spacing w:before="0" w:after="0" w:line="360" w:lineRule="auto"/>
        <w:ind w:firstLine="480" w:firstLineChars="200"/>
        <w:jc w:val="both"/>
        <w:textAlignment w:val="auto"/>
        <w:outlineLvl w:val="3"/>
        <w:rPr>
          <w:rFonts w:hint="eastAsia" w:ascii="宋体" w:hAnsi="宋体" w:eastAsia="宋体" w:cs="宋体"/>
          <w:b/>
          <w:bCs/>
          <w:sz w:val="24"/>
          <w:szCs w:val="24"/>
        </w:rPr>
      </w:pPr>
      <w:bookmarkStart w:id="87" w:name="_Toc18819"/>
      <w:r>
        <w:rPr>
          <w:rFonts w:hint="eastAsia" w:ascii="宋体" w:hAnsi="宋体" w:eastAsia="宋体" w:cs="宋体"/>
          <w:b w:val="0"/>
          <w:bCs/>
          <w:sz w:val="24"/>
          <w:szCs w:val="24"/>
        </w:rPr>
        <w:t>（5）可见的学习多元评价样态</w:t>
      </w:r>
      <w:bookmarkEnd w:id="87"/>
    </w:p>
    <w:p w14:paraId="46901DD3">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rPr>
        <w:t>科创教育的评价兼顾方案与成果质量、学习过程及真实使用中的表现。评价标准在项目启动时向学生开放，并在阶段检查中反复使用；自评、互评、教师评价及使用者反馈围绕相同要求收集证据。专家或真实使用者可以提出适切性和可行性意见，教师则需结合学生起点、任务难度与支持条件判断学习进展。表3-49列示项目中需要相互参照的证据。</w:t>
      </w:r>
    </w:p>
    <w:p w14:paraId="6283F5ED">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表3-49  科创项目多元评价的内容与证据</w:t>
      </w:r>
    </w:p>
    <w:tbl>
      <w:tblPr>
        <w:tblStyle w:val="12"/>
        <w:tblW w:w="8522" w:type="dxa"/>
        <w:jc w:val="center"/>
        <w:tblLayout w:type="fixed"/>
        <w:tblCellMar>
          <w:top w:w="95" w:type="dxa"/>
          <w:left w:w="75" w:type="dxa"/>
          <w:bottom w:w="95" w:type="dxa"/>
          <w:right w:w="75" w:type="dxa"/>
        </w:tblCellMar>
      </w:tblPr>
      <w:tblGrid>
        <w:gridCol w:w="1419"/>
        <w:gridCol w:w="3177"/>
        <w:gridCol w:w="3926"/>
      </w:tblGrid>
      <w:tr w14:paraId="08BF724B">
        <w:tblPrEx>
          <w:tblCellMar>
            <w:top w:w="95" w:type="dxa"/>
            <w:left w:w="75" w:type="dxa"/>
            <w:bottom w:w="95" w:type="dxa"/>
            <w:right w:w="75" w:type="dxa"/>
          </w:tblCellMar>
        </w:tblPrEx>
        <w:trPr>
          <w:cantSplit/>
          <w:tblHeader/>
          <w:jc w:val="center"/>
        </w:trPr>
        <w:tc>
          <w:tcPr>
            <w:tcW w:w="1419" w:type="dxa"/>
            <w:tcBorders>
              <w:top w:val="single" w:color="000000" w:sz="12" w:space="0"/>
            </w:tcBorders>
            <w:vAlign w:val="center"/>
          </w:tcPr>
          <w:p w14:paraId="0F71A2A7">
            <w:pPr>
              <w:snapToGrid w:val="0"/>
              <w:spacing w:before="0" w:after="0" w:line="240" w:lineRule="auto"/>
              <w:ind w:left="0" w:right="0" w:firstLine="0"/>
              <w:jc w:val="center"/>
              <w:rPr>
                <w:rFonts w:hint="eastAsia" w:ascii="宋体" w:hAnsi="宋体" w:eastAsia="宋体" w:cs="宋体"/>
                <w:b/>
                <w:sz w:val="20"/>
              </w:rPr>
            </w:pPr>
            <w:r>
              <w:rPr>
                <w:rFonts w:hint="eastAsia" w:ascii="宋体" w:hAnsi="宋体" w:eastAsia="宋体" w:cs="宋体"/>
                <w:b/>
                <w:sz w:val="21"/>
              </w:rPr>
              <w:t>评价重点</w:t>
            </w:r>
          </w:p>
        </w:tc>
        <w:tc>
          <w:tcPr>
            <w:tcW w:w="3177" w:type="dxa"/>
            <w:tcBorders>
              <w:top w:val="single" w:color="000000" w:sz="12" w:space="0"/>
            </w:tcBorders>
            <w:vAlign w:val="center"/>
          </w:tcPr>
          <w:p w14:paraId="4EBBD3A8">
            <w:pPr>
              <w:snapToGrid w:val="0"/>
              <w:spacing w:before="0" w:after="0" w:line="240" w:lineRule="auto"/>
              <w:ind w:left="0" w:right="0" w:firstLine="0"/>
              <w:jc w:val="center"/>
              <w:rPr>
                <w:rFonts w:hint="eastAsia" w:ascii="宋体" w:hAnsi="宋体" w:eastAsia="宋体" w:cs="宋体"/>
                <w:b/>
                <w:sz w:val="20"/>
              </w:rPr>
            </w:pPr>
            <w:r>
              <w:rPr>
                <w:rFonts w:hint="eastAsia" w:ascii="宋体" w:hAnsi="宋体" w:eastAsia="宋体" w:cs="宋体"/>
                <w:b/>
                <w:sz w:val="21"/>
              </w:rPr>
              <w:t>主要证据</w:t>
            </w:r>
          </w:p>
        </w:tc>
        <w:tc>
          <w:tcPr>
            <w:tcW w:w="3926" w:type="dxa"/>
            <w:tcBorders>
              <w:top w:val="single" w:color="000000" w:sz="12" w:space="0"/>
            </w:tcBorders>
            <w:vAlign w:val="center"/>
          </w:tcPr>
          <w:p w14:paraId="44FDF6CA">
            <w:pPr>
              <w:snapToGrid w:val="0"/>
              <w:spacing w:before="0" w:after="0" w:line="240" w:lineRule="auto"/>
              <w:ind w:left="0" w:right="0" w:firstLine="0"/>
              <w:jc w:val="center"/>
              <w:rPr>
                <w:rFonts w:hint="eastAsia" w:ascii="宋体" w:hAnsi="宋体" w:eastAsia="宋体" w:cs="宋体"/>
                <w:b/>
                <w:sz w:val="20"/>
              </w:rPr>
            </w:pPr>
            <w:r>
              <w:rPr>
                <w:rFonts w:hint="eastAsia" w:ascii="宋体" w:hAnsi="宋体" w:eastAsia="宋体" w:cs="宋体"/>
                <w:b/>
                <w:sz w:val="21"/>
              </w:rPr>
              <w:t>判断内容与反馈方向</w:t>
            </w:r>
          </w:p>
        </w:tc>
      </w:tr>
      <w:tr w14:paraId="7D562499">
        <w:tblPrEx>
          <w:tblCellMar>
            <w:top w:w="95" w:type="dxa"/>
            <w:left w:w="75" w:type="dxa"/>
            <w:bottom w:w="95" w:type="dxa"/>
            <w:right w:w="75" w:type="dxa"/>
          </w:tblCellMar>
        </w:tblPrEx>
        <w:trPr>
          <w:cantSplit/>
          <w:jc w:val="center"/>
        </w:trPr>
        <w:tc>
          <w:tcPr>
            <w:tcW w:w="1419" w:type="dxa"/>
            <w:tcBorders>
              <w:top w:val="single" w:color="000000" w:sz="4" w:space="0"/>
            </w:tcBorders>
            <w:vAlign w:val="center"/>
          </w:tcPr>
          <w:p w14:paraId="4181EFF6">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问题与方案</w:t>
            </w:r>
          </w:p>
        </w:tc>
        <w:tc>
          <w:tcPr>
            <w:tcW w:w="3177" w:type="dxa"/>
            <w:tcBorders>
              <w:top w:val="single" w:color="000000" w:sz="4" w:space="0"/>
            </w:tcBorders>
            <w:vAlign w:val="center"/>
          </w:tcPr>
          <w:p w14:paraId="15B346BE">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需求说明、候选思路、方案版本</w:t>
            </w:r>
          </w:p>
        </w:tc>
        <w:tc>
          <w:tcPr>
            <w:tcW w:w="3926" w:type="dxa"/>
            <w:tcBorders>
              <w:top w:val="single" w:color="000000" w:sz="4" w:space="0"/>
            </w:tcBorders>
            <w:vAlign w:val="center"/>
          </w:tcPr>
          <w:p w14:paraId="1FD8FB45">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需求是否明确；选择是否有据；约束是否得到回应</w:t>
            </w:r>
          </w:p>
        </w:tc>
      </w:tr>
      <w:tr w14:paraId="2BABE957">
        <w:tblPrEx>
          <w:tblCellMar>
            <w:top w:w="95" w:type="dxa"/>
            <w:left w:w="75" w:type="dxa"/>
            <w:bottom w:w="95" w:type="dxa"/>
            <w:right w:w="75" w:type="dxa"/>
          </w:tblCellMar>
        </w:tblPrEx>
        <w:trPr>
          <w:cantSplit/>
          <w:jc w:val="center"/>
        </w:trPr>
        <w:tc>
          <w:tcPr>
            <w:tcW w:w="1419" w:type="dxa"/>
            <w:vAlign w:val="center"/>
          </w:tcPr>
          <w:p w14:paraId="2CC8A69D">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调查与验证</w:t>
            </w:r>
          </w:p>
        </w:tc>
        <w:tc>
          <w:tcPr>
            <w:tcW w:w="3177" w:type="dxa"/>
            <w:vAlign w:val="center"/>
          </w:tcPr>
          <w:p w14:paraId="64C26970">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原始记录、统计过程、试验或试行材料</w:t>
            </w:r>
          </w:p>
        </w:tc>
        <w:tc>
          <w:tcPr>
            <w:tcW w:w="3926" w:type="dxa"/>
            <w:vAlign w:val="center"/>
          </w:tcPr>
          <w:p w14:paraId="47EDDE79">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来源与口径是否可靠；方法能否检验预期效果</w:t>
            </w:r>
          </w:p>
        </w:tc>
      </w:tr>
      <w:tr w14:paraId="45B91FD8">
        <w:tblPrEx>
          <w:tblCellMar>
            <w:top w:w="95" w:type="dxa"/>
            <w:left w:w="75" w:type="dxa"/>
            <w:bottom w:w="95" w:type="dxa"/>
            <w:right w:w="75" w:type="dxa"/>
          </w:tblCellMar>
        </w:tblPrEx>
        <w:trPr>
          <w:cantSplit/>
          <w:jc w:val="center"/>
        </w:trPr>
        <w:tc>
          <w:tcPr>
            <w:tcW w:w="1419" w:type="dxa"/>
            <w:vAlign w:val="center"/>
          </w:tcPr>
          <w:p w14:paraId="6EF72AAC">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合作与调节</w:t>
            </w:r>
          </w:p>
        </w:tc>
        <w:tc>
          <w:tcPr>
            <w:tcW w:w="3177" w:type="dxa"/>
            <w:vAlign w:val="center"/>
          </w:tcPr>
          <w:p w14:paraId="369D1C4F">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分工记录、讨论片段、学生反思</w:t>
            </w:r>
          </w:p>
        </w:tc>
        <w:tc>
          <w:tcPr>
            <w:tcW w:w="3926" w:type="dxa"/>
            <w:vAlign w:val="center"/>
          </w:tcPr>
          <w:p w14:paraId="77B28FC4">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责任是否履行；能否协商分歧、调整情绪并继续行动</w:t>
            </w:r>
          </w:p>
        </w:tc>
      </w:tr>
      <w:tr w14:paraId="23DFFD8D">
        <w:tblPrEx>
          <w:tblCellMar>
            <w:top w:w="95" w:type="dxa"/>
            <w:left w:w="75" w:type="dxa"/>
            <w:bottom w:w="95" w:type="dxa"/>
            <w:right w:w="75" w:type="dxa"/>
          </w:tblCellMar>
        </w:tblPrEx>
        <w:trPr>
          <w:cantSplit/>
          <w:jc w:val="center"/>
        </w:trPr>
        <w:tc>
          <w:tcPr>
            <w:tcW w:w="1419" w:type="dxa"/>
            <w:vAlign w:val="center"/>
          </w:tcPr>
          <w:p w14:paraId="452DC9F6">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修订与解释</w:t>
            </w:r>
          </w:p>
        </w:tc>
        <w:tc>
          <w:tcPr>
            <w:tcW w:w="3177" w:type="dxa"/>
            <w:vAlign w:val="center"/>
          </w:tcPr>
          <w:p w14:paraId="7672CE94">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反馈条、修改清单、答辩及前后成果</w:t>
            </w:r>
          </w:p>
        </w:tc>
        <w:tc>
          <w:tcPr>
            <w:tcW w:w="3926" w:type="dxa"/>
            <w:vAlign w:val="center"/>
          </w:tcPr>
          <w:p w14:paraId="1C881DAC">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是否理解反馈；修改能否回应问题并说明理由</w:t>
            </w:r>
          </w:p>
        </w:tc>
      </w:tr>
      <w:tr w14:paraId="077A0E29">
        <w:tblPrEx>
          <w:tblCellMar>
            <w:top w:w="95" w:type="dxa"/>
            <w:left w:w="75" w:type="dxa"/>
            <w:bottom w:w="95" w:type="dxa"/>
            <w:right w:w="75" w:type="dxa"/>
          </w:tblCellMar>
        </w:tblPrEx>
        <w:trPr>
          <w:cantSplit/>
          <w:jc w:val="center"/>
        </w:trPr>
        <w:tc>
          <w:tcPr>
            <w:tcW w:w="1419" w:type="dxa"/>
            <w:tcBorders>
              <w:bottom w:val="single" w:color="000000" w:sz="12" w:space="0"/>
            </w:tcBorders>
            <w:vAlign w:val="center"/>
          </w:tcPr>
          <w:p w14:paraId="4F76943A">
            <w:pPr>
              <w:keepNext/>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迁移与应用</w:t>
            </w:r>
          </w:p>
        </w:tc>
        <w:tc>
          <w:tcPr>
            <w:tcW w:w="3177" w:type="dxa"/>
            <w:tcBorders>
              <w:bottom w:val="single" w:color="000000" w:sz="12" w:space="0"/>
            </w:tcBorders>
            <w:vAlign w:val="center"/>
          </w:tcPr>
          <w:p w14:paraId="51FAE4D4">
            <w:pPr>
              <w:keepNext/>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新情境任务、使用反馈、持续追踪</w:t>
            </w:r>
          </w:p>
        </w:tc>
        <w:tc>
          <w:tcPr>
            <w:tcW w:w="3926" w:type="dxa"/>
            <w:tcBorders>
              <w:bottom w:val="single" w:color="000000" w:sz="12" w:space="0"/>
            </w:tcBorders>
            <w:vAlign w:val="center"/>
          </w:tcPr>
          <w:p w14:paraId="43753AC7">
            <w:pPr>
              <w:keepNext/>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能否独立调整方法；效果是否延续，适用边界是什么</w:t>
            </w:r>
          </w:p>
        </w:tc>
      </w:tr>
    </w:tbl>
    <w:p w14:paraId="42E5E033">
      <w:pPr>
        <w:pageBreakBefore w:val="0"/>
        <w:overflowPunct w:val="0"/>
        <w:bidi w:val="0"/>
        <w:spacing w:before="0" w:after="0" w:line="360" w:lineRule="auto"/>
        <w:ind w:left="0" w:leftChars="0" w:firstLine="480"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五见”由此成为师生分析学习的共同视角。目标可见要求理解需求与标准，思维可见要求说明设计和修改理由，证据可见要求数据与判断能够核查，进步可见要求保留前后表现并比较变化，能力可见则要求在不同任务及支持条件下持续观察。数字工具可以辅助整理资料、保存版本和汇集反馈，但平台中的发言轮次、修改次数等只提供过程线索，高阶能力判断仍须回到具体方案、解释与行动。</w:t>
      </w:r>
    </w:p>
    <w:p w14:paraId="51DE12C2">
      <w:pPr>
        <w:pageBreakBefore w:val="0"/>
        <w:overflowPunct w:val="0"/>
        <w:bidi w:val="0"/>
        <w:spacing w:before="0" w:after="0" w:line="360" w:lineRule="auto"/>
        <w:ind w:firstLineChars="200"/>
        <w:jc w:val="both"/>
        <w:textAlignment w:val="auto"/>
        <w:rPr>
          <w:rFonts w:hint="eastAsia" w:ascii="宋体" w:hAnsi="宋体" w:eastAsia="宋体" w:cs="宋体"/>
          <w:b/>
          <w:bCs/>
          <w:sz w:val="24"/>
          <w:szCs w:val="24"/>
        </w:rPr>
      </w:pPr>
      <w:r>
        <w:rPr>
          <w:rFonts w:hint="eastAsia" w:ascii="宋体" w:hAnsi="宋体" w:eastAsia="宋体" w:cs="宋体"/>
          <w:b w:val="0"/>
          <w:bCs/>
          <w:sz w:val="24"/>
          <w:szCs w:val="24"/>
        </w:rPr>
        <w:t>案例分析　区分方案改进、迁移意向与行动效果</w:t>
      </w:r>
    </w:p>
    <w:p w14:paraId="2F81B294">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水足迹”项目反思中，一名学生提出将统计图方法用于垃圾分类宣传，并报告自己承担数据汇总、接受同伴建议等行动。这些材料说明学生能够回顾方法并提出新的应用方向，其中责任自评仍需与分工记录相互参照，迁移设想则需通过新任务检验。机械臂案例的图书归架任务单则留有另一小组的路径草图及约束说明，为考察新情境中的方法运用提供了更具体的材料。</w:t>
      </w:r>
    </w:p>
    <w:p w14:paraId="40CC5A44">
      <w:pPr>
        <w:keepNext/>
        <w:jc w:val="center"/>
        <w:rPr>
          <w:rFonts w:hint="eastAsia" w:ascii="宋体" w:hAnsi="宋体" w:eastAsia="宋体" w:cs="宋体"/>
        </w:rPr>
      </w:pPr>
      <w:r>
        <w:rPr>
          <w:rFonts w:hint="eastAsia" w:ascii="宋体" w:hAnsi="宋体" w:eastAsia="宋体" w:cs="宋体"/>
        </w:rPr>
        <w:drawing>
          <wp:inline distT="0" distB="0" distL="0" distR="0">
            <wp:extent cx="5108575" cy="3503295"/>
            <wp:effectExtent l="0" t="0" r="6350" b="1905"/>
            <wp:docPr id="32"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0"/>
                    <pic:cNvPicPr>
                      <a:picLocks noChangeAspect="1" noChangeArrowheads="1"/>
                    </pic:cNvPicPr>
                  </pic:nvPicPr>
                  <pic:blipFill>
                    <a:blip r:embed="rId37"/>
                    <a:srcRect b="5982"/>
                    <a:stretch>
                      <a:fillRect/>
                    </a:stretch>
                  </pic:blipFill>
                  <pic:spPr>
                    <a:xfrm>
                      <a:off x="0" y="0"/>
                      <a:ext cx="5108575" cy="3503295"/>
                    </a:xfrm>
                    <a:prstGeom prst="rect">
                      <a:avLst/>
                    </a:prstGeom>
                    <a:noFill/>
                  </pic:spPr>
                </pic:pic>
              </a:graphicData>
            </a:graphic>
          </wp:inline>
        </w:drawing>
      </w:r>
    </w:p>
    <w:p w14:paraId="2786AEF7">
      <w:pPr>
        <w:spacing w:line="240" w:lineRule="auto"/>
        <w:ind w:firstLine="0"/>
        <w:jc w:val="center"/>
        <w:rPr>
          <w:rFonts w:hint="eastAsia" w:ascii="宋体" w:hAnsi="宋体" w:eastAsia="宋体" w:cs="宋体"/>
        </w:rPr>
      </w:pPr>
      <w:r>
        <w:rPr>
          <w:rFonts w:hint="eastAsia" w:ascii="宋体" w:hAnsi="宋体" w:eastAsia="宋体" w:cs="宋体"/>
          <w:b w:val="0"/>
          <w:sz w:val="21"/>
        </w:rPr>
        <w:t>图3-41  反思与新情境作答</w:t>
      </w:r>
    </w:p>
    <w:p w14:paraId="2AF80606">
      <w:pPr>
        <w:spacing w:before="0" w:after="0" w:line="360" w:lineRule="auto"/>
        <w:ind w:firstLine="480"/>
        <w:jc w:val="both"/>
        <w:rPr>
          <w:rFonts w:hint="eastAsia" w:ascii="宋体" w:hAnsi="宋体" w:eastAsia="宋体" w:cs="宋体"/>
          <w:b w:val="0"/>
          <w:sz w:val="24"/>
        </w:rPr>
      </w:pPr>
      <w:r>
        <w:rPr>
          <w:rFonts w:hint="eastAsia" w:ascii="宋体" w:hAnsi="宋体" w:eastAsia="宋体" w:cs="宋体"/>
          <w:b w:val="0"/>
          <w:sz w:val="24"/>
        </w:rPr>
        <w:t>图3-42  左侧主要呈现学生的反思与迁移意向，右侧呈现另一项目中新情境的作答，两者的证据性质应分别解释。机械臂任务单中的路径与条件说明可用于分析学生是否关注新的空间约束，但其与图16初始草图来自不同小组，不能直接作为同一组的前后对照；未附相应运行记录，也不足以判断迁移路径已通过实测。两类项目均需将群体作品、个体解释、教师支持及后续行动相互参照，避免由一次展示推断七维能力的普遍发展。</w:t>
      </w:r>
    </w:p>
    <w:p w14:paraId="684904BD">
      <w:pPr>
        <w:pStyle w:val="4"/>
        <w:keepNext/>
        <w:spacing w:before="280" w:after="280"/>
        <w:ind w:firstLine="0" w:firstLineChars="0"/>
        <w:outlineLvl w:val="4"/>
        <w:rPr>
          <w:rFonts w:hint="eastAsia" w:ascii="宋体" w:hAnsi="宋体" w:eastAsia="宋体" w:cs="宋体"/>
          <w:color w:val="auto"/>
          <w:sz w:val="24"/>
          <w:szCs w:val="24"/>
        </w:rPr>
      </w:pPr>
      <w:r>
        <w:rPr>
          <w:rFonts w:hint="eastAsia" w:ascii="宋体" w:hAnsi="宋体" w:eastAsia="宋体" w:cs="宋体"/>
          <w:b/>
          <w:color w:val="auto"/>
          <w:sz w:val="24"/>
          <w:szCs w:val="24"/>
        </w:rPr>
        <w:t>案例分析　以过程档案支持成果评价与责任判断</w:t>
      </w:r>
    </w:p>
    <w:p w14:paraId="32D79055">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TOF案例提供需求调研、方案架构、原型开发、测试反思和成果表达五项评价内容，权重依次为20、25、25、20和10分。该分配提示评价需同时关注设计依据、技术实现及验证改进，但权重属于工具设计，不是学生实际得分。表3-50节选其内容，并按本研究的证据解释要求明确判断重点。</w:t>
      </w:r>
    </w:p>
    <w:p w14:paraId="0080BBF9">
      <w:pPr>
        <w:keepNext/>
        <w:spacing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表3-50  导盲项目评价内容与证据解释</w:t>
      </w:r>
    </w:p>
    <w:tbl>
      <w:tblPr>
        <w:tblStyle w:val="12"/>
        <w:tblW w:w="8522" w:type="dxa"/>
        <w:jc w:val="center"/>
        <w:tblLayout w:type="fixed"/>
        <w:tblCellMar>
          <w:top w:w="95" w:type="dxa"/>
          <w:left w:w="75" w:type="dxa"/>
          <w:bottom w:w="95" w:type="dxa"/>
          <w:right w:w="75" w:type="dxa"/>
        </w:tblCellMar>
      </w:tblPr>
      <w:tblGrid>
        <w:gridCol w:w="2208"/>
        <w:gridCol w:w="2427"/>
        <w:gridCol w:w="3887"/>
      </w:tblGrid>
      <w:tr w14:paraId="453F0FD8">
        <w:tblPrEx>
          <w:tblCellMar>
            <w:top w:w="95" w:type="dxa"/>
            <w:left w:w="75" w:type="dxa"/>
            <w:bottom w:w="95" w:type="dxa"/>
            <w:right w:w="75" w:type="dxa"/>
          </w:tblCellMar>
        </w:tblPrEx>
        <w:trPr>
          <w:cantSplit/>
          <w:tblHeader/>
          <w:jc w:val="center"/>
        </w:trPr>
        <w:tc>
          <w:tcPr>
            <w:tcW w:w="2208" w:type="dxa"/>
            <w:tcBorders>
              <w:top w:val="single" w:color="000000" w:sz="12" w:space="0"/>
            </w:tcBorders>
            <w:vAlign w:val="center"/>
          </w:tcPr>
          <w:p w14:paraId="567ED20B">
            <w:pPr>
              <w:keepNext/>
              <w:snapToGrid w:val="0"/>
              <w:spacing w:before="0" w:after="0" w:line="240" w:lineRule="auto"/>
              <w:ind w:left="0" w:right="0" w:firstLine="0"/>
              <w:jc w:val="center"/>
              <w:rPr>
                <w:rFonts w:hint="eastAsia" w:ascii="宋体" w:hAnsi="宋体" w:eastAsia="宋体" w:cs="宋体"/>
                <w:b/>
                <w:color w:val="auto"/>
                <w:sz w:val="20"/>
              </w:rPr>
            </w:pPr>
            <w:r>
              <w:rPr>
                <w:rFonts w:hint="eastAsia" w:ascii="宋体" w:hAnsi="宋体" w:eastAsia="宋体" w:cs="宋体"/>
                <w:b/>
                <w:color w:val="auto"/>
                <w:sz w:val="21"/>
              </w:rPr>
              <w:t>评价内容（原权重）</w:t>
            </w:r>
          </w:p>
        </w:tc>
        <w:tc>
          <w:tcPr>
            <w:tcW w:w="2427" w:type="dxa"/>
            <w:tcBorders>
              <w:top w:val="single" w:color="000000" w:sz="12" w:space="0"/>
            </w:tcBorders>
            <w:vAlign w:val="center"/>
          </w:tcPr>
          <w:p w14:paraId="2C8ACFB2">
            <w:pPr>
              <w:keepNext/>
              <w:snapToGrid w:val="0"/>
              <w:spacing w:before="0" w:after="0" w:line="240" w:lineRule="auto"/>
              <w:ind w:left="0" w:right="0" w:firstLine="0"/>
              <w:jc w:val="center"/>
              <w:rPr>
                <w:rFonts w:hint="eastAsia" w:ascii="宋体" w:hAnsi="宋体" w:eastAsia="宋体" w:cs="宋体"/>
                <w:b/>
                <w:color w:val="auto"/>
                <w:sz w:val="20"/>
              </w:rPr>
            </w:pPr>
            <w:r>
              <w:rPr>
                <w:rFonts w:hint="eastAsia" w:ascii="宋体" w:hAnsi="宋体" w:eastAsia="宋体" w:cs="宋体"/>
                <w:b/>
                <w:color w:val="auto"/>
                <w:sz w:val="21"/>
              </w:rPr>
              <w:t>主要材料</w:t>
            </w:r>
          </w:p>
        </w:tc>
        <w:tc>
          <w:tcPr>
            <w:tcW w:w="3887" w:type="dxa"/>
            <w:tcBorders>
              <w:top w:val="single" w:color="000000" w:sz="12" w:space="0"/>
            </w:tcBorders>
            <w:vAlign w:val="center"/>
          </w:tcPr>
          <w:p w14:paraId="266C7E06">
            <w:pPr>
              <w:keepNext/>
              <w:snapToGrid w:val="0"/>
              <w:spacing w:before="0" w:after="0" w:line="240" w:lineRule="auto"/>
              <w:ind w:left="0" w:right="0" w:firstLine="0"/>
              <w:jc w:val="center"/>
              <w:rPr>
                <w:rFonts w:hint="eastAsia" w:ascii="宋体" w:hAnsi="宋体" w:eastAsia="宋体" w:cs="宋体"/>
                <w:b/>
                <w:color w:val="auto"/>
                <w:sz w:val="20"/>
              </w:rPr>
            </w:pPr>
            <w:r>
              <w:rPr>
                <w:rFonts w:hint="eastAsia" w:ascii="宋体" w:hAnsi="宋体" w:eastAsia="宋体" w:cs="宋体"/>
                <w:b/>
                <w:color w:val="auto"/>
                <w:sz w:val="21"/>
              </w:rPr>
              <w:t>本研究的判断重点</w:t>
            </w:r>
          </w:p>
        </w:tc>
      </w:tr>
      <w:tr w14:paraId="2E8B3392">
        <w:tblPrEx>
          <w:tblCellMar>
            <w:top w:w="95" w:type="dxa"/>
            <w:left w:w="75" w:type="dxa"/>
            <w:bottom w:w="95" w:type="dxa"/>
            <w:right w:w="75" w:type="dxa"/>
          </w:tblCellMar>
        </w:tblPrEx>
        <w:trPr>
          <w:cantSplit/>
          <w:jc w:val="center"/>
        </w:trPr>
        <w:tc>
          <w:tcPr>
            <w:tcW w:w="2208" w:type="dxa"/>
            <w:tcBorders>
              <w:top w:val="single" w:color="000000" w:sz="4" w:space="0"/>
            </w:tcBorders>
            <w:vAlign w:val="center"/>
          </w:tcPr>
          <w:p w14:paraId="01033099">
            <w:pPr>
              <w:keepNext/>
              <w:snapToGrid w:val="0"/>
              <w:spacing w:before="0" w:after="0" w:line="240" w:lineRule="auto"/>
              <w:ind w:left="0" w:right="0" w:firstLine="0"/>
              <w:jc w:val="center"/>
              <w:rPr>
                <w:rFonts w:hint="eastAsia" w:ascii="宋体" w:hAnsi="宋体" w:eastAsia="宋体" w:cs="宋体"/>
                <w:color w:val="auto"/>
                <w:sz w:val="20"/>
              </w:rPr>
            </w:pPr>
            <w:r>
              <w:rPr>
                <w:rFonts w:hint="eastAsia" w:ascii="宋体" w:hAnsi="宋体" w:eastAsia="宋体" w:cs="宋体"/>
                <w:b w:val="0"/>
                <w:color w:val="auto"/>
                <w:sz w:val="21"/>
              </w:rPr>
              <w:t>需求分析（20分）</w:t>
            </w:r>
          </w:p>
        </w:tc>
        <w:tc>
          <w:tcPr>
            <w:tcW w:w="2427" w:type="dxa"/>
            <w:tcBorders>
              <w:top w:val="single" w:color="000000" w:sz="4" w:space="0"/>
            </w:tcBorders>
            <w:vAlign w:val="center"/>
          </w:tcPr>
          <w:p w14:paraId="07349283">
            <w:pPr>
              <w:keepNext/>
              <w:snapToGrid w:val="0"/>
              <w:spacing w:before="0" w:after="0" w:line="240" w:lineRule="auto"/>
              <w:ind w:left="0" w:right="0" w:firstLine="0"/>
              <w:jc w:val="left"/>
              <w:rPr>
                <w:rFonts w:hint="eastAsia" w:ascii="宋体" w:hAnsi="宋体" w:eastAsia="宋体" w:cs="宋体"/>
                <w:color w:val="auto"/>
                <w:sz w:val="20"/>
              </w:rPr>
            </w:pPr>
            <w:r>
              <w:rPr>
                <w:rFonts w:hint="eastAsia" w:ascii="宋体" w:hAnsi="宋体" w:eastAsia="宋体" w:cs="宋体"/>
                <w:b w:val="0"/>
                <w:color w:val="auto"/>
                <w:sz w:val="21"/>
              </w:rPr>
              <w:t>需求调研、同类方案比较</w:t>
            </w:r>
          </w:p>
        </w:tc>
        <w:tc>
          <w:tcPr>
            <w:tcW w:w="3887" w:type="dxa"/>
            <w:tcBorders>
              <w:top w:val="single" w:color="000000" w:sz="4" w:space="0"/>
            </w:tcBorders>
            <w:vAlign w:val="center"/>
          </w:tcPr>
          <w:p w14:paraId="76EFF8E3">
            <w:pPr>
              <w:keepNext/>
              <w:snapToGrid w:val="0"/>
              <w:spacing w:before="0" w:after="0" w:line="240" w:lineRule="auto"/>
              <w:ind w:left="0" w:right="0" w:firstLine="0"/>
              <w:jc w:val="left"/>
              <w:rPr>
                <w:rFonts w:hint="eastAsia" w:ascii="宋体" w:hAnsi="宋体" w:eastAsia="宋体" w:cs="宋体"/>
                <w:color w:val="auto"/>
                <w:sz w:val="20"/>
              </w:rPr>
            </w:pPr>
            <w:r>
              <w:rPr>
                <w:rFonts w:hint="eastAsia" w:ascii="宋体" w:hAnsi="宋体" w:eastAsia="宋体" w:cs="宋体"/>
                <w:b w:val="0"/>
                <w:color w:val="auto"/>
                <w:sz w:val="21"/>
              </w:rPr>
              <w:t>问题是否有据；是否关注具体使用情境</w:t>
            </w:r>
          </w:p>
        </w:tc>
      </w:tr>
      <w:tr w14:paraId="37C78BEA">
        <w:tblPrEx>
          <w:tblCellMar>
            <w:top w:w="95" w:type="dxa"/>
            <w:left w:w="75" w:type="dxa"/>
            <w:bottom w:w="95" w:type="dxa"/>
            <w:right w:w="75" w:type="dxa"/>
          </w:tblCellMar>
        </w:tblPrEx>
        <w:trPr>
          <w:cantSplit/>
          <w:jc w:val="center"/>
        </w:trPr>
        <w:tc>
          <w:tcPr>
            <w:tcW w:w="2208" w:type="dxa"/>
            <w:vAlign w:val="center"/>
          </w:tcPr>
          <w:p w14:paraId="7CF38EEF">
            <w:pPr>
              <w:keepNext/>
              <w:snapToGrid w:val="0"/>
              <w:spacing w:before="0" w:after="0" w:line="240" w:lineRule="auto"/>
              <w:ind w:left="0" w:right="0" w:firstLine="0"/>
              <w:jc w:val="center"/>
              <w:rPr>
                <w:rFonts w:hint="eastAsia" w:ascii="宋体" w:hAnsi="宋体" w:eastAsia="宋体" w:cs="宋体"/>
                <w:color w:val="auto"/>
                <w:sz w:val="20"/>
              </w:rPr>
            </w:pPr>
            <w:r>
              <w:rPr>
                <w:rFonts w:hint="eastAsia" w:ascii="宋体" w:hAnsi="宋体" w:eastAsia="宋体" w:cs="宋体"/>
                <w:b w:val="0"/>
                <w:color w:val="auto"/>
                <w:sz w:val="21"/>
              </w:rPr>
              <w:t>方案架构（25分）</w:t>
            </w:r>
          </w:p>
        </w:tc>
        <w:tc>
          <w:tcPr>
            <w:tcW w:w="2427" w:type="dxa"/>
            <w:vAlign w:val="center"/>
          </w:tcPr>
          <w:p w14:paraId="33C3542F">
            <w:pPr>
              <w:keepNext/>
              <w:snapToGrid w:val="0"/>
              <w:spacing w:before="0" w:after="0" w:line="240" w:lineRule="auto"/>
              <w:ind w:left="0" w:right="0" w:firstLine="0"/>
              <w:jc w:val="left"/>
              <w:rPr>
                <w:rFonts w:hint="eastAsia" w:ascii="宋体" w:hAnsi="宋体" w:eastAsia="宋体" w:cs="宋体"/>
                <w:color w:val="auto"/>
                <w:sz w:val="20"/>
              </w:rPr>
            </w:pPr>
            <w:r>
              <w:rPr>
                <w:rFonts w:hint="eastAsia" w:ascii="宋体" w:hAnsi="宋体" w:eastAsia="宋体" w:cs="宋体"/>
                <w:b w:val="0"/>
                <w:color w:val="auto"/>
                <w:sz w:val="21"/>
              </w:rPr>
              <w:t>系统框图、设计说明</w:t>
            </w:r>
          </w:p>
        </w:tc>
        <w:tc>
          <w:tcPr>
            <w:tcW w:w="3887" w:type="dxa"/>
            <w:vAlign w:val="center"/>
          </w:tcPr>
          <w:p w14:paraId="46AB2BBC">
            <w:pPr>
              <w:keepNext/>
              <w:snapToGrid w:val="0"/>
              <w:spacing w:before="0" w:after="0" w:line="240" w:lineRule="auto"/>
              <w:ind w:left="0" w:right="0" w:firstLine="0"/>
              <w:jc w:val="left"/>
              <w:rPr>
                <w:rFonts w:hint="eastAsia" w:ascii="宋体" w:hAnsi="宋体" w:eastAsia="宋体" w:cs="宋体"/>
                <w:color w:val="auto"/>
                <w:sz w:val="20"/>
              </w:rPr>
            </w:pPr>
            <w:r>
              <w:rPr>
                <w:rFonts w:hint="eastAsia" w:ascii="宋体" w:hAnsi="宋体" w:eastAsia="宋体" w:cs="宋体"/>
                <w:b w:val="0"/>
                <w:color w:val="auto"/>
                <w:sz w:val="21"/>
              </w:rPr>
              <w:t>模块关系是否清楚；选择与约束是否得到解释</w:t>
            </w:r>
          </w:p>
        </w:tc>
      </w:tr>
      <w:tr w14:paraId="1F3B8972">
        <w:tblPrEx>
          <w:tblCellMar>
            <w:top w:w="95" w:type="dxa"/>
            <w:left w:w="75" w:type="dxa"/>
            <w:bottom w:w="95" w:type="dxa"/>
            <w:right w:w="75" w:type="dxa"/>
          </w:tblCellMar>
        </w:tblPrEx>
        <w:trPr>
          <w:cantSplit/>
          <w:jc w:val="center"/>
        </w:trPr>
        <w:tc>
          <w:tcPr>
            <w:tcW w:w="2208" w:type="dxa"/>
            <w:vAlign w:val="center"/>
          </w:tcPr>
          <w:p w14:paraId="248AE8C6">
            <w:pPr>
              <w:keepNext/>
              <w:snapToGrid w:val="0"/>
              <w:spacing w:before="0" w:after="0" w:line="240" w:lineRule="auto"/>
              <w:ind w:left="0" w:right="0" w:firstLine="0"/>
              <w:jc w:val="center"/>
              <w:rPr>
                <w:rFonts w:hint="eastAsia" w:ascii="宋体" w:hAnsi="宋体" w:eastAsia="宋体" w:cs="宋体"/>
                <w:color w:val="auto"/>
                <w:sz w:val="20"/>
              </w:rPr>
            </w:pPr>
            <w:r>
              <w:rPr>
                <w:rFonts w:hint="eastAsia" w:ascii="宋体" w:hAnsi="宋体" w:eastAsia="宋体" w:cs="宋体"/>
                <w:b w:val="0"/>
                <w:color w:val="auto"/>
                <w:sz w:val="21"/>
              </w:rPr>
              <w:t>原型开发（25分）</w:t>
            </w:r>
          </w:p>
        </w:tc>
        <w:tc>
          <w:tcPr>
            <w:tcW w:w="2427" w:type="dxa"/>
            <w:vAlign w:val="center"/>
          </w:tcPr>
          <w:p w14:paraId="571B4CAB">
            <w:pPr>
              <w:keepNext/>
              <w:snapToGrid w:val="0"/>
              <w:spacing w:before="0" w:after="0" w:line="240" w:lineRule="auto"/>
              <w:ind w:left="0" w:right="0" w:firstLine="0"/>
              <w:jc w:val="left"/>
              <w:rPr>
                <w:rFonts w:hint="eastAsia" w:ascii="宋体" w:hAnsi="宋体" w:eastAsia="宋体" w:cs="宋体"/>
                <w:color w:val="auto"/>
                <w:sz w:val="20"/>
              </w:rPr>
            </w:pPr>
            <w:r>
              <w:rPr>
                <w:rFonts w:hint="eastAsia" w:ascii="宋体" w:hAnsi="宋体" w:eastAsia="宋体" w:cs="宋体"/>
                <w:b w:val="0"/>
                <w:color w:val="auto"/>
                <w:sz w:val="21"/>
              </w:rPr>
              <w:t>代码、结构、调试记录</w:t>
            </w:r>
          </w:p>
        </w:tc>
        <w:tc>
          <w:tcPr>
            <w:tcW w:w="3887" w:type="dxa"/>
            <w:vAlign w:val="center"/>
          </w:tcPr>
          <w:p w14:paraId="474D9470">
            <w:pPr>
              <w:keepNext/>
              <w:snapToGrid w:val="0"/>
              <w:spacing w:before="0" w:after="0" w:line="240" w:lineRule="auto"/>
              <w:ind w:left="0" w:right="0" w:firstLine="0"/>
              <w:jc w:val="left"/>
              <w:rPr>
                <w:rFonts w:hint="eastAsia" w:ascii="宋体" w:hAnsi="宋体" w:eastAsia="宋体" w:cs="宋体"/>
                <w:color w:val="auto"/>
                <w:sz w:val="20"/>
              </w:rPr>
            </w:pPr>
            <w:r>
              <w:rPr>
                <w:rFonts w:hint="eastAsia" w:ascii="宋体" w:hAnsi="宋体" w:eastAsia="宋体" w:cs="宋体"/>
                <w:b w:val="0"/>
                <w:color w:val="auto"/>
                <w:sz w:val="21"/>
              </w:rPr>
              <w:t>能否解释关键实现及定位故障；注明获得的支持</w:t>
            </w:r>
          </w:p>
        </w:tc>
      </w:tr>
      <w:tr w14:paraId="4ED25647">
        <w:tblPrEx>
          <w:tblCellMar>
            <w:top w:w="95" w:type="dxa"/>
            <w:left w:w="75" w:type="dxa"/>
            <w:bottom w:w="95" w:type="dxa"/>
            <w:right w:w="75" w:type="dxa"/>
          </w:tblCellMar>
        </w:tblPrEx>
        <w:trPr>
          <w:cantSplit/>
          <w:jc w:val="center"/>
        </w:trPr>
        <w:tc>
          <w:tcPr>
            <w:tcW w:w="2208" w:type="dxa"/>
            <w:vAlign w:val="center"/>
          </w:tcPr>
          <w:p w14:paraId="7287C65B">
            <w:pPr>
              <w:keepNext/>
              <w:snapToGrid w:val="0"/>
              <w:spacing w:before="0" w:after="0" w:line="240" w:lineRule="auto"/>
              <w:ind w:left="0" w:right="0" w:firstLine="0"/>
              <w:jc w:val="center"/>
              <w:rPr>
                <w:rFonts w:hint="eastAsia" w:ascii="宋体" w:hAnsi="宋体" w:eastAsia="宋体" w:cs="宋体"/>
                <w:color w:val="auto"/>
                <w:sz w:val="20"/>
              </w:rPr>
            </w:pPr>
            <w:r>
              <w:rPr>
                <w:rFonts w:hint="eastAsia" w:ascii="宋体" w:hAnsi="宋体" w:eastAsia="宋体" w:cs="宋体"/>
                <w:b w:val="0"/>
                <w:color w:val="auto"/>
                <w:sz w:val="21"/>
              </w:rPr>
              <w:t>测试与迭代（20分）</w:t>
            </w:r>
          </w:p>
        </w:tc>
        <w:tc>
          <w:tcPr>
            <w:tcW w:w="2427" w:type="dxa"/>
            <w:vAlign w:val="center"/>
          </w:tcPr>
          <w:p w14:paraId="662C9384">
            <w:pPr>
              <w:keepNext/>
              <w:snapToGrid w:val="0"/>
              <w:spacing w:before="0" w:after="0" w:line="240" w:lineRule="auto"/>
              <w:ind w:left="0" w:right="0" w:firstLine="0"/>
              <w:jc w:val="left"/>
              <w:rPr>
                <w:rFonts w:hint="eastAsia" w:ascii="宋体" w:hAnsi="宋体" w:eastAsia="宋体" w:cs="宋体"/>
                <w:color w:val="auto"/>
                <w:sz w:val="20"/>
              </w:rPr>
            </w:pPr>
            <w:r>
              <w:rPr>
                <w:rFonts w:hint="eastAsia" w:ascii="宋体" w:hAnsi="宋体" w:eastAsia="宋体" w:cs="宋体"/>
                <w:b w:val="0"/>
                <w:color w:val="auto"/>
                <w:sz w:val="21"/>
              </w:rPr>
              <w:t>测试条件、数据、修改记录</w:t>
            </w:r>
          </w:p>
        </w:tc>
        <w:tc>
          <w:tcPr>
            <w:tcW w:w="3887" w:type="dxa"/>
            <w:vAlign w:val="center"/>
          </w:tcPr>
          <w:p w14:paraId="18FA2248">
            <w:pPr>
              <w:keepNext/>
              <w:snapToGrid w:val="0"/>
              <w:spacing w:before="0" w:after="0" w:line="240" w:lineRule="auto"/>
              <w:ind w:left="0" w:right="0" w:firstLine="0"/>
              <w:jc w:val="left"/>
              <w:rPr>
                <w:rFonts w:hint="eastAsia" w:ascii="宋体" w:hAnsi="宋体" w:eastAsia="宋体" w:cs="宋体"/>
                <w:color w:val="auto"/>
                <w:sz w:val="20"/>
              </w:rPr>
            </w:pPr>
            <w:r>
              <w:rPr>
                <w:rFonts w:hint="eastAsia" w:ascii="宋体" w:hAnsi="宋体" w:eastAsia="宋体" w:cs="宋体"/>
                <w:b w:val="0"/>
                <w:color w:val="auto"/>
                <w:sz w:val="21"/>
              </w:rPr>
              <w:t>改进是否回应问题；结果及残余困难能否核查</w:t>
            </w:r>
          </w:p>
        </w:tc>
      </w:tr>
      <w:tr w14:paraId="30C4076A">
        <w:tblPrEx>
          <w:tblCellMar>
            <w:top w:w="95" w:type="dxa"/>
            <w:left w:w="75" w:type="dxa"/>
            <w:bottom w:w="95" w:type="dxa"/>
            <w:right w:w="75" w:type="dxa"/>
          </w:tblCellMar>
        </w:tblPrEx>
        <w:trPr>
          <w:cantSplit/>
          <w:jc w:val="center"/>
        </w:trPr>
        <w:tc>
          <w:tcPr>
            <w:tcW w:w="2208" w:type="dxa"/>
            <w:tcBorders>
              <w:bottom w:val="single" w:color="000000" w:sz="12" w:space="0"/>
            </w:tcBorders>
            <w:vAlign w:val="center"/>
          </w:tcPr>
          <w:p w14:paraId="3E17AA88">
            <w:pPr>
              <w:keepNext/>
              <w:snapToGrid w:val="0"/>
              <w:spacing w:before="0" w:after="0" w:line="240" w:lineRule="auto"/>
              <w:ind w:left="0" w:right="0" w:firstLine="0"/>
              <w:jc w:val="center"/>
              <w:rPr>
                <w:rFonts w:hint="eastAsia" w:ascii="宋体" w:hAnsi="宋体" w:eastAsia="宋体" w:cs="宋体"/>
                <w:color w:val="auto"/>
                <w:sz w:val="20"/>
              </w:rPr>
            </w:pPr>
            <w:r>
              <w:rPr>
                <w:rFonts w:hint="eastAsia" w:ascii="宋体" w:hAnsi="宋体" w:eastAsia="宋体" w:cs="宋体"/>
                <w:b w:val="0"/>
                <w:color w:val="auto"/>
                <w:sz w:val="21"/>
              </w:rPr>
              <w:t>成果与责任（10分）</w:t>
            </w:r>
          </w:p>
        </w:tc>
        <w:tc>
          <w:tcPr>
            <w:tcW w:w="2427" w:type="dxa"/>
            <w:tcBorders>
              <w:bottom w:val="single" w:color="000000" w:sz="12" w:space="0"/>
            </w:tcBorders>
            <w:vAlign w:val="center"/>
          </w:tcPr>
          <w:p w14:paraId="1DC2ECF6">
            <w:pPr>
              <w:keepNext/>
              <w:snapToGrid w:val="0"/>
              <w:spacing w:before="0" w:after="0" w:line="240" w:lineRule="auto"/>
              <w:ind w:left="0" w:right="0" w:firstLine="0"/>
              <w:jc w:val="left"/>
              <w:rPr>
                <w:rFonts w:hint="eastAsia" w:ascii="宋体" w:hAnsi="宋体" w:eastAsia="宋体" w:cs="宋体"/>
                <w:color w:val="auto"/>
                <w:sz w:val="20"/>
              </w:rPr>
            </w:pPr>
            <w:r>
              <w:rPr>
                <w:rFonts w:hint="eastAsia" w:ascii="宋体" w:hAnsi="宋体" w:eastAsia="宋体" w:cs="宋体"/>
                <w:b w:val="0"/>
                <w:color w:val="auto"/>
                <w:sz w:val="21"/>
              </w:rPr>
              <w:t>论文、答辩及使用价值分析</w:t>
            </w:r>
          </w:p>
        </w:tc>
        <w:tc>
          <w:tcPr>
            <w:tcW w:w="3887" w:type="dxa"/>
            <w:tcBorders>
              <w:bottom w:val="single" w:color="000000" w:sz="12" w:space="0"/>
            </w:tcBorders>
            <w:vAlign w:val="center"/>
          </w:tcPr>
          <w:p w14:paraId="7BE355F4">
            <w:pPr>
              <w:keepNext/>
              <w:snapToGrid w:val="0"/>
              <w:spacing w:before="0" w:after="0" w:line="240" w:lineRule="auto"/>
              <w:ind w:left="0" w:right="0" w:firstLine="0"/>
              <w:jc w:val="left"/>
              <w:rPr>
                <w:rFonts w:hint="eastAsia" w:ascii="宋体" w:hAnsi="宋体" w:eastAsia="宋体" w:cs="宋体"/>
                <w:color w:val="auto"/>
                <w:sz w:val="20"/>
              </w:rPr>
            </w:pPr>
            <w:r>
              <w:rPr>
                <w:rFonts w:hint="eastAsia" w:ascii="宋体" w:hAnsi="宋体" w:eastAsia="宋体" w:cs="宋体"/>
                <w:b w:val="0"/>
                <w:color w:val="auto"/>
                <w:sz w:val="21"/>
              </w:rPr>
              <w:t>能否如实报告局限，并说明适用条件</w:t>
            </w:r>
          </w:p>
        </w:tc>
      </w:tr>
    </w:tbl>
    <w:p w14:paraId="52D9AE86">
      <w:pPr>
        <w:spacing w:before="0" w:after="0" w:line="360" w:lineRule="auto"/>
        <w:ind w:firstLine="480"/>
        <w:jc w:val="both"/>
        <w:rPr>
          <w:rFonts w:hint="eastAsia" w:ascii="宋体" w:hAnsi="宋体" w:eastAsia="宋体" w:cs="宋体"/>
          <w:color w:val="auto"/>
        </w:rPr>
      </w:pPr>
      <w:r>
        <w:rPr>
          <w:rFonts w:hint="eastAsia" w:ascii="宋体" w:hAnsi="宋体" w:eastAsia="宋体" w:cs="宋体"/>
          <w:b w:val="0"/>
          <w:color w:val="auto"/>
          <w:sz w:val="24"/>
        </w:rPr>
        <w:t>资料来源：评价项目与分值节选自刘雪瑶案例评价量规，证据及判断重点由本研究整理；不将评分等级直接视为三层学习层次。</w:t>
      </w:r>
    </w:p>
    <w:p w14:paraId="759B9A52">
      <w:pPr>
        <w:spacing w:before="0" w:after="0" w:line="360" w:lineRule="auto"/>
        <w:ind w:firstLine="480"/>
        <w:jc w:val="both"/>
        <w:rPr>
          <w:rFonts w:hint="eastAsia" w:ascii="宋体" w:hAnsi="宋体" w:eastAsia="宋体" w:cs="宋体"/>
          <w:color w:val="auto"/>
        </w:rPr>
      </w:pPr>
      <w:r>
        <w:rPr>
          <w:rFonts w:hint="eastAsia" w:ascii="宋体" w:hAnsi="宋体" w:eastAsia="宋体" w:cs="宋体"/>
          <w:b w:val="0"/>
          <w:color w:val="auto"/>
          <w:sz w:val="24"/>
        </w:rPr>
        <w:t>与“水足迹”中的倡议和修改清单、“机械臂”中的路径草图和故障排查相比，TOF案例增加了系统框图、实物原型及阶段测试记录，使方案合理性能够接受功能与使用条件的检验。三类材料分别支持方案形成、约束权衡和系统迭代的分析，共同说明“可见”需要通过能够核查的实践表征落实。对学生七维高阶能力的判断仍应结合个体解释、贡献及多次任务表现，不能把系统性能改善直接换算为能力提升幅度。</w:t>
      </w:r>
    </w:p>
    <w:p w14:paraId="2D437F9A">
      <w:pPr>
        <w:spacing w:before="0" w:after="0" w:line="360" w:lineRule="auto"/>
        <w:ind w:firstLine="480"/>
        <w:jc w:val="both"/>
        <w:rPr>
          <w:rFonts w:hint="eastAsia" w:ascii="宋体" w:hAnsi="宋体" w:eastAsia="宋体" w:cs="宋体"/>
          <w:sz w:val="24"/>
          <w:szCs w:val="24"/>
        </w:rPr>
      </w:pPr>
      <w:r>
        <w:rPr>
          <w:rFonts w:hint="eastAsia" w:ascii="宋体" w:hAnsi="宋体" w:eastAsia="宋体" w:cs="宋体"/>
          <w:b w:val="0"/>
          <w:color w:val="auto"/>
          <w:sz w:val="24"/>
        </w:rPr>
        <w:t>从责任担当与合作共情看，关注视障者使用需要、如实报告失败结果，是值得观察的任务行为；是否持续承担分工、理解使用者意见及处理合作分歧，则需相应过程记录。该案例能够补充责任判断的具体情境，但尚不足以分别验证情绪调节、合作共情等维度的全面发展。后续可将使用者反馈、个人调试说明与教师指导记录按同一任务关联留存，使能力表现与教学作用的解释更加清楚。</w:t>
      </w:r>
    </w:p>
    <w:p w14:paraId="5723B81D">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表3-51  共同实施框架下的两域实践侧重</w:t>
      </w:r>
    </w:p>
    <w:tbl>
      <w:tblPr>
        <w:tblStyle w:val="12"/>
        <w:tblW w:w="8522" w:type="dxa"/>
        <w:jc w:val="center"/>
        <w:tblLayout w:type="fixed"/>
        <w:tblCellMar>
          <w:top w:w="95" w:type="dxa"/>
          <w:left w:w="75" w:type="dxa"/>
          <w:bottom w:w="95" w:type="dxa"/>
          <w:right w:w="75" w:type="dxa"/>
        </w:tblCellMar>
      </w:tblPr>
      <w:tblGrid>
        <w:gridCol w:w="1233"/>
        <w:gridCol w:w="3063"/>
        <w:gridCol w:w="4226"/>
      </w:tblGrid>
      <w:tr w14:paraId="0E10ED29">
        <w:tblPrEx>
          <w:tblCellMar>
            <w:top w:w="95" w:type="dxa"/>
            <w:left w:w="75" w:type="dxa"/>
            <w:bottom w:w="95" w:type="dxa"/>
            <w:right w:w="75" w:type="dxa"/>
          </w:tblCellMar>
        </w:tblPrEx>
        <w:trPr>
          <w:cantSplit/>
          <w:tblHeader/>
          <w:jc w:val="center"/>
        </w:trPr>
        <w:tc>
          <w:tcPr>
            <w:tcW w:w="1233" w:type="dxa"/>
            <w:tcBorders>
              <w:top w:val="single" w:color="000000" w:sz="12" w:space="0"/>
            </w:tcBorders>
            <w:vAlign w:val="center"/>
          </w:tcPr>
          <w:p w14:paraId="5A535122">
            <w:pPr>
              <w:snapToGrid w:val="0"/>
              <w:spacing w:before="0" w:after="0" w:line="240" w:lineRule="auto"/>
              <w:ind w:left="0" w:right="0" w:firstLine="0"/>
              <w:jc w:val="center"/>
              <w:rPr>
                <w:rFonts w:hint="eastAsia" w:ascii="宋体" w:hAnsi="宋体" w:eastAsia="宋体" w:cs="宋体"/>
                <w:b/>
                <w:sz w:val="20"/>
              </w:rPr>
            </w:pPr>
            <w:r>
              <w:rPr>
                <w:rFonts w:hint="eastAsia" w:ascii="宋体" w:hAnsi="宋体" w:eastAsia="宋体" w:cs="宋体"/>
                <w:b/>
                <w:sz w:val="21"/>
              </w:rPr>
              <w:t>分析框架</w:t>
            </w:r>
          </w:p>
        </w:tc>
        <w:tc>
          <w:tcPr>
            <w:tcW w:w="3063" w:type="dxa"/>
            <w:tcBorders>
              <w:top w:val="single" w:color="000000" w:sz="12" w:space="0"/>
            </w:tcBorders>
            <w:vAlign w:val="center"/>
          </w:tcPr>
          <w:p w14:paraId="06B359A9">
            <w:pPr>
              <w:snapToGrid w:val="0"/>
              <w:spacing w:before="0" w:after="0" w:line="240" w:lineRule="auto"/>
              <w:ind w:left="0" w:right="0" w:firstLine="0"/>
              <w:jc w:val="center"/>
              <w:rPr>
                <w:rFonts w:hint="eastAsia" w:ascii="宋体" w:hAnsi="宋体" w:eastAsia="宋体" w:cs="宋体"/>
                <w:b/>
                <w:sz w:val="20"/>
              </w:rPr>
            </w:pPr>
            <w:r>
              <w:rPr>
                <w:rFonts w:hint="eastAsia" w:ascii="宋体" w:hAnsi="宋体" w:eastAsia="宋体" w:cs="宋体"/>
                <w:b/>
                <w:sz w:val="21"/>
              </w:rPr>
              <w:t>学科场域的实施侧重</w:t>
            </w:r>
          </w:p>
        </w:tc>
        <w:tc>
          <w:tcPr>
            <w:tcW w:w="4226" w:type="dxa"/>
            <w:tcBorders>
              <w:top w:val="single" w:color="000000" w:sz="12" w:space="0"/>
            </w:tcBorders>
            <w:vAlign w:val="center"/>
          </w:tcPr>
          <w:p w14:paraId="720E37AA">
            <w:pPr>
              <w:snapToGrid w:val="0"/>
              <w:spacing w:before="0" w:after="0" w:line="240" w:lineRule="auto"/>
              <w:ind w:left="0" w:right="0" w:firstLine="0"/>
              <w:jc w:val="center"/>
              <w:rPr>
                <w:rFonts w:hint="eastAsia" w:ascii="宋体" w:hAnsi="宋体" w:eastAsia="宋体" w:cs="宋体"/>
                <w:b/>
                <w:sz w:val="20"/>
              </w:rPr>
            </w:pPr>
            <w:r>
              <w:rPr>
                <w:rFonts w:hint="eastAsia" w:ascii="宋体" w:hAnsi="宋体" w:eastAsia="宋体" w:cs="宋体"/>
                <w:b/>
                <w:sz w:val="21"/>
              </w:rPr>
              <w:t>科创场域的实施特点</w:t>
            </w:r>
          </w:p>
        </w:tc>
      </w:tr>
      <w:tr w14:paraId="2FA28271">
        <w:tblPrEx>
          <w:tblCellMar>
            <w:top w:w="95" w:type="dxa"/>
            <w:left w:w="75" w:type="dxa"/>
            <w:bottom w:w="95" w:type="dxa"/>
            <w:right w:w="75" w:type="dxa"/>
          </w:tblCellMar>
        </w:tblPrEx>
        <w:trPr>
          <w:cantSplit/>
          <w:jc w:val="center"/>
        </w:trPr>
        <w:tc>
          <w:tcPr>
            <w:tcW w:w="1233" w:type="dxa"/>
            <w:tcBorders>
              <w:top w:val="single" w:color="000000" w:sz="4" w:space="0"/>
            </w:tcBorders>
            <w:vAlign w:val="center"/>
          </w:tcPr>
          <w:p w14:paraId="4D6B162D">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学习要素</w:t>
            </w:r>
          </w:p>
        </w:tc>
        <w:tc>
          <w:tcPr>
            <w:tcW w:w="3063" w:type="dxa"/>
            <w:tcBorders>
              <w:top w:val="single" w:color="000000" w:sz="4" w:space="0"/>
            </w:tcBorders>
            <w:vAlign w:val="center"/>
          </w:tcPr>
          <w:p w14:paraId="3EB91720">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联系知识、目标、实践与评价</w:t>
            </w:r>
          </w:p>
        </w:tc>
        <w:tc>
          <w:tcPr>
            <w:tcW w:w="4226" w:type="dxa"/>
            <w:tcBorders>
              <w:top w:val="single" w:color="000000" w:sz="4" w:space="0"/>
            </w:tcBorders>
            <w:vAlign w:val="center"/>
          </w:tcPr>
          <w:p w14:paraId="13832705">
            <w:pPr>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sz w:val="21"/>
              </w:rPr>
              <w:t>增设方案，使需求、依据和行动路径可讨论、可检验</w:t>
            </w:r>
          </w:p>
        </w:tc>
      </w:tr>
      <w:tr w14:paraId="28235452">
        <w:tblPrEx>
          <w:tblCellMar>
            <w:top w:w="95" w:type="dxa"/>
            <w:left w:w="75" w:type="dxa"/>
            <w:bottom w:w="95" w:type="dxa"/>
            <w:right w:w="75" w:type="dxa"/>
          </w:tblCellMar>
        </w:tblPrEx>
        <w:trPr>
          <w:cantSplit/>
          <w:jc w:val="center"/>
        </w:trPr>
        <w:tc>
          <w:tcPr>
            <w:tcW w:w="1233" w:type="dxa"/>
            <w:vAlign w:val="center"/>
          </w:tcPr>
          <w:p w14:paraId="2024DE52">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目标分析</w:t>
            </w:r>
          </w:p>
        </w:tc>
        <w:tc>
          <w:tcPr>
            <w:tcW w:w="3063" w:type="dxa"/>
            <w:vAlign w:val="center"/>
          </w:tcPr>
          <w:p w14:paraId="74D91851">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将课程要求转化为任务表现标准</w:t>
            </w:r>
          </w:p>
        </w:tc>
        <w:tc>
          <w:tcPr>
            <w:tcW w:w="4226" w:type="dxa"/>
            <w:vAlign w:val="center"/>
          </w:tcPr>
          <w:p w14:paraId="612AE6DA">
            <w:pPr>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sz w:val="21"/>
              </w:rPr>
              <w:t>同时明确需求对象、成果要求及现实约束</w:t>
            </w:r>
          </w:p>
        </w:tc>
      </w:tr>
      <w:tr w14:paraId="5E64DAEA">
        <w:tblPrEx>
          <w:tblCellMar>
            <w:top w:w="95" w:type="dxa"/>
            <w:left w:w="75" w:type="dxa"/>
            <w:bottom w:w="95" w:type="dxa"/>
            <w:right w:w="75" w:type="dxa"/>
          </w:tblCellMar>
        </w:tblPrEx>
        <w:trPr>
          <w:cantSplit/>
          <w:jc w:val="center"/>
        </w:trPr>
        <w:tc>
          <w:tcPr>
            <w:tcW w:w="1233" w:type="dxa"/>
            <w:vAlign w:val="center"/>
          </w:tcPr>
          <w:p w14:paraId="4880DB55">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内容分析</w:t>
            </w:r>
          </w:p>
        </w:tc>
        <w:tc>
          <w:tcPr>
            <w:tcW w:w="3063" w:type="dxa"/>
            <w:vAlign w:val="center"/>
          </w:tcPr>
          <w:p w14:paraId="2C877C62">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围绕概念、关系与学科方法组织内容</w:t>
            </w:r>
          </w:p>
        </w:tc>
        <w:tc>
          <w:tcPr>
            <w:tcW w:w="4226" w:type="dxa"/>
            <w:vAlign w:val="center"/>
          </w:tcPr>
          <w:p w14:paraId="492D8D67">
            <w:pPr>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sz w:val="21"/>
              </w:rPr>
              <w:t>依问题进展整合知识，补充设计与验证方法</w:t>
            </w:r>
          </w:p>
        </w:tc>
      </w:tr>
      <w:tr w14:paraId="40E207DF">
        <w:tblPrEx>
          <w:tblCellMar>
            <w:top w:w="95" w:type="dxa"/>
            <w:left w:w="75" w:type="dxa"/>
            <w:bottom w:w="95" w:type="dxa"/>
            <w:right w:w="75" w:type="dxa"/>
          </w:tblCellMar>
        </w:tblPrEx>
        <w:trPr>
          <w:cantSplit/>
          <w:jc w:val="center"/>
        </w:trPr>
        <w:tc>
          <w:tcPr>
            <w:tcW w:w="1233" w:type="dxa"/>
            <w:vAlign w:val="center"/>
          </w:tcPr>
          <w:p w14:paraId="32F072C0">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过程分析</w:t>
            </w:r>
          </w:p>
        </w:tc>
        <w:tc>
          <w:tcPr>
            <w:tcW w:w="3063" w:type="dxa"/>
            <w:vAlign w:val="center"/>
          </w:tcPr>
          <w:p w14:paraId="09402998">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在五环中组织探究、表达与修订</w:t>
            </w:r>
          </w:p>
        </w:tc>
        <w:tc>
          <w:tcPr>
            <w:tcW w:w="4226" w:type="dxa"/>
            <w:vAlign w:val="center"/>
          </w:tcPr>
          <w:p w14:paraId="6D3924FB">
            <w:pPr>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sz w:val="21"/>
              </w:rPr>
              <w:t>突出方案评审、原型或情境验证及再次测试</w:t>
            </w:r>
          </w:p>
        </w:tc>
      </w:tr>
      <w:tr w14:paraId="568C62DE">
        <w:tblPrEx>
          <w:tblCellMar>
            <w:top w:w="95" w:type="dxa"/>
            <w:left w:w="75" w:type="dxa"/>
            <w:bottom w:w="95" w:type="dxa"/>
            <w:right w:w="75" w:type="dxa"/>
          </w:tblCellMar>
        </w:tblPrEx>
        <w:trPr>
          <w:cantSplit/>
          <w:jc w:val="center"/>
        </w:trPr>
        <w:tc>
          <w:tcPr>
            <w:tcW w:w="1233" w:type="dxa"/>
            <w:tcBorders>
              <w:bottom w:val="single" w:color="000000" w:sz="12" w:space="0"/>
            </w:tcBorders>
            <w:vAlign w:val="center"/>
          </w:tcPr>
          <w:p w14:paraId="0592518A">
            <w:pPr>
              <w:keepNext/>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多元评价</w:t>
            </w:r>
          </w:p>
        </w:tc>
        <w:tc>
          <w:tcPr>
            <w:tcW w:w="3063" w:type="dxa"/>
            <w:tcBorders>
              <w:bottom w:val="single" w:color="000000" w:sz="12" w:space="0"/>
            </w:tcBorders>
            <w:vAlign w:val="center"/>
          </w:tcPr>
          <w:p w14:paraId="0886FD97">
            <w:pPr>
              <w:keepNext/>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依据解释、作品及修订判断学习</w:t>
            </w:r>
          </w:p>
        </w:tc>
        <w:tc>
          <w:tcPr>
            <w:tcW w:w="4226" w:type="dxa"/>
            <w:tcBorders>
              <w:bottom w:val="single" w:color="000000" w:sz="12" w:space="0"/>
            </w:tcBorders>
            <w:vAlign w:val="center"/>
          </w:tcPr>
          <w:p w14:paraId="0E45A261">
            <w:pPr>
              <w:keepNext/>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sz w:val="21"/>
              </w:rPr>
              <w:t>兼顾方案依据、运行或试行结果、使用反馈与迁移条件</w:t>
            </w:r>
          </w:p>
        </w:tc>
      </w:tr>
    </w:tbl>
    <w:p w14:paraId="2B93D8C9">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资料来源：本研究依据两域实施框架编制；各项为实施侧重，两域可交叉采用。</w:t>
      </w:r>
    </w:p>
    <w:p w14:paraId="1819DE0A">
      <w:pPr>
        <w:pageBreakBefore w:val="0"/>
        <w:overflowPunct w:val="0"/>
        <w:bidi w:val="0"/>
        <w:snapToGrid w:val="0"/>
        <w:spacing w:before="0" w:after="0" w:line="360" w:lineRule="auto"/>
        <w:ind w:firstLine="480" w:firstLineChars="200"/>
        <w:jc w:val="both"/>
        <w:textAlignment w:val="auto"/>
        <w:outlineLvl w:val="3"/>
        <w:rPr>
          <w:rFonts w:hint="eastAsia" w:ascii="宋体" w:hAnsi="宋体" w:eastAsia="宋体" w:cs="宋体"/>
          <w:b w:val="0"/>
          <w:sz w:val="24"/>
        </w:rPr>
      </w:pPr>
      <w:bookmarkStart w:id="88" w:name="_Toc24627"/>
      <w:r>
        <w:rPr>
          <w:rFonts w:hint="eastAsia" w:ascii="宋体" w:hAnsi="宋体" w:eastAsia="宋体" w:cs="宋体"/>
          <w:b w:val="0"/>
          <w:sz w:val="24"/>
          <w:lang w:eastAsia="zh-CN"/>
        </w:rPr>
        <w:t>（</w:t>
      </w:r>
      <w:r>
        <w:rPr>
          <w:rFonts w:hint="eastAsia" w:ascii="宋体" w:hAnsi="宋体" w:eastAsia="宋体" w:cs="宋体"/>
          <w:b w:val="0"/>
          <w:sz w:val="24"/>
          <w:lang w:val="en-US" w:eastAsia="zh-CN"/>
        </w:rPr>
        <w:t>6）</w:t>
      </w:r>
      <w:r>
        <w:rPr>
          <w:rFonts w:hint="eastAsia" w:ascii="宋体" w:hAnsi="宋体" w:eastAsia="宋体" w:cs="宋体"/>
          <w:b w:val="0"/>
          <w:sz w:val="24"/>
        </w:rPr>
        <w:t>科创场域的实践特点</w:t>
      </w:r>
      <w:bookmarkEnd w:id="88"/>
    </w:p>
    <w:p w14:paraId="5A89A96D">
      <w:pPr>
        <w:pageBreakBefore w:val="0"/>
        <w:overflowPunct w:val="0"/>
        <w:bidi w:val="0"/>
        <w:snapToGrid w:val="0"/>
        <w:spacing w:before="0" w:after="0" w:line="360" w:lineRule="auto"/>
        <w:ind w:firstLineChars="200"/>
        <w:jc w:val="both"/>
        <w:textAlignment w:val="auto"/>
        <w:rPr>
          <w:rFonts w:hint="eastAsia" w:ascii="宋体" w:hAnsi="宋体" w:eastAsia="宋体" w:cs="宋体"/>
          <w:b w:val="0"/>
          <w:sz w:val="24"/>
        </w:rPr>
      </w:pPr>
      <w:r>
        <w:rPr>
          <w:rFonts w:hint="eastAsia" w:ascii="宋体" w:hAnsi="宋体" w:eastAsia="宋体" w:cs="宋体"/>
          <w:b w:val="0"/>
          <w:sz w:val="24"/>
        </w:rPr>
        <w:t>表3-52  概括了共同框架在两域中的实施侧重。科创场域以真实需求明确问题，以方案联系知识与行动，以验证和反馈推动改进：“水足迹”通过调查与质询具体化行动方案，“机械臂”通过路径设计与故障分析权衡工程条件，TOF导盲系统则通过软硬件集成和多场景记录推进系统迭代。三个案例共同表明，科创学习中的方案需要经历依据说明、条件检验与持续修订，作品及数据同时构成师生判断学习的材料。浅层、深层与迁移用于把握任务深度，五环组织可回返的过程，“五见”支持师生共同分析，教师则依据证据持续调整支持。</w:t>
      </w:r>
    </w:p>
    <w:p w14:paraId="42F45FD1">
      <w:pPr>
        <w:pStyle w:val="3"/>
        <w:keepNext/>
        <w:pageBreakBefore w:val="0"/>
        <w:overflowPunct w:val="0"/>
        <w:bidi w:val="0"/>
        <w:snapToGrid w:val="0"/>
        <w:spacing w:before="240" w:after="120" w:line="360" w:lineRule="auto"/>
        <w:ind w:firstLine="0"/>
        <w:jc w:val="left"/>
        <w:textAlignment w:val="auto"/>
        <w:rPr>
          <w:rFonts w:hint="eastAsia" w:ascii="宋体" w:hAnsi="宋体" w:eastAsia="宋体" w:cs="宋体"/>
          <w:b/>
          <w:bCs/>
          <w:color w:val="auto"/>
          <w:sz w:val="28"/>
          <w:szCs w:val="28"/>
        </w:rPr>
      </w:pPr>
      <w:bookmarkStart w:id="89" w:name="_Toc4938"/>
      <w:r>
        <w:rPr>
          <w:rFonts w:hint="eastAsia" w:ascii="宋体" w:hAnsi="宋体" w:eastAsia="宋体" w:cs="宋体"/>
          <w:b/>
          <w:bCs/>
          <w:color w:val="auto"/>
          <w:sz w:val="28"/>
        </w:rPr>
        <w:t>（</w:t>
      </w:r>
      <w:r>
        <w:rPr>
          <w:rFonts w:hint="eastAsia" w:ascii="宋体" w:hAnsi="宋体" w:eastAsia="宋体" w:cs="宋体"/>
          <w:b/>
          <w:bCs/>
          <w:color w:val="auto"/>
          <w:sz w:val="28"/>
          <w:lang w:val="en-US" w:eastAsia="zh-CN"/>
        </w:rPr>
        <w:t>四</w:t>
      </w:r>
      <w:r>
        <w:rPr>
          <w:rFonts w:hint="eastAsia" w:ascii="宋体" w:hAnsi="宋体" w:eastAsia="宋体" w:cs="宋体"/>
          <w:b/>
          <w:bCs/>
          <w:color w:val="auto"/>
          <w:sz w:val="28"/>
        </w:rPr>
        <w:t>）评价体系与多源证据</w:t>
      </w:r>
      <w:bookmarkEnd w:id="89"/>
    </w:p>
    <w:p w14:paraId="647FAED5">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在前期研究和两域实践中，我们越来越认识到，高阶能力培育不能只看学生会不会，也不能仅凭一次问卷、一次课堂观察或一项行为数据作出判断。分析、评价、创造等高阶思维，以及责任担当、情绪调节、合作共情、包容创新等高阶社会情感，本身具有较强的内隐性。只有把学生在真实学习中的思考、表达、合作、修订和迁移逐步呈现出来，教师才可能比较准确地判断学习是否真正发生。</w:t>
      </w:r>
    </w:p>
    <w:p w14:paraId="63575549">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del w:id="90063" w:author="Claude" w:date="2026-10-27T03:49:22Z">
        <w:r>
          <w:rPr>
            <w:rFonts w:hint="eastAsia" w:ascii="宋体" w:hAnsi="宋体" w:eastAsia="宋体" w:cs="宋体"/>
            <w:b w:val="0"/>
            <w:sz w:val="24"/>
          </w:rPr>
          <w:delText xml:space="preserve">因此，本研究没有另外建立一套独立于实践之外的评价体系，而把评价嵌入可见的学习和五环实践过程之中</w:delText>
        </w:r>
      </w:del>
      <w:ins w:id="90064" w:author="Claude" w:date="2026-10-27T03:49:22Z">
        <w:r>
          <w:rPr>
            <w:rFonts w:hint="eastAsia" w:ascii="宋体" w:hAnsi="宋体" w:eastAsia="宋体" w:cs="宋体"/>
            <w:b w:val="0"/>
            <w:sz w:val="24"/>
          </w:rPr>
          <w:t xml:space="preserve">本研究因此把评价嵌入可见的学习和五环实践过程之中，不另外建立一套独立于实践之外的评价体系</w:t>
        </w:r>
      </w:ins>
      <w:r>
        <w:rPr>
          <w:rFonts w:hint="eastAsia" w:ascii="宋体" w:hAnsi="宋体" w:eastAsia="宋体" w:cs="宋体"/>
          <w:b w:val="0"/>
          <w:sz w:val="24"/>
        </w:rPr>
        <w:t xml:space="preserve">，一方面明确高阶能力评什么、发展到什么程度；另一方面通过学生与教师前后测、教师五维评课和希沃AI评课等不同来源的数据，使学生能力变化、教师教学变化和课堂学习变化能够相互参照。评价的目的是让学习变化有据可查，让教学调整有据可依。</w:t>
      </w:r>
    </w:p>
    <w:p w14:paraId="50291023">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sz w:val="24"/>
        </w:rPr>
      </w:pPr>
      <w:bookmarkStart w:id="90" w:name="_Toc4736"/>
      <w:r>
        <w:rPr>
          <w:rFonts w:hint="eastAsia" w:ascii="宋体" w:hAnsi="宋体" w:eastAsia="宋体" w:cs="宋体"/>
          <w:b/>
          <w:sz w:val="28"/>
        </w:rPr>
        <w:t>1.评价依据、维度与指标</w:t>
      </w:r>
      <w:bookmarkEnd w:id="90"/>
    </w:p>
    <w:p w14:paraId="5E0805DD">
      <w:pPr>
        <w:keepNext/>
        <w:pageBreakBefore w:val="0"/>
        <w:overflowPunct w:val="0"/>
        <w:bidi w:val="0"/>
        <w:snapToGrid w:val="0"/>
        <w:spacing w:before="0" w:after="0" w:line="360" w:lineRule="auto"/>
        <w:ind w:firstLine="480" w:firstLineChars="200"/>
        <w:jc w:val="both"/>
        <w:textAlignment w:val="auto"/>
        <w:outlineLvl w:val="3"/>
        <w:rPr>
          <w:rFonts w:hint="eastAsia" w:ascii="宋体" w:hAnsi="宋体" w:eastAsia="宋体" w:cs="宋体"/>
          <w:b/>
          <w:sz w:val="24"/>
        </w:rPr>
      </w:pPr>
      <w:bookmarkStart w:id="91" w:name="_Toc4508"/>
      <w:r>
        <w:rPr>
          <w:rFonts w:hint="eastAsia" w:ascii="宋体" w:hAnsi="宋体" w:eastAsia="宋体" w:cs="宋体"/>
          <w:b w:val="0"/>
          <w:sz w:val="24"/>
        </w:rPr>
        <w:t>（1）评价体系的设计依据</w:t>
      </w:r>
      <w:bookmarkEnd w:id="91"/>
    </w:p>
    <w:p w14:paraId="5A184E81">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本研究的评价体系与前文形成的高阶能力培育模型保持一致。首先，以七维高阶能力确定评价内容。高阶思维包括分析、评价、创造三个维度；高阶社会情感包括责任担当、情绪调节、合作共情、包容创新四个维度。七个维度共同构成学生高阶能力评价的基本内容。</w:t>
      </w:r>
    </w:p>
    <w:p w14:paraId="52457062">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其次，以三层六阶和两境四维把握能力发展的进阶程度。高阶思维由学习理解、应用实践和迁移创新逐步深入，并体现出记忆、理解、应用、分析、评价和创造的认知进阶；高阶社会情感则重点考察学生能否由常规情境进入复杂、冲突或开放情境后，仍能主动承担责任、调节情绪、理解和协同他人，并保持包容与创新。</w:t>
      </w:r>
    </w:p>
    <w:p w14:paraId="32E10572">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再次，以五环作为观察高阶能力发生的主要学习过程。目标引领、任务驱动、探究展学、反馈迭代、反思迁移是学生高阶能力得以发生和表现的主要过程。教师需要在这些真实学习环节中观察学生怎样进入任务、怎样思考、怎样使用证据、怎样回应他人、怎样根据反馈调整学习，以及能否把形成的方法迁移到新的情境。</w:t>
      </w:r>
    </w:p>
    <w:p w14:paraId="7815AAAC">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最后，以五见作为学习证据外显的重要要求。目标可见，使学生知道学习走向哪里；思维可见，使学生的分析、判断和观点形成过程能够被观察；证据可见，使能力判断建立在真实表现上；进步可见，使前后变化能够被比较；能力可见，则使零散的学习表现逐步汇聚为对学生能力发展的判断。</w:t>
      </w:r>
    </w:p>
    <w:p w14:paraId="1FCCB057">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七维高阶能力明确评什么；三层六阶和两境四维帮助判断发展到什么程度；五环回答在哪里观察；五见回答依据什么作出判断。</w:t>
      </w:r>
    </w:p>
    <w:p w14:paraId="0A81FF74">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kern w:val="0"/>
          <w:sz w:val="24"/>
        </w:rPr>
        <w:t>评价体系的设计还考虑了高阶能力评价的两类风险。其一是以术语代替思维，当评价标准只关注学生是否使用了特定的分析术语时，学生可能通过套用术语获得较高评价</w:t>
      </w:r>
      <w:r>
        <w:rPr>
          <w:rStyle w:val="16"/>
          <w:rFonts w:hint="eastAsia" w:ascii="宋体" w:hAnsi="宋体" w:eastAsia="宋体" w:cs="宋体"/>
          <w:b w:val="0"/>
          <w:kern w:val="0"/>
          <w:sz w:val="24"/>
          <w:vertAlign w:val="superscript"/>
        </w:rPr>
        <w:footnoteReference w:id="115"/>
      </w:r>
      <w:r>
        <w:rPr>
          <w:rFonts w:hint="eastAsia" w:ascii="宋体" w:hAnsi="宋体" w:eastAsia="宋体" w:cs="宋体"/>
          <w:b w:val="0"/>
          <w:kern w:val="0"/>
          <w:sz w:val="24"/>
        </w:rPr>
        <w:t>，因此本研究的评价指标描述的是学生的具体表现，例如能否说明判断依据、比较不同方案、依据反馈修订观点。其二是过早评分抑制探索，低利害的多轮修订和描述性反馈更有利于批判性思维和创造力的发展</w:t>
      </w:r>
      <w:r>
        <w:rPr>
          <w:rStyle w:val="16"/>
          <w:rFonts w:hint="eastAsia" w:ascii="宋体" w:hAnsi="宋体" w:eastAsia="宋体" w:cs="宋体"/>
          <w:b w:val="0"/>
          <w:kern w:val="0"/>
          <w:sz w:val="24"/>
          <w:vertAlign w:val="superscript"/>
        </w:rPr>
        <w:footnoteReference w:id="116"/>
      </w:r>
      <w:r>
        <w:rPr>
          <w:rFonts w:hint="eastAsia" w:ascii="宋体" w:hAnsi="宋体" w:eastAsia="宋体" w:cs="宋体"/>
          <w:b w:val="0"/>
          <w:kern w:val="0"/>
          <w:sz w:val="24"/>
        </w:rPr>
        <w:t>，因此课堂中的评价以形成性反馈为主，分数主要用于研究层面的前后比较。在思维层次判断上，评价指标与研究设计中的表2-1相衔接，以布卢姆分类界定任务要求，以SOLO分类判断学生回答和作品的结构水平。</w:t>
      </w:r>
    </w:p>
    <w:p w14:paraId="2764640E">
      <w:pPr>
        <w:keepNext/>
        <w:pageBreakBefore w:val="0"/>
        <w:overflowPunct w:val="0"/>
        <w:bidi w:val="0"/>
        <w:snapToGrid w:val="0"/>
        <w:spacing w:before="0" w:after="0" w:line="360" w:lineRule="auto"/>
        <w:ind w:firstLine="480" w:firstLineChars="200"/>
        <w:jc w:val="both"/>
        <w:textAlignment w:val="auto"/>
        <w:outlineLvl w:val="3"/>
        <w:rPr>
          <w:rFonts w:hint="eastAsia" w:ascii="宋体" w:hAnsi="宋体" w:eastAsia="宋体" w:cs="宋体"/>
          <w:b/>
          <w:sz w:val="24"/>
        </w:rPr>
      </w:pPr>
      <w:bookmarkStart w:id="92" w:name="_Toc2945"/>
      <w:r>
        <w:rPr>
          <w:rFonts w:hint="eastAsia" w:ascii="宋体" w:hAnsi="宋体" w:eastAsia="宋体" w:cs="宋体"/>
          <w:b w:val="0"/>
          <w:sz w:val="24"/>
        </w:rPr>
        <w:t>（2）评价维度</w:t>
      </w:r>
      <w:bookmarkEnd w:id="92"/>
    </w:p>
    <w:p w14:paraId="7594264A">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 xml:space="preserve">本研究</w:t>
      </w:r>
      <w:del w:id="90065" w:author="Claude" w:date="2026-10-27T03:49:22Z">
        <w:r>
          <w:rPr>
            <w:rFonts w:hint="eastAsia" w:ascii="宋体" w:hAnsi="宋体" w:eastAsia="宋体" w:cs="宋体"/>
            <w:b w:val="0"/>
            <w:sz w:val="24"/>
          </w:rPr>
          <w:delText xml:space="preserve">不再另外增加新的能力维度，而以已经确定的双维七维为基本评价框架</w:delText>
        </w:r>
      </w:del>
      <w:ins w:id="90066" w:author="Claude" w:date="2026-10-27T03:49:22Z">
        <w:r>
          <w:rPr>
            <w:rFonts w:hint="eastAsia" w:ascii="宋体" w:hAnsi="宋体" w:eastAsia="宋体" w:cs="宋体"/>
            <w:b w:val="0"/>
            <w:sz w:val="24"/>
          </w:rPr>
          <w:t xml:space="preserve">以已经确定的双维七维为基本评价框架，不再另外增加新的能力维度</w:t>
        </w:r>
      </w:ins>
      <w:r>
        <w:rPr>
          <w:rFonts w:hint="eastAsia" w:ascii="宋体" w:hAnsi="宋体" w:eastAsia="宋体" w:cs="宋体"/>
          <w:b w:val="0"/>
          <w:sz w:val="24"/>
        </w:rPr>
        <w:t xml:space="preserve">。高阶思维重点考察学生面对复杂、开放和非程序化任务时，能否进行问题分析、证据判断和新方案生成。其中，分析关注学生能否拆解问题、辨识条件并建立联系；评价关注学生能否依据事实、证据和标准进行比较、判断、质疑与修正；创造关注学生能否综合已有知识和经验形成新的观点、方案、解释或成果，并迁移到新的情境中。</w:t>
      </w:r>
    </w:p>
    <w:p w14:paraId="4487152F">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高阶社会情感重点考察学生在持续、复杂和协同学习中的表现。责任担当关注学生能否明确任务和责任并持续投入；情绪调节关注学生面对困难、失败和冲突时能否稳定状态、调整行动；合作共情关注学生能否倾听、理解、回应和协商，并与他人共同解决问题；包容创新关注学生面对不同观点和不确定结果时，能否保持开放，愿意尝试、调整并形成新的想法。</w:t>
      </w:r>
    </w:p>
    <w:p w14:paraId="660D7105">
      <w:pPr>
        <w:keepNext/>
        <w:pageBreakBefore w:val="0"/>
        <w:overflowPunct w:val="0"/>
        <w:bidi w:val="0"/>
        <w:snapToGrid w:val="0"/>
        <w:spacing w:before="0" w:after="0" w:line="360" w:lineRule="auto"/>
        <w:ind w:firstLine="480" w:firstLineChars="200"/>
        <w:jc w:val="both"/>
        <w:textAlignment w:val="auto"/>
        <w:outlineLvl w:val="3"/>
        <w:rPr>
          <w:rFonts w:hint="eastAsia" w:ascii="宋体" w:hAnsi="宋体" w:eastAsia="宋体" w:cs="宋体"/>
          <w:b/>
          <w:sz w:val="24"/>
        </w:rPr>
      </w:pPr>
      <w:bookmarkStart w:id="93" w:name="_Toc12243"/>
      <w:r>
        <w:rPr>
          <w:rFonts w:hint="eastAsia" w:ascii="宋体" w:hAnsi="宋体" w:eastAsia="宋体" w:cs="宋体"/>
          <w:b w:val="0"/>
          <w:sz w:val="24"/>
        </w:rPr>
        <w:t>（3）评价指标</w:t>
      </w:r>
      <w:bookmarkEnd w:id="93"/>
    </w:p>
    <w:p w14:paraId="2DA612C0">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为了避免七维能力停留在概念层面，我们进一步把每一个维度转化为课堂和项目学习中能够观察到的表现，为教师观察学习、分析证据和判断变化提供共同参照。</w:t>
      </w:r>
    </w:p>
    <w:tbl>
      <w:tblPr>
        <w:tblStyle w:val="13"/>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285"/>
        <w:gridCol w:w="7237"/>
      </w:tblGrid>
      <w:tr w14:paraId="18E64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blHeader/>
          <w:jc w:val="center"/>
        </w:trPr>
        <w:tc>
          <w:tcPr>
            <w:tcW w:w="1285" w:type="dxa"/>
            <w:tcBorders>
              <w:top w:val="single" w:color="000000" w:sz="12" w:space="0"/>
              <w:left w:val="nil"/>
              <w:bottom w:val="nil"/>
              <w:right w:val="nil"/>
            </w:tcBorders>
            <w:vAlign w:val="center"/>
          </w:tcPr>
          <w:p w14:paraId="5649BC21">
            <w:pPr>
              <w:overflowPunct w:val="0"/>
              <w:bidi w:val="0"/>
              <w:snapToGrid w:val="0"/>
              <w:spacing w:before="0" w:after="0" w:line="240" w:lineRule="auto"/>
              <w:ind w:left="0" w:right="0" w:firstLine="0"/>
              <w:jc w:val="center"/>
              <w:textAlignment w:val="auto"/>
              <w:rPr>
                <w:rFonts w:hint="eastAsia" w:ascii="宋体" w:hAnsi="宋体" w:eastAsia="宋体" w:cs="宋体"/>
                <w:b/>
                <w:sz w:val="21"/>
                <w:szCs w:val="21"/>
              </w:rPr>
            </w:pPr>
            <w:r>
              <w:rPr>
                <w:rFonts w:hint="eastAsia" w:ascii="宋体" w:hAnsi="宋体" w:eastAsia="宋体" w:cs="宋体"/>
                <w:b/>
                <w:sz w:val="21"/>
                <w:szCs w:val="21"/>
              </w:rPr>
              <w:t>评价维度</w:t>
            </w:r>
          </w:p>
        </w:tc>
        <w:tc>
          <w:tcPr>
            <w:tcW w:w="7237" w:type="dxa"/>
            <w:tcBorders>
              <w:top w:val="single" w:color="000000" w:sz="12" w:space="0"/>
              <w:left w:val="nil"/>
              <w:bottom w:val="nil"/>
              <w:right w:val="nil"/>
            </w:tcBorders>
            <w:vAlign w:val="center"/>
          </w:tcPr>
          <w:p w14:paraId="0E6647CC">
            <w:pPr>
              <w:overflowPunct w:val="0"/>
              <w:bidi w:val="0"/>
              <w:snapToGrid w:val="0"/>
              <w:spacing w:before="0" w:after="0" w:line="240" w:lineRule="auto"/>
              <w:ind w:left="0" w:right="0" w:firstLine="0"/>
              <w:jc w:val="center"/>
              <w:textAlignment w:val="auto"/>
              <w:rPr>
                <w:rFonts w:hint="eastAsia" w:ascii="宋体" w:hAnsi="宋体" w:eastAsia="宋体" w:cs="宋体"/>
                <w:b/>
                <w:sz w:val="21"/>
                <w:szCs w:val="21"/>
              </w:rPr>
            </w:pPr>
            <w:r>
              <w:rPr>
                <w:rFonts w:hint="eastAsia" w:ascii="宋体" w:hAnsi="宋体" w:eastAsia="宋体" w:cs="宋体"/>
                <w:b/>
                <w:sz w:val="21"/>
                <w:szCs w:val="21"/>
              </w:rPr>
              <w:t>主要评价表现</w:t>
            </w:r>
          </w:p>
        </w:tc>
      </w:tr>
      <w:tr w14:paraId="71DE6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jc w:val="center"/>
        </w:trPr>
        <w:tc>
          <w:tcPr>
            <w:tcW w:w="1285" w:type="dxa"/>
            <w:tcBorders>
              <w:left w:val="nil"/>
              <w:bottom w:val="nil"/>
              <w:right w:val="nil"/>
            </w:tcBorders>
            <w:vAlign w:val="center"/>
          </w:tcPr>
          <w:p w14:paraId="05F5D6FE">
            <w:pPr>
              <w:overflowPunct w:val="0"/>
              <w:bidi w:val="0"/>
              <w:snapToGrid w:val="0"/>
              <w:spacing w:before="0" w:after="0" w:line="240" w:lineRule="auto"/>
              <w:ind w:left="0" w:right="0" w:firstLine="0"/>
              <w:jc w:val="left"/>
              <w:textAlignment w:val="auto"/>
              <w:rPr>
                <w:rFonts w:hint="eastAsia" w:ascii="宋体" w:hAnsi="宋体" w:eastAsia="宋体" w:cs="宋体"/>
                <w:sz w:val="21"/>
                <w:szCs w:val="21"/>
              </w:rPr>
            </w:pPr>
            <w:r>
              <w:rPr>
                <w:rFonts w:hint="eastAsia" w:ascii="宋体" w:hAnsi="宋体" w:eastAsia="宋体" w:cs="宋体"/>
                <w:sz w:val="21"/>
                <w:szCs w:val="21"/>
              </w:rPr>
              <w:t>分析</w:t>
            </w:r>
          </w:p>
        </w:tc>
        <w:tc>
          <w:tcPr>
            <w:tcW w:w="7237" w:type="dxa"/>
            <w:tcBorders>
              <w:left w:val="nil"/>
              <w:bottom w:val="nil"/>
              <w:right w:val="nil"/>
            </w:tcBorders>
            <w:vAlign w:val="center"/>
          </w:tcPr>
          <w:p w14:paraId="7A6D204A">
            <w:pPr>
              <w:overflowPunct w:val="0"/>
              <w:bidi w:val="0"/>
              <w:snapToGrid w:val="0"/>
              <w:spacing w:before="0" w:after="0" w:line="240" w:lineRule="auto"/>
              <w:ind w:left="0" w:right="0" w:firstLine="0"/>
              <w:jc w:val="center"/>
              <w:textAlignment w:val="auto"/>
              <w:rPr>
                <w:rFonts w:hint="eastAsia" w:ascii="宋体" w:hAnsi="宋体" w:eastAsia="宋体" w:cs="宋体"/>
                <w:sz w:val="21"/>
                <w:szCs w:val="21"/>
              </w:rPr>
            </w:pPr>
            <w:r>
              <w:rPr>
                <w:rFonts w:hint="eastAsia" w:ascii="宋体" w:hAnsi="宋体" w:eastAsia="宋体" w:cs="宋体"/>
                <w:sz w:val="21"/>
                <w:szCs w:val="21"/>
              </w:rPr>
              <w:t>能够拆解问题、识别条件、辨析信息，发现要素之间的关键联系。</w:t>
            </w:r>
          </w:p>
        </w:tc>
      </w:tr>
      <w:tr w14:paraId="18821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jc w:val="center"/>
        </w:trPr>
        <w:tc>
          <w:tcPr>
            <w:tcW w:w="1285" w:type="dxa"/>
            <w:tcBorders>
              <w:top w:val="nil"/>
              <w:left w:val="nil"/>
              <w:bottom w:val="nil"/>
              <w:right w:val="nil"/>
            </w:tcBorders>
            <w:vAlign w:val="center"/>
          </w:tcPr>
          <w:p w14:paraId="43CA0D12">
            <w:pPr>
              <w:overflowPunct w:val="0"/>
              <w:bidi w:val="0"/>
              <w:snapToGrid w:val="0"/>
              <w:spacing w:before="0" w:after="0" w:line="240" w:lineRule="auto"/>
              <w:ind w:left="0" w:right="0" w:firstLine="0"/>
              <w:jc w:val="left"/>
              <w:textAlignment w:val="auto"/>
              <w:rPr>
                <w:rFonts w:hint="eastAsia" w:ascii="宋体" w:hAnsi="宋体" w:eastAsia="宋体" w:cs="宋体"/>
                <w:sz w:val="21"/>
                <w:szCs w:val="21"/>
              </w:rPr>
            </w:pPr>
            <w:r>
              <w:rPr>
                <w:rFonts w:hint="eastAsia" w:ascii="宋体" w:hAnsi="宋体" w:eastAsia="宋体" w:cs="宋体"/>
                <w:sz w:val="21"/>
                <w:szCs w:val="21"/>
              </w:rPr>
              <w:t>评价</w:t>
            </w:r>
          </w:p>
        </w:tc>
        <w:tc>
          <w:tcPr>
            <w:tcW w:w="7237" w:type="dxa"/>
            <w:tcBorders>
              <w:top w:val="nil"/>
              <w:left w:val="nil"/>
              <w:bottom w:val="nil"/>
              <w:right w:val="nil"/>
            </w:tcBorders>
            <w:vAlign w:val="center"/>
          </w:tcPr>
          <w:p w14:paraId="46D4C43A">
            <w:pPr>
              <w:overflowPunct w:val="0"/>
              <w:bidi w:val="0"/>
              <w:snapToGrid w:val="0"/>
              <w:spacing w:before="0" w:after="0" w:line="240" w:lineRule="auto"/>
              <w:ind w:left="0" w:right="0" w:firstLine="0"/>
              <w:jc w:val="center"/>
              <w:textAlignment w:val="auto"/>
              <w:rPr>
                <w:rFonts w:hint="eastAsia" w:ascii="宋体" w:hAnsi="宋体" w:eastAsia="宋体" w:cs="宋体"/>
                <w:sz w:val="21"/>
                <w:szCs w:val="21"/>
              </w:rPr>
            </w:pPr>
            <w:r>
              <w:rPr>
                <w:rFonts w:hint="eastAsia" w:ascii="宋体" w:hAnsi="宋体" w:eastAsia="宋体" w:cs="宋体"/>
                <w:sz w:val="21"/>
                <w:szCs w:val="21"/>
              </w:rPr>
              <w:t>能够依据事实、证据或标准进行比较、判断、质疑，并修正原有观点。</w:t>
            </w:r>
          </w:p>
        </w:tc>
      </w:tr>
      <w:tr w14:paraId="5AC1D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jc w:val="center"/>
        </w:trPr>
        <w:tc>
          <w:tcPr>
            <w:tcW w:w="1285" w:type="dxa"/>
            <w:tcBorders>
              <w:top w:val="nil"/>
              <w:left w:val="nil"/>
              <w:bottom w:val="nil"/>
              <w:right w:val="nil"/>
            </w:tcBorders>
            <w:vAlign w:val="center"/>
          </w:tcPr>
          <w:p w14:paraId="660BC11F">
            <w:pPr>
              <w:overflowPunct w:val="0"/>
              <w:bidi w:val="0"/>
              <w:snapToGrid w:val="0"/>
              <w:spacing w:before="0" w:after="0" w:line="240" w:lineRule="auto"/>
              <w:ind w:left="0" w:right="0" w:firstLine="0"/>
              <w:jc w:val="left"/>
              <w:textAlignment w:val="auto"/>
              <w:rPr>
                <w:rFonts w:hint="eastAsia" w:ascii="宋体" w:hAnsi="宋体" w:eastAsia="宋体" w:cs="宋体"/>
                <w:sz w:val="21"/>
                <w:szCs w:val="21"/>
              </w:rPr>
            </w:pPr>
            <w:r>
              <w:rPr>
                <w:rFonts w:hint="eastAsia" w:ascii="宋体" w:hAnsi="宋体" w:eastAsia="宋体" w:cs="宋体"/>
                <w:sz w:val="21"/>
                <w:szCs w:val="21"/>
              </w:rPr>
              <w:t>创造</w:t>
            </w:r>
          </w:p>
        </w:tc>
        <w:tc>
          <w:tcPr>
            <w:tcW w:w="7237" w:type="dxa"/>
            <w:tcBorders>
              <w:top w:val="nil"/>
              <w:left w:val="nil"/>
              <w:bottom w:val="nil"/>
              <w:right w:val="nil"/>
            </w:tcBorders>
            <w:vAlign w:val="center"/>
          </w:tcPr>
          <w:p w14:paraId="1963E699">
            <w:pPr>
              <w:overflowPunct w:val="0"/>
              <w:bidi w:val="0"/>
              <w:snapToGrid w:val="0"/>
              <w:spacing w:before="0" w:after="0" w:line="240" w:lineRule="auto"/>
              <w:ind w:left="0" w:right="0" w:firstLine="0"/>
              <w:jc w:val="center"/>
              <w:textAlignment w:val="auto"/>
              <w:rPr>
                <w:rFonts w:hint="eastAsia" w:ascii="宋体" w:hAnsi="宋体" w:eastAsia="宋体" w:cs="宋体"/>
                <w:sz w:val="21"/>
                <w:szCs w:val="21"/>
              </w:rPr>
            </w:pPr>
            <w:r>
              <w:rPr>
                <w:rFonts w:hint="eastAsia" w:ascii="宋体" w:hAnsi="宋体" w:eastAsia="宋体" w:cs="宋体"/>
                <w:sz w:val="21"/>
                <w:szCs w:val="21"/>
              </w:rPr>
              <w:t>能够形成新的观点、方案或解释，并将已有知识和方法迁移到新的问题情境。</w:t>
            </w:r>
          </w:p>
        </w:tc>
      </w:tr>
      <w:tr w14:paraId="1C8A5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jc w:val="center"/>
        </w:trPr>
        <w:tc>
          <w:tcPr>
            <w:tcW w:w="1285" w:type="dxa"/>
            <w:tcBorders>
              <w:top w:val="nil"/>
              <w:left w:val="nil"/>
              <w:bottom w:val="nil"/>
              <w:right w:val="nil"/>
            </w:tcBorders>
            <w:vAlign w:val="center"/>
          </w:tcPr>
          <w:p w14:paraId="73D2B47B">
            <w:pPr>
              <w:overflowPunct w:val="0"/>
              <w:bidi w:val="0"/>
              <w:snapToGrid w:val="0"/>
              <w:spacing w:before="0" w:after="0" w:line="240" w:lineRule="auto"/>
              <w:ind w:left="0" w:right="0" w:firstLine="0"/>
              <w:jc w:val="left"/>
              <w:textAlignment w:val="auto"/>
              <w:rPr>
                <w:rFonts w:hint="eastAsia" w:ascii="宋体" w:hAnsi="宋体" w:eastAsia="宋体" w:cs="宋体"/>
                <w:sz w:val="21"/>
                <w:szCs w:val="21"/>
              </w:rPr>
            </w:pPr>
            <w:r>
              <w:rPr>
                <w:rFonts w:hint="eastAsia" w:ascii="宋体" w:hAnsi="宋体" w:eastAsia="宋体" w:cs="宋体"/>
                <w:sz w:val="21"/>
                <w:szCs w:val="21"/>
              </w:rPr>
              <w:t>责任担当</w:t>
            </w:r>
          </w:p>
        </w:tc>
        <w:tc>
          <w:tcPr>
            <w:tcW w:w="7237" w:type="dxa"/>
            <w:tcBorders>
              <w:top w:val="nil"/>
              <w:left w:val="nil"/>
              <w:bottom w:val="nil"/>
              <w:right w:val="nil"/>
            </w:tcBorders>
            <w:vAlign w:val="center"/>
          </w:tcPr>
          <w:p w14:paraId="4FD0F6BA">
            <w:pPr>
              <w:overflowPunct w:val="0"/>
              <w:bidi w:val="0"/>
              <w:snapToGrid w:val="0"/>
              <w:spacing w:before="0" w:after="0" w:line="240" w:lineRule="auto"/>
              <w:ind w:left="0" w:right="0" w:firstLine="0"/>
              <w:jc w:val="center"/>
              <w:textAlignment w:val="auto"/>
              <w:rPr>
                <w:rFonts w:hint="eastAsia" w:ascii="宋体" w:hAnsi="宋体" w:eastAsia="宋体" w:cs="宋体"/>
                <w:sz w:val="21"/>
                <w:szCs w:val="21"/>
              </w:rPr>
            </w:pPr>
            <w:r>
              <w:rPr>
                <w:rFonts w:hint="eastAsia" w:ascii="宋体" w:hAnsi="宋体" w:eastAsia="宋体" w:cs="宋体"/>
                <w:sz w:val="21"/>
                <w:szCs w:val="21"/>
              </w:rPr>
              <w:t>能够明确个人与团队责任，主动投入并持续完成任务，对学习过程和结果负责。</w:t>
            </w:r>
          </w:p>
        </w:tc>
      </w:tr>
      <w:tr w14:paraId="6CCC1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jc w:val="center"/>
        </w:trPr>
        <w:tc>
          <w:tcPr>
            <w:tcW w:w="1285" w:type="dxa"/>
            <w:tcBorders>
              <w:top w:val="nil"/>
              <w:left w:val="nil"/>
              <w:bottom w:val="nil"/>
              <w:right w:val="nil"/>
            </w:tcBorders>
            <w:vAlign w:val="center"/>
          </w:tcPr>
          <w:p w14:paraId="0B0797E5">
            <w:pPr>
              <w:overflowPunct w:val="0"/>
              <w:bidi w:val="0"/>
              <w:snapToGrid w:val="0"/>
              <w:spacing w:before="0" w:after="0" w:line="240" w:lineRule="auto"/>
              <w:ind w:left="0" w:right="0" w:firstLine="0"/>
              <w:jc w:val="left"/>
              <w:textAlignment w:val="auto"/>
              <w:rPr>
                <w:rFonts w:hint="eastAsia" w:ascii="宋体" w:hAnsi="宋体" w:eastAsia="宋体" w:cs="宋体"/>
                <w:sz w:val="21"/>
                <w:szCs w:val="21"/>
              </w:rPr>
            </w:pPr>
            <w:r>
              <w:rPr>
                <w:rFonts w:hint="eastAsia" w:ascii="宋体" w:hAnsi="宋体" w:eastAsia="宋体" w:cs="宋体"/>
                <w:sz w:val="21"/>
                <w:szCs w:val="21"/>
              </w:rPr>
              <w:t>情绪调节</w:t>
            </w:r>
          </w:p>
        </w:tc>
        <w:tc>
          <w:tcPr>
            <w:tcW w:w="7237" w:type="dxa"/>
            <w:tcBorders>
              <w:top w:val="nil"/>
              <w:left w:val="nil"/>
              <w:bottom w:val="nil"/>
              <w:right w:val="nil"/>
            </w:tcBorders>
            <w:vAlign w:val="center"/>
          </w:tcPr>
          <w:p w14:paraId="43C38688">
            <w:pPr>
              <w:overflowPunct w:val="0"/>
              <w:bidi w:val="0"/>
              <w:snapToGrid w:val="0"/>
              <w:spacing w:before="0" w:after="0" w:line="240" w:lineRule="auto"/>
              <w:ind w:left="0" w:right="0" w:firstLine="0"/>
              <w:jc w:val="center"/>
              <w:textAlignment w:val="auto"/>
              <w:rPr>
                <w:rFonts w:hint="eastAsia" w:ascii="宋体" w:hAnsi="宋体" w:eastAsia="宋体" w:cs="宋体"/>
                <w:sz w:val="21"/>
                <w:szCs w:val="21"/>
              </w:rPr>
            </w:pPr>
            <w:r>
              <w:rPr>
                <w:rFonts w:hint="eastAsia" w:ascii="宋体" w:hAnsi="宋体" w:eastAsia="宋体" w:cs="宋体"/>
                <w:sz w:val="21"/>
                <w:szCs w:val="21"/>
              </w:rPr>
              <w:t>面对困难、失败或观点冲突时，能够调整情绪和行为，保持持续学习状态。</w:t>
            </w:r>
          </w:p>
        </w:tc>
      </w:tr>
      <w:tr w14:paraId="11085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jc w:val="center"/>
        </w:trPr>
        <w:tc>
          <w:tcPr>
            <w:tcW w:w="1285" w:type="dxa"/>
            <w:tcBorders>
              <w:top w:val="nil"/>
              <w:left w:val="nil"/>
              <w:bottom w:val="nil"/>
              <w:right w:val="nil"/>
            </w:tcBorders>
            <w:vAlign w:val="center"/>
          </w:tcPr>
          <w:p w14:paraId="482D07A2">
            <w:pPr>
              <w:overflowPunct w:val="0"/>
              <w:bidi w:val="0"/>
              <w:snapToGrid w:val="0"/>
              <w:spacing w:before="0" w:after="0" w:line="240" w:lineRule="auto"/>
              <w:ind w:left="0" w:right="0" w:firstLine="0"/>
              <w:jc w:val="left"/>
              <w:textAlignment w:val="auto"/>
              <w:rPr>
                <w:rFonts w:hint="eastAsia" w:ascii="宋体" w:hAnsi="宋体" w:eastAsia="宋体" w:cs="宋体"/>
                <w:sz w:val="21"/>
                <w:szCs w:val="21"/>
              </w:rPr>
            </w:pPr>
            <w:r>
              <w:rPr>
                <w:rFonts w:hint="eastAsia" w:ascii="宋体" w:hAnsi="宋体" w:eastAsia="宋体" w:cs="宋体"/>
                <w:sz w:val="21"/>
                <w:szCs w:val="21"/>
              </w:rPr>
              <w:t>合作共情</w:t>
            </w:r>
          </w:p>
        </w:tc>
        <w:tc>
          <w:tcPr>
            <w:tcW w:w="7237" w:type="dxa"/>
            <w:tcBorders>
              <w:top w:val="nil"/>
              <w:left w:val="nil"/>
              <w:bottom w:val="nil"/>
              <w:right w:val="nil"/>
            </w:tcBorders>
            <w:vAlign w:val="center"/>
          </w:tcPr>
          <w:p w14:paraId="439D154F">
            <w:pPr>
              <w:overflowPunct w:val="0"/>
              <w:bidi w:val="0"/>
              <w:snapToGrid w:val="0"/>
              <w:spacing w:before="0" w:after="0" w:line="240" w:lineRule="auto"/>
              <w:ind w:left="0" w:right="0" w:firstLine="0"/>
              <w:jc w:val="center"/>
              <w:textAlignment w:val="auto"/>
              <w:rPr>
                <w:rFonts w:hint="eastAsia" w:ascii="宋体" w:hAnsi="宋体" w:eastAsia="宋体" w:cs="宋体"/>
                <w:sz w:val="21"/>
                <w:szCs w:val="21"/>
              </w:rPr>
            </w:pPr>
            <w:r>
              <w:rPr>
                <w:rFonts w:hint="eastAsia" w:ascii="宋体" w:hAnsi="宋体" w:eastAsia="宋体" w:cs="宋体"/>
                <w:sz w:val="21"/>
                <w:szCs w:val="21"/>
              </w:rPr>
              <w:t>能够倾听、理解和回应他人观点，通过协商和合作形成更完整的认识。</w:t>
            </w:r>
          </w:p>
        </w:tc>
      </w:tr>
      <w:tr w14:paraId="0EF03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jc w:val="center"/>
        </w:trPr>
        <w:tc>
          <w:tcPr>
            <w:tcW w:w="1285" w:type="dxa"/>
            <w:tcBorders>
              <w:top w:val="nil"/>
              <w:left w:val="nil"/>
              <w:bottom w:val="single" w:color="000000" w:sz="12" w:space="0"/>
              <w:right w:val="nil"/>
            </w:tcBorders>
            <w:vAlign w:val="center"/>
          </w:tcPr>
          <w:p w14:paraId="016F063D">
            <w:pPr>
              <w:overflowPunct w:val="0"/>
              <w:bidi w:val="0"/>
              <w:snapToGrid w:val="0"/>
              <w:spacing w:before="0" w:after="0" w:line="240" w:lineRule="auto"/>
              <w:ind w:left="0" w:right="0" w:firstLine="0"/>
              <w:jc w:val="left"/>
              <w:textAlignment w:val="auto"/>
              <w:rPr>
                <w:rFonts w:hint="eastAsia" w:ascii="宋体" w:hAnsi="宋体" w:eastAsia="宋体" w:cs="宋体"/>
                <w:sz w:val="21"/>
                <w:szCs w:val="21"/>
              </w:rPr>
            </w:pPr>
            <w:r>
              <w:rPr>
                <w:rFonts w:hint="eastAsia" w:ascii="宋体" w:hAnsi="宋体" w:eastAsia="宋体" w:cs="宋体"/>
                <w:sz w:val="21"/>
                <w:szCs w:val="21"/>
              </w:rPr>
              <w:t>包容创新</w:t>
            </w:r>
          </w:p>
        </w:tc>
        <w:tc>
          <w:tcPr>
            <w:tcW w:w="7237" w:type="dxa"/>
            <w:tcBorders>
              <w:top w:val="nil"/>
              <w:left w:val="nil"/>
              <w:bottom w:val="single" w:color="000000" w:sz="12" w:space="0"/>
              <w:right w:val="nil"/>
            </w:tcBorders>
            <w:vAlign w:val="center"/>
          </w:tcPr>
          <w:p w14:paraId="4AD6C3F4">
            <w:pPr>
              <w:overflowPunct w:val="0"/>
              <w:bidi w:val="0"/>
              <w:snapToGrid w:val="0"/>
              <w:spacing w:before="0" w:after="0" w:line="240" w:lineRule="auto"/>
              <w:ind w:left="0" w:right="0" w:firstLine="0"/>
              <w:jc w:val="center"/>
              <w:textAlignment w:val="auto"/>
              <w:rPr>
                <w:rFonts w:hint="eastAsia" w:ascii="宋体" w:hAnsi="宋体" w:eastAsia="宋体" w:cs="宋体"/>
                <w:sz w:val="21"/>
                <w:szCs w:val="21"/>
              </w:rPr>
            </w:pPr>
            <w:r>
              <w:rPr>
                <w:rFonts w:hint="eastAsia" w:ascii="宋体" w:hAnsi="宋体" w:eastAsia="宋体" w:cs="宋体"/>
                <w:sz w:val="21"/>
                <w:szCs w:val="21"/>
              </w:rPr>
              <w:t>能够接纳不同观点和新的信息，在开放和不确定情境中持续尝试、调整并形成新想法。</w:t>
            </w:r>
          </w:p>
        </w:tc>
      </w:tr>
    </w:tbl>
    <w:p w14:paraId="6AB1AF75">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sz w:val="24"/>
        </w:rPr>
      </w:pPr>
      <w:bookmarkStart w:id="94" w:name="_Toc26057"/>
      <w:r>
        <w:rPr>
          <w:rFonts w:hint="eastAsia" w:ascii="宋体" w:hAnsi="宋体" w:eastAsia="宋体" w:cs="宋体"/>
          <w:b/>
          <w:sz w:val="28"/>
        </w:rPr>
        <w:t>2.数据采集系统</w:t>
      </w:r>
      <w:bookmarkEnd w:id="94"/>
    </w:p>
    <w:p w14:paraId="273BF8AD">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 xml:space="preserve">为尽可能真实、客观地反映学生高阶能力的发展变化，我们在研究过程中</w:t>
      </w:r>
      <w:del w:id="90067" w:author="Claude" w:date="2026-10-27T03:49:22Z">
        <w:r>
          <w:rPr>
            <w:rFonts w:hint="eastAsia" w:ascii="宋体" w:hAnsi="宋体" w:eastAsia="宋体" w:cs="宋体"/>
            <w:b w:val="0"/>
            <w:sz w:val="24"/>
          </w:rPr>
          <w:delText xml:space="preserve">没有把判断建立在单一问卷或单次课堂评价上，而围绕学生、教师和课堂三个层面持续收集不同类型的数据</w:delText>
        </w:r>
      </w:del>
      <w:ins w:id="90068" w:author="Claude" w:date="2026-10-27T03:49:22Z">
        <w:r>
          <w:rPr>
            <w:rFonts w:hint="eastAsia" w:ascii="宋体" w:hAnsi="宋体" w:eastAsia="宋体" w:cs="宋体"/>
            <w:b w:val="0"/>
            <w:sz w:val="24"/>
          </w:rPr>
          <w:t xml:space="preserve">围绕学生、教师和课堂三个层面持续收集不同类型的数据，不把判断建立在单一问卷或单次课堂评价上</w:t>
        </w:r>
      </w:ins>
      <w:r>
        <w:rPr>
          <w:rFonts w:hint="eastAsia" w:ascii="宋体" w:hAnsi="宋体" w:eastAsia="宋体" w:cs="宋体"/>
          <w:b w:val="0"/>
          <w:sz w:val="24"/>
        </w:rPr>
        <w:t xml:space="preserve">。</w:t>
      </w:r>
    </w:p>
    <w:p w14:paraId="5E844985">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在学生层面，主要通过前后测问卷了解高阶思维和高阶社会情感能力的变化；在教师层面，通过教师前后测问卷了解教师在高阶能力培育认识、课堂实践和教学自我效能等方面的变化；在课堂层面，一方面采用教师五维评课量表，从认知参与、学科内容建构、社会情感支持、课堂互动和形成性评价等方面进行专业观察，另一方面借助希沃AI评课获取教师讲授、提问、师生互动以及学生讨论、练习、展示、探究等课堂行为信息。</w:t>
      </w:r>
    </w:p>
    <w:p w14:paraId="75191361">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这些数据各自反映研究的不同侧面。问卷帮助我们了解学生和教师前后发生了什么变化；教师五维评课帮助我们判断课堂是否形成了更加有利于高阶学习发生的教学与学习条件；希沃AI评课则更多呈现真实课堂中师生行为和学习参与的实际状态。研究中不以其中任何一种数据单独作出结论，而通过不同来源证据的相互参照，提高对研究成效判断的可靠性。</w:t>
      </w:r>
    </w:p>
    <w:p w14:paraId="53BB7DCA">
      <w:pPr>
        <w:keepNext/>
        <w:pageBreakBefore w:val="0"/>
        <w:overflowPunct w:val="0"/>
        <w:bidi w:val="0"/>
        <w:snapToGrid w:val="0"/>
        <w:spacing w:before="180" w:after="60" w:line="240" w:lineRule="auto"/>
        <w:ind w:firstLineChars="200"/>
        <w:jc w:val="center"/>
        <w:textAlignment w:val="auto"/>
        <w:rPr>
          <w:rFonts w:hint="eastAsia" w:ascii="宋体" w:hAnsi="宋体" w:eastAsia="宋体" w:cs="宋体"/>
          <w:sz w:val="24"/>
        </w:rPr>
      </w:pPr>
      <w:r>
        <w:rPr>
          <w:rFonts w:hint="eastAsia" w:ascii="宋体" w:hAnsi="宋体" w:eastAsia="宋体" w:cs="宋体"/>
          <w:b w:val="0"/>
          <w:sz w:val="21"/>
        </w:rPr>
        <w:t>表3-53  高阶能力培育评价工具与证据采集</w:t>
      </w:r>
    </w:p>
    <w:tbl>
      <w:tblPr>
        <w:tblStyle w:val="13"/>
        <w:tblW w:w="90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596"/>
        <w:gridCol w:w="1715"/>
        <w:gridCol w:w="1386"/>
        <w:gridCol w:w="1120"/>
        <w:gridCol w:w="3217"/>
      </w:tblGrid>
      <w:tr w14:paraId="20F55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blHeader/>
          <w:jc w:val="center"/>
        </w:trPr>
        <w:tc>
          <w:tcPr>
            <w:tcW w:w="1596" w:type="dxa"/>
            <w:tcBorders>
              <w:top w:val="single" w:color="000000" w:sz="12" w:space="0"/>
              <w:left w:val="nil"/>
              <w:bottom w:val="nil"/>
              <w:right w:val="nil"/>
            </w:tcBorders>
            <w:vAlign w:val="center"/>
          </w:tcPr>
          <w:p w14:paraId="449A3BF4">
            <w:pPr>
              <w:overflowPunct w:val="0"/>
              <w:bidi w:val="0"/>
              <w:snapToGrid w:val="0"/>
              <w:spacing w:before="0" w:after="0" w:line="240" w:lineRule="auto"/>
              <w:ind w:left="0" w:right="0" w:firstLine="0"/>
              <w:jc w:val="center"/>
              <w:textAlignment w:val="auto"/>
              <w:rPr>
                <w:rFonts w:hint="eastAsia" w:ascii="宋体" w:hAnsi="宋体" w:eastAsia="宋体" w:cs="宋体"/>
                <w:b/>
                <w:sz w:val="21"/>
                <w:szCs w:val="21"/>
              </w:rPr>
            </w:pPr>
            <w:r>
              <w:rPr>
                <w:rFonts w:hint="eastAsia" w:ascii="宋体" w:hAnsi="宋体" w:eastAsia="宋体" w:cs="宋体"/>
                <w:b/>
                <w:sz w:val="21"/>
                <w:szCs w:val="21"/>
              </w:rPr>
              <w:t>考察维度</w:t>
            </w:r>
          </w:p>
        </w:tc>
        <w:tc>
          <w:tcPr>
            <w:tcW w:w="1715" w:type="dxa"/>
            <w:tcBorders>
              <w:top w:val="single" w:color="000000" w:sz="12" w:space="0"/>
              <w:left w:val="nil"/>
              <w:bottom w:val="nil"/>
              <w:right w:val="nil"/>
            </w:tcBorders>
            <w:vAlign w:val="center"/>
          </w:tcPr>
          <w:p w14:paraId="1D3E8EB6">
            <w:pPr>
              <w:overflowPunct w:val="0"/>
              <w:bidi w:val="0"/>
              <w:snapToGrid w:val="0"/>
              <w:spacing w:before="0" w:after="0" w:line="240" w:lineRule="auto"/>
              <w:ind w:left="0" w:right="0" w:firstLine="0"/>
              <w:jc w:val="center"/>
              <w:textAlignment w:val="auto"/>
              <w:rPr>
                <w:rFonts w:hint="eastAsia" w:ascii="宋体" w:hAnsi="宋体" w:eastAsia="宋体" w:cs="宋体"/>
                <w:b/>
                <w:sz w:val="21"/>
                <w:szCs w:val="21"/>
              </w:rPr>
            </w:pPr>
            <w:r>
              <w:rPr>
                <w:rFonts w:hint="eastAsia" w:ascii="宋体" w:hAnsi="宋体" w:eastAsia="宋体" w:cs="宋体"/>
                <w:b/>
                <w:sz w:val="21"/>
                <w:szCs w:val="21"/>
              </w:rPr>
              <w:t>工具/方法</w:t>
            </w:r>
          </w:p>
        </w:tc>
        <w:tc>
          <w:tcPr>
            <w:tcW w:w="1386" w:type="dxa"/>
            <w:tcBorders>
              <w:top w:val="single" w:color="000000" w:sz="12" w:space="0"/>
              <w:left w:val="nil"/>
              <w:bottom w:val="nil"/>
              <w:right w:val="nil"/>
            </w:tcBorders>
            <w:vAlign w:val="center"/>
          </w:tcPr>
          <w:p w14:paraId="7AE31755">
            <w:pPr>
              <w:overflowPunct w:val="0"/>
              <w:bidi w:val="0"/>
              <w:snapToGrid w:val="0"/>
              <w:spacing w:before="0" w:after="0" w:line="240" w:lineRule="auto"/>
              <w:ind w:left="0" w:right="0" w:firstLine="0"/>
              <w:jc w:val="center"/>
              <w:textAlignment w:val="auto"/>
              <w:rPr>
                <w:rFonts w:hint="eastAsia" w:ascii="宋体" w:hAnsi="宋体" w:eastAsia="宋体" w:cs="宋体"/>
                <w:b/>
                <w:sz w:val="21"/>
                <w:szCs w:val="21"/>
              </w:rPr>
            </w:pPr>
            <w:r>
              <w:rPr>
                <w:rFonts w:hint="eastAsia" w:ascii="宋体" w:hAnsi="宋体" w:eastAsia="宋体" w:cs="宋体"/>
                <w:b/>
                <w:sz w:val="21"/>
                <w:szCs w:val="21"/>
              </w:rPr>
              <w:t>数据类型</w:t>
            </w:r>
          </w:p>
        </w:tc>
        <w:tc>
          <w:tcPr>
            <w:tcW w:w="1120" w:type="dxa"/>
            <w:tcBorders>
              <w:top w:val="single" w:color="000000" w:sz="12" w:space="0"/>
              <w:left w:val="nil"/>
              <w:bottom w:val="nil"/>
              <w:right w:val="nil"/>
            </w:tcBorders>
            <w:vAlign w:val="center"/>
          </w:tcPr>
          <w:p w14:paraId="651A1BAD">
            <w:pPr>
              <w:overflowPunct w:val="0"/>
              <w:bidi w:val="0"/>
              <w:snapToGrid w:val="0"/>
              <w:spacing w:before="0" w:after="0" w:line="240" w:lineRule="auto"/>
              <w:ind w:left="0" w:right="0" w:firstLine="0"/>
              <w:jc w:val="center"/>
              <w:textAlignment w:val="auto"/>
              <w:rPr>
                <w:rFonts w:hint="eastAsia" w:ascii="宋体" w:hAnsi="宋体" w:eastAsia="宋体" w:cs="宋体"/>
                <w:b/>
                <w:sz w:val="21"/>
                <w:szCs w:val="21"/>
              </w:rPr>
            </w:pPr>
            <w:r>
              <w:rPr>
                <w:rFonts w:hint="eastAsia" w:ascii="宋体" w:hAnsi="宋体" w:eastAsia="宋体" w:cs="宋体"/>
                <w:b/>
                <w:sz w:val="21"/>
                <w:szCs w:val="21"/>
              </w:rPr>
              <w:t>采集频次</w:t>
            </w:r>
          </w:p>
        </w:tc>
        <w:tc>
          <w:tcPr>
            <w:tcW w:w="3217" w:type="dxa"/>
            <w:tcBorders>
              <w:top w:val="single" w:color="000000" w:sz="12" w:space="0"/>
              <w:left w:val="nil"/>
              <w:bottom w:val="nil"/>
              <w:right w:val="nil"/>
            </w:tcBorders>
            <w:vAlign w:val="center"/>
          </w:tcPr>
          <w:p w14:paraId="2D73E74F">
            <w:pPr>
              <w:overflowPunct w:val="0"/>
              <w:bidi w:val="0"/>
              <w:snapToGrid w:val="0"/>
              <w:spacing w:before="0" w:after="0" w:line="240" w:lineRule="auto"/>
              <w:ind w:left="0" w:right="0" w:firstLine="0"/>
              <w:jc w:val="center"/>
              <w:textAlignment w:val="auto"/>
              <w:rPr>
                <w:rFonts w:hint="eastAsia" w:ascii="宋体" w:hAnsi="宋体" w:eastAsia="宋体" w:cs="宋体"/>
                <w:b/>
                <w:sz w:val="21"/>
                <w:szCs w:val="21"/>
              </w:rPr>
            </w:pPr>
            <w:r>
              <w:rPr>
                <w:rFonts w:hint="eastAsia" w:ascii="宋体" w:hAnsi="宋体" w:eastAsia="宋体" w:cs="宋体"/>
                <w:b/>
                <w:sz w:val="21"/>
                <w:szCs w:val="21"/>
              </w:rPr>
              <w:t>论证支持</w:t>
            </w:r>
          </w:p>
        </w:tc>
      </w:tr>
      <w:tr w14:paraId="466D0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jc w:val="center"/>
        </w:trPr>
        <w:tc>
          <w:tcPr>
            <w:tcW w:w="1596" w:type="dxa"/>
            <w:vMerge w:val="restart"/>
            <w:tcBorders>
              <w:left w:val="nil"/>
              <w:bottom w:val="nil"/>
              <w:right w:val="nil"/>
            </w:tcBorders>
            <w:vAlign w:val="center"/>
          </w:tcPr>
          <w:p w14:paraId="0F710DC9">
            <w:pPr>
              <w:overflowPunct w:val="0"/>
              <w:bidi w:val="0"/>
              <w:snapToGrid w:val="0"/>
              <w:spacing w:before="0" w:after="0" w:line="240" w:lineRule="auto"/>
              <w:ind w:left="0" w:right="0" w:firstLine="0"/>
              <w:jc w:val="center"/>
              <w:textAlignment w:val="auto"/>
              <w:rPr>
                <w:rFonts w:hint="eastAsia" w:ascii="宋体" w:hAnsi="宋体" w:eastAsia="宋体" w:cs="宋体"/>
                <w:sz w:val="21"/>
                <w:szCs w:val="21"/>
              </w:rPr>
            </w:pPr>
            <w:r>
              <w:rPr>
                <w:rFonts w:hint="eastAsia" w:ascii="宋体" w:hAnsi="宋体" w:eastAsia="宋体" w:cs="宋体"/>
                <w:sz w:val="21"/>
                <w:szCs w:val="21"/>
              </w:rPr>
              <w:t>学生能力变化</w:t>
            </w:r>
          </w:p>
        </w:tc>
        <w:tc>
          <w:tcPr>
            <w:tcW w:w="1715" w:type="dxa"/>
            <w:tcBorders>
              <w:left w:val="nil"/>
              <w:bottom w:val="nil"/>
              <w:right w:val="nil"/>
            </w:tcBorders>
            <w:vAlign w:val="center"/>
          </w:tcPr>
          <w:p w14:paraId="26549906">
            <w:pPr>
              <w:overflowPunct w:val="0"/>
              <w:bidi w:val="0"/>
              <w:snapToGrid w:val="0"/>
              <w:spacing w:before="0" w:after="0" w:line="240" w:lineRule="auto"/>
              <w:ind w:left="0" w:right="0" w:firstLine="0"/>
              <w:jc w:val="left"/>
              <w:textAlignment w:val="auto"/>
              <w:rPr>
                <w:rFonts w:hint="eastAsia" w:ascii="宋体" w:hAnsi="宋体" w:eastAsia="宋体" w:cs="宋体"/>
                <w:sz w:val="21"/>
                <w:szCs w:val="21"/>
              </w:rPr>
            </w:pPr>
            <w:r>
              <w:rPr>
                <w:rFonts w:hint="eastAsia" w:ascii="宋体" w:hAnsi="宋体" w:eastAsia="宋体" w:cs="宋体"/>
                <w:sz w:val="21"/>
                <w:szCs w:val="21"/>
              </w:rPr>
              <w:t>学生高阶能力问卷</w:t>
            </w:r>
          </w:p>
        </w:tc>
        <w:tc>
          <w:tcPr>
            <w:tcW w:w="1386" w:type="dxa"/>
            <w:tcBorders>
              <w:left w:val="nil"/>
              <w:bottom w:val="nil"/>
              <w:right w:val="nil"/>
            </w:tcBorders>
            <w:vAlign w:val="center"/>
          </w:tcPr>
          <w:p w14:paraId="55D62FDC">
            <w:pPr>
              <w:overflowPunct w:val="0"/>
              <w:bidi w:val="0"/>
              <w:snapToGrid w:val="0"/>
              <w:spacing w:before="0" w:after="0" w:line="240" w:lineRule="auto"/>
              <w:ind w:left="0" w:right="0" w:firstLine="0"/>
              <w:jc w:val="left"/>
              <w:textAlignment w:val="auto"/>
              <w:rPr>
                <w:rFonts w:hint="eastAsia" w:ascii="宋体" w:hAnsi="宋体" w:eastAsia="宋体" w:cs="宋体"/>
                <w:sz w:val="21"/>
                <w:szCs w:val="21"/>
              </w:rPr>
            </w:pPr>
            <w:r>
              <w:rPr>
                <w:rFonts w:hint="eastAsia" w:ascii="宋体" w:hAnsi="宋体" w:eastAsia="宋体" w:cs="宋体"/>
                <w:sz w:val="21"/>
                <w:szCs w:val="21"/>
              </w:rPr>
              <w:t>定量</w:t>
            </w:r>
          </w:p>
        </w:tc>
        <w:tc>
          <w:tcPr>
            <w:tcW w:w="1120" w:type="dxa"/>
            <w:tcBorders>
              <w:left w:val="nil"/>
              <w:bottom w:val="nil"/>
              <w:right w:val="nil"/>
            </w:tcBorders>
            <w:vAlign w:val="center"/>
          </w:tcPr>
          <w:p w14:paraId="48E4A39D">
            <w:pPr>
              <w:overflowPunct w:val="0"/>
              <w:bidi w:val="0"/>
              <w:snapToGrid w:val="0"/>
              <w:spacing w:before="0" w:after="0" w:line="240" w:lineRule="auto"/>
              <w:ind w:left="0" w:right="0" w:firstLine="0"/>
              <w:jc w:val="center"/>
              <w:textAlignment w:val="auto"/>
              <w:rPr>
                <w:rFonts w:hint="eastAsia" w:ascii="宋体" w:hAnsi="宋体" w:eastAsia="宋体" w:cs="宋体"/>
                <w:sz w:val="21"/>
                <w:szCs w:val="21"/>
              </w:rPr>
            </w:pPr>
            <w:r>
              <w:rPr>
                <w:rFonts w:hint="eastAsia" w:ascii="宋体" w:hAnsi="宋体" w:eastAsia="宋体" w:cs="宋体"/>
                <w:sz w:val="21"/>
                <w:szCs w:val="21"/>
              </w:rPr>
              <w:t>前测、后测各一次</w:t>
            </w:r>
          </w:p>
        </w:tc>
        <w:tc>
          <w:tcPr>
            <w:tcW w:w="3217" w:type="dxa"/>
            <w:tcBorders>
              <w:left w:val="nil"/>
              <w:bottom w:val="nil"/>
              <w:right w:val="nil"/>
            </w:tcBorders>
            <w:vAlign w:val="center"/>
          </w:tcPr>
          <w:p w14:paraId="70D69662">
            <w:pPr>
              <w:overflowPunct w:val="0"/>
              <w:bidi w:val="0"/>
              <w:snapToGrid w:val="0"/>
              <w:spacing w:before="0" w:after="0" w:line="240" w:lineRule="auto"/>
              <w:ind w:left="0" w:right="0" w:firstLine="0"/>
              <w:jc w:val="left"/>
              <w:textAlignment w:val="auto"/>
              <w:rPr>
                <w:rFonts w:hint="eastAsia" w:ascii="宋体" w:hAnsi="宋体" w:eastAsia="宋体" w:cs="宋体"/>
                <w:sz w:val="21"/>
                <w:szCs w:val="21"/>
              </w:rPr>
            </w:pPr>
            <w:r>
              <w:rPr>
                <w:rFonts w:hint="eastAsia" w:ascii="宋体" w:hAnsi="宋体" w:eastAsia="宋体" w:cs="宋体"/>
                <w:sz w:val="21"/>
                <w:szCs w:val="21"/>
              </w:rPr>
              <w:t>支持判断学生分析、评价、创造三个维度是否发生变化。</w:t>
            </w:r>
          </w:p>
        </w:tc>
      </w:tr>
      <w:tr w14:paraId="19A53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jc w:val="center"/>
        </w:trPr>
        <w:tc>
          <w:tcPr>
            <w:tcW w:w="1596" w:type="dxa"/>
            <w:vMerge w:val="continue"/>
            <w:tcBorders>
              <w:top w:val="nil"/>
              <w:left w:val="nil"/>
              <w:bottom w:val="nil"/>
              <w:right w:val="nil"/>
            </w:tcBorders>
            <w:vAlign w:val="center"/>
          </w:tcPr>
          <w:p w14:paraId="5A84E952">
            <w:pPr>
              <w:overflowPunct w:val="0"/>
              <w:bidi w:val="0"/>
              <w:snapToGrid w:val="0"/>
              <w:spacing w:before="20" w:after="20" w:line="240" w:lineRule="auto"/>
              <w:ind w:left="0" w:right="0" w:firstLine="0"/>
              <w:jc w:val="center"/>
              <w:textAlignment w:val="auto"/>
              <w:rPr>
                <w:rFonts w:hint="eastAsia" w:ascii="宋体" w:hAnsi="宋体" w:eastAsia="宋体" w:cs="宋体"/>
                <w:sz w:val="21"/>
                <w:szCs w:val="21"/>
              </w:rPr>
            </w:pPr>
          </w:p>
        </w:tc>
        <w:tc>
          <w:tcPr>
            <w:tcW w:w="1715" w:type="dxa"/>
            <w:tcBorders>
              <w:top w:val="nil"/>
              <w:left w:val="nil"/>
              <w:bottom w:val="nil"/>
              <w:right w:val="nil"/>
            </w:tcBorders>
            <w:vAlign w:val="center"/>
          </w:tcPr>
          <w:p w14:paraId="47B208B1">
            <w:pPr>
              <w:overflowPunct w:val="0"/>
              <w:bidi w:val="0"/>
              <w:snapToGrid w:val="0"/>
              <w:spacing w:before="0" w:after="0" w:line="240" w:lineRule="auto"/>
              <w:ind w:left="0" w:right="0" w:firstLine="0"/>
              <w:jc w:val="left"/>
              <w:textAlignment w:val="auto"/>
              <w:rPr>
                <w:rFonts w:hint="eastAsia" w:ascii="宋体" w:hAnsi="宋体" w:eastAsia="宋体" w:cs="宋体"/>
                <w:sz w:val="21"/>
                <w:szCs w:val="21"/>
              </w:rPr>
            </w:pPr>
            <w:r>
              <w:rPr>
                <w:rFonts w:hint="eastAsia" w:ascii="宋体" w:hAnsi="宋体" w:eastAsia="宋体" w:cs="宋体"/>
                <w:sz w:val="21"/>
                <w:szCs w:val="21"/>
              </w:rPr>
              <w:t>学生高阶能力问卷</w:t>
            </w:r>
          </w:p>
        </w:tc>
        <w:tc>
          <w:tcPr>
            <w:tcW w:w="1386" w:type="dxa"/>
            <w:tcBorders>
              <w:top w:val="nil"/>
              <w:left w:val="nil"/>
              <w:bottom w:val="nil"/>
              <w:right w:val="nil"/>
            </w:tcBorders>
            <w:vAlign w:val="center"/>
          </w:tcPr>
          <w:p w14:paraId="0FCD8E77">
            <w:pPr>
              <w:overflowPunct w:val="0"/>
              <w:bidi w:val="0"/>
              <w:snapToGrid w:val="0"/>
              <w:spacing w:before="0" w:after="0" w:line="240" w:lineRule="auto"/>
              <w:ind w:left="0" w:right="0" w:firstLine="0"/>
              <w:jc w:val="left"/>
              <w:textAlignment w:val="auto"/>
              <w:rPr>
                <w:rFonts w:hint="eastAsia" w:ascii="宋体" w:hAnsi="宋体" w:eastAsia="宋体" w:cs="宋体"/>
                <w:sz w:val="21"/>
                <w:szCs w:val="21"/>
              </w:rPr>
            </w:pPr>
            <w:r>
              <w:rPr>
                <w:rFonts w:hint="eastAsia" w:ascii="宋体" w:hAnsi="宋体" w:eastAsia="宋体" w:cs="宋体"/>
                <w:sz w:val="21"/>
                <w:szCs w:val="21"/>
              </w:rPr>
              <w:t>定量</w:t>
            </w:r>
          </w:p>
        </w:tc>
        <w:tc>
          <w:tcPr>
            <w:tcW w:w="1120" w:type="dxa"/>
            <w:tcBorders>
              <w:top w:val="nil"/>
              <w:left w:val="nil"/>
              <w:bottom w:val="nil"/>
              <w:right w:val="nil"/>
            </w:tcBorders>
            <w:vAlign w:val="center"/>
          </w:tcPr>
          <w:p w14:paraId="773AD6B6">
            <w:pPr>
              <w:overflowPunct w:val="0"/>
              <w:bidi w:val="0"/>
              <w:snapToGrid w:val="0"/>
              <w:spacing w:before="0" w:after="0" w:line="240" w:lineRule="auto"/>
              <w:ind w:left="0" w:right="0" w:firstLine="0"/>
              <w:jc w:val="center"/>
              <w:textAlignment w:val="auto"/>
              <w:rPr>
                <w:rFonts w:hint="eastAsia" w:ascii="宋体" w:hAnsi="宋体" w:eastAsia="宋体" w:cs="宋体"/>
                <w:sz w:val="21"/>
                <w:szCs w:val="21"/>
              </w:rPr>
            </w:pPr>
            <w:r>
              <w:rPr>
                <w:rFonts w:hint="eastAsia" w:ascii="宋体" w:hAnsi="宋体" w:eastAsia="宋体" w:cs="宋体"/>
                <w:sz w:val="21"/>
                <w:szCs w:val="21"/>
              </w:rPr>
              <w:t>前测、后测各一次</w:t>
            </w:r>
          </w:p>
        </w:tc>
        <w:tc>
          <w:tcPr>
            <w:tcW w:w="3217" w:type="dxa"/>
            <w:tcBorders>
              <w:top w:val="nil"/>
              <w:left w:val="nil"/>
              <w:bottom w:val="nil"/>
              <w:right w:val="nil"/>
            </w:tcBorders>
            <w:vAlign w:val="center"/>
          </w:tcPr>
          <w:p w14:paraId="0C809A42">
            <w:pPr>
              <w:overflowPunct w:val="0"/>
              <w:bidi w:val="0"/>
              <w:snapToGrid w:val="0"/>
              <w:spacing w:before="0" w:after="0" w:line="240" w:lineRule="auto"/>
              <w:ind w:left="0" w:right="0" w:firstLine="0"/>
              <w:jc w:val="left"/>
              <w:textAlignment w:val="auto"/>
              <w:rPr>
                <w:rFonts w:hint="eastAsia" w:ascii="宋体" w:hAnsi="宋体" w:eastAsia="宋体" w:cs="宋体"/>
                <w:sz w:val="21"/>
                <w:szCs w:val="21"/>
              </w:rPr>
            </w:pPr>
            <w:r>
              <w:rPr>
                <w:rFonts w:hint="eastAsia" w:ascii="宋体" w:hAnsi="宋体" w:eastAsia="宋体" w:cs="宋体"/>
                <w:sz w:val="21"/>
                <w:szCs w:val="21"/>
              </w:rPr>
              <w:t>支持判断学生责任担当、情绪调节、合作共情、包容创新四个维度是否发生变化。</w:t>
            </w:r>
          </w:p>
        </w:tc>
      </w:tr>
      <w:tr w14:paraId="7BA38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jc w:val="center"/>
        </w:trPr>
        <w:tc>
          <w:tcPr>
            <w:tcW w:w="1596" w:type="dxa"/>
            <w:tcBorders>
              <w:top w:val="nil"/>
              <w:left w:val="nil"/>
              <w:bottom w:val="nil"/>
              <w:right w:val="nil"/>
            </w:tcBorders>
            <w:vAlign w:val="center"/>
          </w:tcPr>
          <w:p w14:paraId="5DD6C590">
            <w:pPr>
              <w:overflowPunct w:val="0"/>
              <w:bidi w:val="0"/>
              <w:snapToGrid w:val="0"/>
              <w:spacing w:before="0" w:after="0" w:line="240" w:lineRule="auto"/>
              <w:ind w:left="0" w:right="0" w:firstLine="0"/>
              <w:jc w:val="center"/>
              <w:textAlignment w:val="auto"/>
              <w:rPr>
                <w:rFonts w:hint="eastAsia" w:ascii="宋体" w:hAnsi="宋体" w:eastAsia="宋体" w:cs="宋体"/>
                <w:sz w:val="21"/>
                <w:szCs w:val="21"/>
              </w:rPr>
            </w:pPr>
            <w:r>
              <w:rPr>
                <w:rFonts w:hint="eastAsia" w:ascii="宋体" w:hAnsi="宋体" w:eastAsia="宋体" w:cs="宋体"/>
                <w:sz w:val="21"/>
                <w:szCs w:val="21"/>
              </w:rPr>
              <w:t>教师能力变化</w:t>
            </w:r>
          </w:p>
        </w:tc>
        <w:tc>
          <w:tcPr>
            <w:tcW w:w="1715" w:type="dxa"/>
            <w:tcBorders>
              <w:top w:val="nil"/>
              <w:left w:val="nil"/>
              <w:bottom w:val="nil"/>
              <w:right w:val="nil"/>
            </w:tcBorders>
            <w:vAlign w:val="center"/>
          </w:tcPr>
          <w:p w14:paraId="2E600A4B">
            <w:pPr>
              <w:overflowPunct w:val="0"/>
              <w:bidi w:val="0"/>
              <w:snapToGrid w:val="0"/>
              <w:spacing w:before="0" w:after="0" w:line="240" w:lineRule="auto"/>
              <w:ind w:left="0" w:right="0" w:firstLine="0"/>
              <w:jc w:val="left"/>
              <w:textAlignment w:val="auto"/>
              <w:rPr>
                <w:rFonts w:hint="eastAsia" w:ascii="宋体" w:hAnsi="宋体" w:eastAsia="宋体" w:cs="宋体"/>
                <w:sz w:val="21"/>
                <w:szCs w:val="21"/>
              </w:rPr>
            </w:pPr>
            <w:r>
              <w:rPr>
                <w:rFonts w:hint="eastAsia" w:ascii="宋体" w:hAnsi="宋体" w:eastAsia="宋体" w:cs="宋体"/>
                <w:sz w:val="21"/>
                <w:szCs w:val="21"/>
              </w:rPr>
              <w:t>教师高阶能力培育问卷</w:t>
            </w:r>
          </w:p>
        </w:tc>
        <w:tc>
          <w:tcPr>
            <w:tcW w:w="1386" w:type="dxa"/>
            <w:tcBorders>
              <w:top w:val="nil"/>
              <w:left w:val="nil"/>
              <w:bottom w:val="nil"/>
              <w:right w:val="nil"/>
            </w:tcBorders>
            <w:vAlign w:val="center"/>
          </w:tcPr>
          <w:p w14:paraId="3D62D5B8">
            <w:pPr>
              <w:overflowPunct w:val="0"/>
              <w:bidi w:val="0"/>
              <w:snapToGrid w:val="0"/>
              <w:spacing w:before="0" w:after="0" w:line="240" w:lineRule="auto"/>
              <w:ind w:left="0" w:right="0" w:firstLine="0"/>
              <w:jc w:val="left"/>
              <w:textAlignment w:val="auto"/>
              <w:rPr>
                <w:rFonts w:hint="eastAsia" w:ascii="宋体" w:hAnsi="宋体" w:eastAsia="宋体" w:cs="宋体"/>
                <w:sz w:val="21"/>
                <w:szCs w:val="21"/>
              </w:rPr>
            </w:pPr>
            <w:r>
              <w:rPr>
                <w:rFonts w:hint="eastAsia" w:ascii="宋体" w:hAnsi="宋体" w:eastAsia="宋体" w:cs="宋体"/>
                <w:sz w:val="21"/>
                <w:szCs w:val="21"/>
              </w:rPr>
              <w:t>定量</w:t>
            </w:r>
          </w:p>
        </w:tc>
        <w:tc>
          <w:tcPr>
            <w:tcW w:w="1120" w:type="dxa"/>
            <w:tcBorders>
              <w:top w:val="nil"/>
              <w:left w:val="nil"/>
              <w:bottom w:val="nil"/>
              <w:right w:val="nil"/>
            </w:tcBorders>
            <w:vAlign w:val="center"/>
          </w:tcPr>
          <w:p w14:paraId="6B6F5778">
            <w:pPr>
              <w:overflowPunct w:val="0"/>
              <w:bidi w:val="0"/>
              <w:snapToGrid w:val="0"/>
              <w:spacing w:before="0" w:after="0" w:line="240" w:lineRule="auto"/>
              <w:ind w:left="0" w:right="0" w:firstLine="0"/>
              <w:jc w:val="center"/>
              <w:textAlignment w:val="auto"/>
              <w:rPr>
                <w:rFonts w:hint="eastAsia" w:ascii="宋体" w:hAnsi="宋体" w:eastAsia="宋体" w:cs="宋体"/>
                <w:sz w:val="21"/>
                <w:szCs w:val="21"/>
              </w:rPr>
            </w:pPr>
            <w:r>
              <w:rPr>
                <w:rFonts w:hint="eastAsia" w:ascii="宋体" w:hAnsi="宋体" w:eastAsia="宋体" w:cs="宋体"/>
                <w:sz w:val="21"/>
                <w:szCs w:val="21"/>
              </w:rPr>
              <w:t>前测、后测各一次</w:t>
            </w:r>
          </w:p>
        </w:tc>
        <w:tc>
          <w:tcPr>
            <w:tcW w:w="3217" w:type="dxa"/>
            <w:tcBorders>
              <w:top w:val="nil"/>
              <w:left w:val="nil"/>
              <w:bottom w:val="nil"/>
              <w:right w:val="nil"/>
            </w:tcBorders>
            <w:vAlign w:val="center"/>
          </w:tcPr>
          <w:p w14:paraId="62058FBB">
            <w:pPr>
              <w:overflowPunct w:val="0"/>
              <w:bidi w:val="0"/>
              <w:snapToGrid w:val="0"/>
              <w:spacing w:before="0" w:after="0" w:line="240" w:lineRule="auto"/>
              <w:ind w:left="0" w:right="0" w:firstLine="0"/>
              <w:jc w:val="left"/>
              <w:textAlignment w:val="auto"/>
              <w:rPr>
                <w:rFonts w:hint="eastAsia" w:ascii="宋体" w:hAnsi="宋体" w:eastAsia="宋体" w:cs="宋体"/>
                <w:sz w:val="21"/>
                <w:szCs w:val="21"/>
              </w:rPr>
            </w:pPr>
            <w:r>
              <w:rPr>
                <w:rFonts w:hint="eastAsia" w:ascii="宋体" w:hAnsi="宋体" w:eastAsia="宋体" w:cs="宋体"/>
                <w:sz w:val="21"/>
                <w:szCs w:val="21"/>
              </w:rPr>
              <w:t>支持判断教师在高阶能力培育认知、课堂实践、教学自我效能及现实困难等方面是否发生变化。</w:t>
            </w:r>
          </w:p>
        </w:tc>
      </w:tr>
      <w:tr w14:paraId="638D0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jc w:val="center"/>
        </w:trPr>
        <w:tc>
          <w:tcPr>
            <w:tcW w:w="1596" w:type="dxa"/>
            <w:tcBorders>
              <w:top w:val="nil"/>
              <w:left w:val="nil"/>
              <w:bottom w:val="nil"/>
              <w:right w:val="nil"/>
            </w:tcBorders>
            <w:vAlign w:val="center"/>
          </w:tcPr>
          <w:p w14:paraId="61E8EBBE">
            <w:pPr>
              <w:overflowPunct w:val="0"/>
              <w:bidi w:val="0"/>
              <w:snapToGrid w:val="0"/>
              <w:spacing w:before="0" w:after="0" w:line="240" w:lineRule="auto"/>
              <w:ind w:left="0" w:right="0" w:firstLine="0"/>
              <w:jc w:val="center"/>
              <w:textAlignment w:val="auto"/>
              <w:rPr>
                <w:rFonts w:hint="eastAsia" w:ascii="宋体" w:hAnsi="宋体" w:eastAsia="宋体" w:cs="宋体"/>
                <w:sz w:val="21"/>
                <w:szCs w:val="21"/>
              </w:rPr>
            </w:pPr>
            <w:r>
              <w:rPr>
                <w:rFonts w:hint="eastAsia" w:ascii="宋体" w:hAnsi="宋体" w:eastAsia="宋体" w:cs="宋体"/>
                <w:sz w:val="21"/>
                <w:szCs w:val="21"/>
              </w:rPr>
              <w:t>课堂质量变化</w:t>
            </w:r>
          </w:p>
        </w:tc>
        <w:tc>
          <w:tcPr>
            <w:tcW w:w="1715" w:type="dxa"/>
            <w:tcBorders>
              <w:top w:val="nil"/>
              <w:left w:val="nil"/>
              <w:bottom w:val="nil"/>
              <w:right w:val="nil"/>
            </w:tcBorders>
            <w:vAlign w:val="center"/>
          </w:tcPr>
          <w:p w14:paraId="2C871D7A">
            <w:pPr>
              <w:overflowPunct w:val="0"/>
              <w:bidi w:val="0"/>
              <w:snapToGrid w:val="0"/>
              <w:spacing w:before="0" w:after="0" w:line="240" w:lineRule="auto"/>
              <w:ind w:left="0" w:right="0" w:firstLine="0"/>
              <w:jc w:val="left"/>
              <w:textAlignment w:val="auto"/>
              <w:rPr>
                <w:rFonts w:hint="eastAsia" w:ascii="宋体" w:hAnsi="宋体" w:eastAsia="宋体" w:cs="宋体"/>
                <w:sz w:val="21"/>
                <w:szCs w:val="21"/>
              </w:rPr>
            </w:pPr>
            <w:r>
              <w:rPr>
                <w:rFonts w:hint="eastAsia" w:ascii="宋体" w:hAnsi="宋体" w:eastAsia="宋体" w:cs="宋体"/>
                <w:sz w:val="21"/>
                <w:szCs w:val="21"/>
              </w:rPr>
              <w:t>教师五维评课量表、开放式评课文本</w:t>
            </w:r>
          </w:p>
        </w:tc>
        <w:tc>
          <w:tcPr>
            <w:tcW w:w="1386" w:type="dxa"/>
            <w:tcBorders>
              <w:top w:val="nil"/>
              <w:left w:val="nil"/>
              <w:bottom w:val="nil"/>
              <w:right w:val="nil"/>
            </w:tcBorders>
            <w:vAlign w:val="center"/>
          </w:tcPr>
          <w:p w14:paraId="00B28C34">
            <w:pPr>
              <w:overflowPunct w:val="0"/>
              <w:bidi w:val="0"/>
              <w:snapToGrid w:val="0"/>
              <w:spacing w:before="0" w:after="0" w:line="240" w:lineRule="auto"/>
              <w:ind w:left="0" w:right="0" w:firstLine="0"/>
              <w:jc w:val="left"/>
              <w:textAlignment w:val="auto"/>
              <w:rPr>
                <w:rFonts w:hint="eastAsia" w:ascii="宋体" w:hAnsi="宋体" w:eastAsia="宋体" w:cs="宋体"/>
                <w:sz w:val="21"/>
                <w:szCs w:val="21"/>
              </w:rPr>
            </w:pPr>
            <w:r>
              <w:rPr>
                <w:rFonts w:hint="eastAsia" w:ascii="宋体" w:hAnsi="宋体" w:eastAsia="宋体" w:cs="宋体"/>
                <w:sz w:val="21"/>
                <w:szCs w:val="21"/>
              </w:rPr>
              <w:t>定量＋定性</w:t>
            </w:r>
          </w:p>
        </w:tc>
        <w:tc>
          <w:tcPr>
            <w:tcW w:w="1120" w:type="dxa"/>
            <w:tcBorders>
              <w:top w:val="nil"/>
              <w:left w:val="nil"/>
              <w:bottom w:val="nil"/>
              <w:right w:val="nil"/>
            </w:tcBorders>
            <w:vAlign w:val="center"/>
          </w:tcPr>
          <w:p w14:paraId="04AA1B58">
            <w:pPr>
              <w:overflowPunct w:val="0"/>
              <w:bidi w:val="0"/>
              <w:snapToGrid w:val="0"/>
              <w:spacing w:before="0" w:after="0" w:line="240" w:lineRule="auto"/>
              <w:ind w:left="0" w:right="0" w:firstLine="0"/>
              <w:jc w:val="center"/>
              <w:textAlignment w:val="auto"/>
              <w:rPr>
                <w:rFonts w:hint="eastAsia" w:ascii="宋体" w:hAnsi="宋体" w:eastAsia="宋体" w:cs="宋体"/>
                <w:sz w:val="21"/>
                <w:szCs w:val="21"/>
              </w:rPr>
            </w:pPr>
            <w:r>
              <w:rPr>
                <w:rFonts w:hint="eastAsia" w:ascii="宋体" w:hAnsi="宋体" w:eastAsia="宋体" w:cs="宋体"/>
                <w:sz w:val="21"/>
                <w:szCs w:val="21"/>
              </w:rPr>
              <w:t>按研究课采集</w:t>
            </w:r>
          </w:p>
        </w:tc>
        <w:tc>
          <w:tcPr>
            <w:tcW w:w="3217" w:type="dxa"/>
            <w:tcBorders>
              <w:top w:val="nil"/>
              <w:left w:val="nil"/>
              <w:bottom w:val="nil"/>
              <w:right w:val="nil"/>
            </w:tcBorders>
            <w:vAlign w:val="center"/>
          </w:tcPr>
          <w:p w14:paraId="28FD9B68">
            <w:pPr>
              <w:overflowPunct w:val="0"/>
              <w:bidi w:val="0"/>
              <w:snapToGrid w:val="0"/>
              <w:spacing w:before="0" w:after="0" w:line="240" w:lineRule="auto"/>
              <w:ind w:left="0" w:right="0" w:firstLine="0"/>
              <w:jc w:val="left"/>
              <w:textAlignment w:val="auto"/>
              <w:rPr>
                <w:rFonts w:hint="eastAsia" w:ascii="宋体" w:hAnsi="宋体" w:eastAsia="宋体" w:cs="宋体"/>
                <w:sz w:val="21"/>
                <w:szCs w:val="21"/>
              </w:rPr>
            </w:pPr>
            <w:r>
              <w:rPr>
                <w:rFonts w:hint="eastAsia" w:ascii="宋体" w:hAnsi="宋体" w:eastAsia="宋体" w:cs="宋体"/>
                <w:sz w:val="21"/>
                <w:szCs w:val="21"/>
              </w:rPr>
              <w:t>支持判断课堂在认知参与、学科内容建构、社会情感支持、课堂互动和形成性评价方面的表现及其优势与不足。</w:t>
            </w:r>
          </w:p>
        </w:tc>
      </w:tr>
      <w:tr w14:paraId="76771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1596" w:type="dxa"/>
            <w:tcBorders>
              <w:top w:val="nil"/>
              <w:left w:val="nil"/>
              <w:bottom w:val="single" w:color="000000" w:sz="12" w:space="0"/>
              <w:right w:val="nil"/>
            </w:tcBorders>
            <w:vAlign w:val="center"/>
          </w:tcPr>
          <w:p w14:paraId="40063513">
            <w:pPr>
              <w:overflowPunct w:val="0"/>
              <w:bidi w:val="0"/>
              <w:snapToGrid w:val="0"/>
              <w:spacing w:before="0" w:after="0" w:line="240" w:lineRule="auto"/>
              <w:ind w:left="0" w:right="0" w:firstLine="0"/>
              <w:jc w:val="center"/>
              <w:textAlignment w:val="auto"/>
              <w:rPr>
                <w:rFonts w:hint="eastAsia" w:ascii="宋体" w:hAnsi="宋体" w:eastAsia="宋体" w:cs="宋体"/>
                <w:sz w:val="21"/>
                <w:szCs w:val="21"/>
              </w:rPr>
            </w:pPr>
            <w:r>
              <w:rPr>
                <w:rFonts w:hint="eastAsia" w:ascii="宋体" w:hAnsi="宋体" w:eastAsia="宋体" w:cs="宋体"/>
                <w:sz w:val="21"/>
                <w:szCs w:val="21"/>
              </w:rPr>
              <w:t>课堂行为变化</w:t>
            </w:r>
          </w:p>
        </w:tc>
        <w:tc>
          <w:tcPr>
            <w:tcW w:w="1715" w:type="dxa"/>
            <w:tcBorders>
              <w:top w:val="nil"/>
              <w:left w:val="nil"/>
              <w:bottom w:val="single" w:color="000000" w:sz="12" w:space="0"/>
              <w:right w:val="nil"/>
            </w:tcBorders>
            <w:vAlign w:val="center"/>
          </w:tcPr>
          <w:p w14:paraId="201824A0">
            <w:pPr>
              <w:overflowPunct w:val="0"/>
              <w:bidi w:val="0"/>
              <w:snapToGrid w:val="0"/>
              <w:spacing w:before="0" w:after="0" w:line="240" w:lineRule="auto"/>
              <w:ind w:left="0" w:right="0" w:firstLine="0"/>
              <w:jc w:val="left"/>
              <w:textAlignment w:val="auto"/>
              <w:rPr>
                <w:rFonts w:hint="eastAsia" w:ascii="宋体" w:hAnsi="宋体" w:eastAsia="宋体" w:cs="宋体"/>
                <w:sz w:val="21"/>
                <w:szCs w:val="21"/>
              </w:rPr>
            </w:pPr>
            <w:r>
              <w:rPr>
                <w:rFonts w:hint="eastAsia" w:ascii="宋体" w:hAnsi="宋体" w:eastAsia="宋体" w:cs="宋体"/>
                <w:sz w:val="21"/>
                <w:szCs w:val="21"/>
              </w:rPr>
              <w:t>希沃AI课堂智能反馈系统</w:t>
            </w:r>
          </w:p>
        </w:tc>
        <w:tc>
          <w:tcPr>
            <w:tcW w:w="1386" w:type="dxa"/>
            <w:tcBorders>
              <w:top w:val="nil"/>
              <w:left w:val="nil"/>
              <w:bottom w:val="single" w:color="000000" w:sz="12" w:space="0"/>
              <w:right w:val="nil"/>
            </w:tcBorders>
            <w:vAlign w:val="center"/>
          </w:tcPr>
          <w:p w14:paraId="2D18656D">
            <w:pPr>
              <w:overflowPunct w:val="0"/>
              <w:bidi w:val="0"/>
              <w:snapToGrid w:val="0"/>
              <w:spacing w:before="0" w:after="0" w:line="240" w:lineRule="auto"/>
              <w:ind w:left="0" w:right="0" w:firstLine="0"/>
              <w:jc w:val="left"/>
              <w:textAlignment w:val="auto"/>
              <w:rPr>
                <w:rFonts w:hint="eastAsia" w:ascii="宋体" w:hAnsi="宋体" w:eastAsia="宋体" w:cs="宋体"/>
                <w:sz w:val="21"/>
                <w:szCs w:val="21"/>
              </w:rPr>
            </w:pPr>
            <w:r>
              <w:rPr>
                <w:rFonts w:hint="eastAsia" w:ascii="宋体" w:hAnsi="宋体" w:eastAsia="宋体" w:cs="宋体"/>
                <w:sz w:val="21"/>
                <w:szCs w:val="21"/>
              </w:rPr>
              <w:t>定量＋定性</w:t>
            </w:r>
          </w:p>
        </w:tc>
        <w:tc>
          <w:tcPr>
            <w:tcW w:w="1120" w:type="dxa"/>
            <w:tcBorders>
              <w:top w:val="nil"/>
              <w:left w:val="nil"/>
              <w:bottom w:val="single" w:color="000000" w:sz="12" w:space="0"/>
              <w:right w:val="nil"/>
            </w:tcBorders>
            <w:vAlign w:val="center"/>
          </w:tcPr>
          <w:p w14:paraId="3659A4EB">
            <w:pPr>
              <w:overflowPunct w:val="0"/>
              <w:bidi w:val="0"/>
              <w:snapToGrid w:val="0"/>
              <w:spacing w:before="0" w:after="0" w:line="240" w:lineRule="auto"/>
              <w:ind w:left="0" w:right="0" w:firstLine="0"/>
              <w:jc w:val="center"/>
              <w:textAlignment w:val="auto"/>
              <w:rPr>
                <w:rFonts w:hint="eastAsia" w:ascii="宋体" w:hAnsi="宋体" w:eastAsia="宋体" w:cs="宋体"/>
                <w:sz w:val="21"/>
                <w:szCs w:val="21"/>
              </w:rPr>
            </w:pPr>
            <w:r>
              <w:rPr>
                <w:rFonts w:hint="eastAsia" w:ascii="宋体" w:hAnsi="宋体" w:eastAsia="宋体" w:cs="宋体"/>
                <w:sz w:val="21"/>
                <w:szCs w:val="21"/>
              </w:rPr>
              <w:t>按研究课采集</w:t>
            </w:r>
          </w:p>
        </w:tc>
        <w:tc>
          <w:tcPr>
            <w:tcW w:w="3217" w:type="dxa"/>
            <w:tcBorders>
              <w:top w:val="nil"/>
              <w:left w:val="nil"/>
              <w:bottom w:val="single" w:color="000000" w:sz="12" w:space="0"/>
              <w:right w:val="nil"/>
            </w:tcBorders>
            <w:vAlign w:val="center"/>
          </w:tcPr>
          <w:p w14:paraId="2A14BAD8">
            <w:pPr>
              <w:overflowPunct w:val="0"/>
              <w:bidi w:val="0"/>
              <w:snapToGrid w:val="0"/>
              <w:spacing w:before="0" w:after="0" w:line="240" w:lineRule="auto"/>
              <w:ind w:left="0" w:right="0" w:firstLine="0"/>
              <w:jc w:val="left"/>
              <w:textAlignment w:val="auto"/>
              <w:rPr>
                <w:rFonts w:hint="eastAsia" w:ascii="宋体" w:hAnsi="宋体" w:eastAsia="宋体" w:cs="宋体"/>
                <w:sz w:val="21"/>
                <w:szCs w:val="21"/>
              </w:rPr>
            </w:pPr>
            <w:r>
              <w:rPr>
                <w:rFonts w:hint="eastAsia" w:ascii="宋体" w:hAnsi="宋体" w:eastAsia="宋体" w:cs="宋体"/>
                <w:sz w:val="21"/>
                <w:szCs w:val="21"/>
              </w:rPr>
              <w:t>支持判断教师与学生课堂行为结构、参与方式和互动状态，为课堂学习过程分析提供行为证据。</w:t>
            </w:r>
          </w:p>
        </w:tc>
      </w:tr>
    </w:tbl>
    <w:p w14:paraId="61D2DB0E">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教师五维评课和希沃AI评课反映的是课堂学习条件和行为过程。五维评课更多体现教师基于专业标准对课堂学习状态和教学支持的判断，希沃AI评课更多呈现课堂中实际发生的行为过程。二者与学生、教师前后测相互补充，从不同角度呈现研究实践中发生的变化。</w:t>
      </w:r>
    </w:p>
    <w:p w14:paraId="7E5DA39A">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sz w:val="24"/>
        </w:rPr>
      </w:pPr>
      <w:bookmarkStart w:id="95" w:name="_Toc4180"/>
      <w:r>
        <w:rPr>
          <w:rFonts w:hint="eastAsia" w:ascii="宋体" w:hAnsi="宋体" w:eastAsia="宋体" w:cs="宋体"/>
          <w:b/>
          <w:sz w:val="28"/>
        </w:rPr>
        <w:t>3.多源证据链</w:t>
      </w:r>
      <w:bookmarkEnd w:id="95"/>
    </w:p>
    <w:p w14:paraId="7C31BC92">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多源数据只有建立起相互联系，才能真正成为研究证据。为此，我们主要从纵向变化、学习过程和多元评价三个方面组织研究证据。</w:t>
      </w:r>
    </w:p>
    <w:p w14:paraId="69982A98">
      <w:pPr>
        <w:keepNext/>
        <w:pageBreakBefore w:val="0"/>
        <w:overflowPunct w:val="0"/>
        <w:bidi w:val="0"/>
        <w:snapToGrid w:val="0"/>
        <w:spacing w:before="0" w:after="0" w:line="360" w:lineRule="auto"/>
        <w:ind w:firstLine="480" w:firstLineChars="200"/>
        <w:jc w:val="both"/>
        <w:textAlignment w:val="auto"/>
        <w:outlineLvl w:val="3"/>
        <w:rPr>
          <w:rFonts w:hint="eastAsia" w:ascii="宋体" w:hAnsi="宋体" w:eastAsia="宋体" w:cs="宋体"/>
          <w:b/>
          <w:sz w:val="24"/>
        </w:rPr>
      </w:pPr>
      <w:bookmarkStart w:id="96" w:name="_Toc19419"/>
      <w:r>
        <w:rPr>
          <w:rFonts w:hint="eastAsia" w:ascii="宋体" w:hAnsi="宋体" w:eastAsia="宋体" w:cs="宋体"/>
          <w:b w:val="0"/>
          <w:sz w:val="24"/>
        </w:rPr>
        <w:t>（1）前测、过程与后测的纵向证据</w:t>
      </w:r>
      <w:bookmarkEnd w:id="96"/>
    </w:p>
    <w:p w14:paraId="421DC7E0">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前测主要用于确定学生高阶能力和教师高阶能力培育的现实起点；研究实施过程中，通过学科课堂和科创教育中的持续实践获取课堂评价和行为信息；后测则用于考察研究实施后学生和教师是否发生相应变化。</w:t>
      </w:r>
    </w:p>
    <w:p w14:paraId="20914494">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del w:id="90069" w:author="Claude" w:date="2026-10-27T03:49:22Z">
        <w:r>
          <w:rPr>
            <w:rFonts w:hint="eastAsia" w:ascii="宋体" w:hAnsi="宋体" w:eastAsia="宋体" w:cs="宋体"/>
            <w:b w:val="0"/>
            <w:sz w:val="24"/>
          </w:rPr>
          <w:delText xml:space="preserve">因此，纵向证据</w:delText>
        </w:r>
      </w:del>
      <w:ins w:id="90070" w:author="Claude" w:date="2026-10-27T03:49:22Z">
        <w:r>
          <w:rPr>
            <w:rFonts w:hint="eastAsia" w:ascii="宋体" w:hAnsi="宋体" w:eastAsia="宋体" w:cs="宋体"/>
            <w:b w:val="0"/>
            <w:sz w:val="24"/>
          </w:rPr>
          <w:t xml:space="preserve">纵向证据因此</w:t>
        </w:r>
      </w:ins>
      <w:r>
        <w:rPr>
          <w:rFonts w:hint="eastAsia" w:ascii="宋体" w:hAnsi="宋体" w:eastAsia="宋体" w:cs="宋体"/>
          <w:b w:val="0"/>
          <w:sz w:val="24"/>
        </w:rPr>
        <w:t xml:space="preserve">涵盖前测确定起点、实践产生变化、过程留下证据和后测检验结果的完整过程。这一证据链主要帮助我们回答，经过持续实践，学生高阶能力是否发生变化，教师高阶能力培育实践是否发生变化，以及这些变化能否在课堂实践中得到相应支持。</w:t>
      </w:r>
    </w:p>
    <w:p w14:paraId="49554809">
      <w:pPr>
        <w:keepNext/>
        <w:pageBreakBefore w:val="0"/>
        <w:overflowPunct w:val="0"/>
        <w:bidi w:val="0"/>
        <w:snapToGrid w:val="0"/>
        <w:spacing w:before="0" w:after="0" w:line="360" w:lineRule="auto"/>
        <w:ind w:firstLine="480" w:firstLineChars="200"/>
        <w:jc w:val="both"/>
        <w:textAlignment w:val="auto"/>
        <w:outlineLvl w:val="3"/>
        <w:rPr>
          <w:rFonts w:hint="eastAsia" w:ascii="宋体" w:hAnsi="宋体" w:eastAsia="宋体" w:cs="宋体"/>
          <w:b/>
          <w:sz w:val="24"/>
        </w:rPr>
      </w:pPr>
      <w:bookmarkStart w:id="97" w:name="_Toc18046"/>
      <w:r>
        <w:rPr>
          <w:rFonts w:hint="eastAsia" w:ascii="宋体" w:hAnsi="宋体" w:eastAsia="宋体" w:cs="宋体"/>
          <w:b w:val="0"/>
          <w:sz w:val="24"/>
        </w:rPr>
        <w:t>（2）起点、过程、变化与迁移的横向证据</w:t>
      </w:r>
      <w:bookmarkEnd w:id="97"/>
    </w:p>
    <w:p w14:paraId="156C7F03">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高阶能力的判断需要结合学习过程中的表现。在具体课堂和项目中，我们更关注学生从最初表现到后续表现之间经历了什么。学生可能先形成一个初步观点，在探究和讨论中接触新的证据，根据教师或同伴反馈调整原有判断，最后在新的问题情境中再次运用已经形成的方法；科创项目中也可能经历初步方案、实践检验、方案调整和再次应用。</w:t>
      </w:r>
    </w:p>
    <w:p w14:paraId="3F7BFABB">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del w:id="90071" w:author="Claude" w:date="2026-10-27T03:49:22Z">
        <w:r>
          <w:rPr>
            <w:rFonts w:hint="eastAsia" w:ascii="宋体" w:hAnsi="宋体" w:eastAsia="宋体" w:cs="宋体"/>
            <w:b w:val="0"/>
            <w:sz w:val="24"/>
          </w:rPr>
          <w:delText xml:space="preserve">因此，在已有典型案例中，我们</w:delText>
        </w:r>
      </w:del>
      <w:ins w:id="90072" w:author="Claude" w:date="2026-10-27T03:49:22Z">
        <w:r>
          <w:rPr>
            <w:rFonts w:hint="eastAsia" w:ascii="宋体" w:hAnsi="宋体" w:eastAsia="宋体" w:cs="宋体"/>
            <w:b w:val="0"/>
            <w:sz w:val="24"/>
          </w:rPr>
          <w:t xml:space="preserve">在已有典型案例中，我们因此</w:t>
        </w:r>
      </w:ins>
      <w:r>
        <w:rPr>
          <w:rFonts w:hint="eastAsia" w:ascii="宋体" w:hAnsi="宋体" w:eastAsia="宋体" w:cs="宋体"/>
          <w:b w:val="0"/>
          <w:sz w:val="24"/>
        </w:rPr>
        <w:t xml:space="preserve">重点关注学生原来怎样理解、学习过程中怎样思考和调整、前后发生了什么变化和能否在新的情境中继续运用。这一证据链使进步可见和能力可见落实到具体学习过程。</w:t>
      </w:r>
    </w:p>
    <w:p w14:paraId="05EF5D54">
      <w:pPr>
        <w:keepNext/>
        <w:pageBreakBefore w:val="0"/>
        <w:overflowPunct w:val="0"/>
        <w:bidi w:val="0"/>
        <w:snapToGrid w:val="0"/>
        <w:spacing w:before="0" w:after="0" w:line="360" w:lineRule="auto"/>
        <w:ind w:firstLine="480" w:firstLineChars="200"/>
        <w:jc w:val="both"/>
        <w:textAlignment w:val="auto"/>
        <w:outlineLvl w:val="3"/>
        <w:rPr>
          <w:rFonts w:hint="eastAsia" w:ascii="宋体" w:hAnsi="宋体" w:eastAsia="宋体" w:cs="宋体"/>
          <w:b/>
          <w:sz w:val="24"/>
        </w:rPr>
      </w:pPr>
      <w:bookmarkStart w:id="98" w:name="_Toc29405"/>
      <w:r>
        <w:rPr>
          <w:rFonts w:hint="eastAsia" w:ascii="宋体" w:hAnsi="宋体" w:eastAsia="宋体" w:cs="宋体"/>
          <w:b w:val="0"/>
          <w:sz w:val="24"/>
        </w:rPr>
        <w:t>（3）自评、互评、师评与智评的多元互证</w:t>
      </w:r>
      <w:bookmarkEnd w:id="98"/>
    </w:p>
    <w:p w14:paraId="7E26EA7B">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高阶学习具有复杂性，同一课堂现象从不同角度观察，往往会获得不同信息。在已有实践中，学生自评和同伴互评帮助学生依据学习目标和评价标准认识自己的学习状态；教师评价形成基于专业观察的判断；希沃AI评课则从课堂行为信息角度提供另一种参照。</w:t>
      </w:r>
    </w:p>
    <w:p w14:paraId="171BD74C">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不同评价信息无须彼此完全一致，不同证据之间的一致与差异，为我们进一步理解学生学习提供了依据。例如，学生讨论时间较长时，还需结合教师专业评价和具体课堂表现，判断讨论是否包含分析、评价、证据使用和观点修正。多元互证的目的是避免依据单一证据作出过度判断，使研究结论更加接近真实课堂。</w:t>
      </w:r>
    </w:p>
    <w:p w14:paraId="3243A755">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 xml:space="preserve">总体来看，本研究所建立的评价体系与高阶能力培育过程同步运行。七维高阶能力明确评价目标，三层六阶和两境四维提供发展尺度，五环为能力发生提供实践过程，五见使原本内隐的学习逐步转化为可以观察和分析的证据。学生问卷、教师问卷、教师五维评课和希沃AI评课则从不同侧面提供研究数据。教师依据这些证据进行诊断发现、干预、实施和评估，判断学生当前在哪里、教学支持是否有效、下一步需要怎样调整。由此，评价</w:t>
      </w:r>
      <w:del w:id="90073" w:author="Claude" w:date="2026-10-27T03:49:22Z">
        <w:r>
          <w:rPr>
            <w:rFonts w:hint="eastAsia" w:ascii="宋体" w:hAnsi="宋体" w:eastAsia="宋体" w:cs="宋体"/>
            <w:b w:val="0"/>
            <w:sz w:val="24"/>
          </w:rPr>
          <w:delText xml:space="preserve">不再只是研究结束后的成效说明，而</w:delText>
        </w:r>
      </w:del>
      <w:r>
        <w:rPr>
          <w:rFonts w:hint="eastAsia" w:ascii="宋体" w:hAnsi="宋体" w:eastAsia="宋体" w:cs="宋体"/>
          <w:b w:val="0"/>
          <w:sz w:val="24"/>
        </w:rPr>
        <w:t xml:space="preserve">成为我们看见学习、判断学习并改进教学的重要依据。</w:t>
      </w:r>
    </w:p>
    <w:p w14:paraId="5B6B4BAD">
      <w:pPr>
        <w:pStyle w:val="3"/>
        <w:keepNext/>
        <w:pageBreakBefore w:val="0"/>
        <w:overflowPunct w:val="0"/>
        <w:bidi w:val="0"/>
        <w:snapToGrid w:val="0"/>
        <w:spacing w:before="240" w:after="120" w:line="360" w:lineRule="auto"/>
        <w:ind w:firstLineChars="200"/>
        <w:jc w:val="left"/>
        <w:textAlignment w:val="auto"/>
        <w:rPr>
          <w:rFonts w:hint="eastAsia" w:ascii="宋体" w:hAnsi="宋体" w:eastAsia="宋体" w:cs="宋体"/>
          <w:b/>
          <w:color w:val="auto"/>
          <w:sz w:val="28"/>
          <w:szCs w:val="28"/>
        </w:rPr>
      </w:pPr>
      <w:bookmarkStart w:id="99" w:name="_Toc27931"/>
      <w:r>
        <w:rPr>
          <w:rFonts w:hint="eastAsia" w:ascii="宋体" w:hAnsi="宋体" w:eastAsia="宋体" w:cs="宋体"/>
          <w:b/>
          <w:color w:val="auto"/>
          <w:sz w:val="28"/>
        </w:rPr>
        <w:t>（</w:t>
      </w:r>
      <w:r>
        <w:rPr>
          <w:rFonts w:hint="eastAsia" w:ascii="宋体" w:hAnsi="宋体" w:eastAsia="宋体" w:cs="宋体"/>
          <w:b/>
          <w:color w:val="auto"/>
          <w:sz w:val="28"/>
          <w:lang w:val="en-US" w:eastAsia="zh-CN"/>
        </w:rPr>
        <w:t>五</w:t>
      </w:r>
      <w:r>
        <w:rPr>
          <w:rFonts w:hint="eastAsia" w:ascii="宋体" w:hAnsi="宋体" w:eastAsia="宋体" w:cs="宋体"/>
          <w:b/>
          <w:color w:val="auto"/>
          <w:sz w:val="28"/>
        </w:rPr>
        <w:t>）模型实施成效分析</w:t>
      </w:r>
      <w:bookmarkEnd w:id="99"/>
    </w:p>
    <w:p w14:paraId="2C9D33DE">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sz w:val="24"/>
          <w:lang w:val="en-US" w:eastAsia="zh-CN"/>
        </w:rPr>
      </w:pPr>
      <w:bookmarkStart w:id="100" w:name="_Toc17345"/>
      <w:r>
        <w:rPr>
          <w:rFonts w:hint="eastAsia" w:ascii="宋体" w:hAnsi="宋体" w:eastAsia="宋体" w:cs="宋体"/>
          <w:b/>
          <w:bCs/>
          <w:sz w:val="28"/>
        </w:rPr>
        <w:t>1.学生问卷前后测结果</w:t>
      </w:r>
      <w:r>
        <w:rPr>
          <w:rFonts w:hint="eastAsia" w:ascii="宋体" w:hAnsi="宋体" w:eastAsia="宋体" w:cs="宋体"/>
          <w:b/>
          <w:bCs/>
          <w:sz w:val="28"/>
          <w:lang w:val="en-US" w:eastAsia="zh-CN"/>
        </w:rPr>
        <w:t>分析</w:t>
      </w:r>
      <w:bookmarkEnd w:id="100"/>
    </w:p>
    <w:p w14:paraId="335259E8">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本课题组依据1346对学生问卷，依次从总体、学段、年级和具体维度考察研究期间的发展成效。结果显示，高阶思维总体小幅提高，高阶社会情感总体改善较为明显；初中和高中均有改善，但分年级结果存在差异。以下以实际增分、置信区间和统计检验为依据，说明成效体现在哪些方面。</w:t>
      </w:r>
    </w:p>
    <w:p w14:paraId="53BFEE32">
      <w:pPr>
        <w:pStyle w:val="4"/>
        <w:keepNext/>
        <w:spacing w:before="280" w:after="280"/>
        <w:ind w:firstLine="0" w:firstLineChars="0"/>
        <w:outlineLvl w:val="3"/>
        <w:rPr>
          <w:rFonts w:hint="eastAsia" w:ascii="宋体" w:hAnsi="宋体" w:eastAsia="宋体" w:cs="宋体"/>
          <w:sz w:val="24"/>
          <w:szCs w:val="24"/>
        </w:rPr>
      </w:pPr>
      <w:bookmarkStart w:id="101" w:name="_Toc25947"/>
      <w:r>
        <w:rPr>
          <w:rFonts w:hint="eastAsia" w:ascii="宋体" w:hAnsi="宋体" w:eastAsia="宋体" w:cs="宋体"/>
          <w:b/>
          <w:sz w:val="28"/>
          <w:szCs w:val="24"/>
        </w:rPr>
        <w:t>（1）分析样本与方法</w:t>
      </w:r>
      <w:bookmarkEnd w:id="101"/>
    </w:p>
    <w:p w14:paraId="68AA6066">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以前后测修订编号一对一对应的1346对记录为分析样本，其中初中913对，高中433对。两次测量的修订编号无缺失或重复，对应记录的性别、年级一致，32道题项均完整。分析以所提供编号确实对应同一学生为前提，背景信息一致不能替代独立名册核验。</w:t>
      </w:r>
    </w:p>
    <w:p w14:paraId="62F215CE">
      <w:pPr>
        <w:keepNext/>
        <w:pageBreakBefore w:val="0"/>
        <w:overflowPunct w:val="0"/>
        <w:bidi w:val="0"/>
        <w:snapToGrid w:val="0"/>
        <w:spacing w:before="180" w:after="60" w:line="240" w:lineRule="auto"/>
        <w:ind w:firstLineChars="200"/>
        <w:jc w:val="center"/>
        <w:textAlignment w:val="auto"/>
        <w:rPr>
          <w:rFonts w:hint="eastAsia" w:ascii="宋体" w:hAnsi="宋体" w:eastAsia="宋体" w:cs="宋体"/>
          <w:sz w:val="24"/>
        </w:rPr>
      </w:pPr>
      <w:r>
        <w:rPr>
          <w:rFonts w:hint="eastAsia" w:ascii="宋体" w:hAnsi="宋体" w:eastAsia="宋体" w:cs="宋体"/>
          <w:b w:val="0"/>
          <w:sz w:val="21"/>
        </w:rPr>
        <w:t>表3-54  研究样本基本情况</w:t>
      </w:r>
    </w:p>
    <w:tbl>
      <w:tblPr>
        <w:tblStyle w:val="12"/>
        <w:tblW w:w="8519" w:type="dxa"/>
        <w:jc w:val="center"/>
        <w:tblLayout w:type="fixed"/>
        <w:tblCellMar>
          <w:top w:w="0" w:type="dxa"/>
          <w:left w:w="0" w:type="dxa"/>
          <w:bottom w:w="0" w:type="dxa"/>
          <w:right w:w="0" w:type="dxa"/>
        </w:tblCellMar>
      </w:tblPr>
      <w:tblGrid>
        <w:gridCol w:w="1691"/>
        <w:gridCol w:w="2862"/>
        <w:gridCol w:w="1690"/>
        <w:gridCol w:w="2276"/>
      </w:tblGrid>
      <w:tr w14:paraId="326C6A50">
        <w:tblPrEx>
          <w:tblCellMar>
            <w:top w:w="0" w:type="dxa"/>
            <w:left w:w="0" w:type="dxa"/>
            <w:bottom w:w="0" w:type="dxa"/>
            <w:right w:w="0" w:type="dxa"/>
          </w:tblCellMar>
        </w:tblPrEx>
        <w:trPr>
          <w:cantSplit/>
          <w:tblHeader/>
          <w:jc w:val="center"/>
        </w:trPr>
        <w:tc>
          <w:tcPr>
            <w:tcW w:w="1691" w:type="dxa"/>
            <w:tcBorders>
              <w:top w:val="single" w:color="000000" w:sz="12" w:space="0"/>
              <w:bottom w:val="single" w:color="000000" w:sz="6" w:space="0"/>
            </w:tcBorders>
            <w:vAlign w:val="center"/>
          </w:tcPr>
          <w:p w14:paraId="787F6235">
            <w:pPr>
              <w:overflowPunct w:val="0"/>
              <w:bidi w:val="0"/>
              <w:snapToGrid w:val="0"/>
              <w:spacing w:before="0" w:after="0" w:line="240" w:lineRule="auto"/>
              <w:ind w:firstLineChars="200"/>
              <w:jc w:val="center"/>
              <w:textAlignment w:val="auto"/>
              <w:rPr>
                <w:rFonts w:hint="eastAsia" w:ascii="宋体" w:hAnsi="宋体" w:eastAsia="宋体" w:cs="宋体"/>
                <w:b/>
                <w:sz w:val="24"/>
              </w:rPr>
            </w:pPr>
            <w:r>
              <w:rPr>
                <w:rFonts w:hint="eastAsia" w:ascii="宋体" w:hAnsi="宋体" w:eastAsia="宋体" w:cs="宋体"/>
                <w:b/>
                <w:sz w:val="21"/>
              </w:rPr>
              <w:t>变量</w:t>
            </w:r>
          </w:p>
        </w:tc>
        <w:tc>
          <w:tcPr>
            <w:tcW w:w="2862" w:type="dxa"/>
            <w:tcBorders>
              <w:top w:val="single" w:color="000000" w:sz="12" w:space="0"/>
              <w:bottom w:val="single" w:color="000000" w:sz="6" w:space="0"/>
            </w:tcBorders>
            <w:vAlign w:val="center"/>
          </w:tcPr>
          <w:p w14:paraId="0248256F">
            <w:pPr>
              <w:overflowPunct w:val="0"/>
              <w:bidi w:val="0"/>
              <w:snapToGrid w:val="0"/>
              <w:spacing w:before="0" w:after="0" w:line="240" w:lineRule="auto"/>
              <w:ind w:firstLineChars="200"/>
              <w:jc w:val="center"/>
              <w:textAlignment w:val="auto"/>
              <w:rPr>
                <w:rFonts w:hint="eastAsia" w:ascii="宋体" w:hAnsi="宋体" w:eastAsia="宋体" w:cs="宋体"/>
                <w:b/>
                <w:sz w:val="24"/>
              </w:rPr>
            </w:pPr>
            <w:r>
              <w:rPr>
                <w:rFonts w:hint="eastAsia" w:ascii="宋体" w:hAnsi="宋体" w:eastAsia="宋体" w:cs="宋体"/>
                <w:b/>
                <w:sz w:val="21"/>
              </w:rPr>
              <w:t>类别</w:t>
            </w:r>
          </w:p>
        </w:tc>
        <w:tc>
          <w:tcPr>
            <w:tcW w:w="1690" w:type="dxa"/>
            <w:tcBorders>
              <w:top w:val="single" w:color="000000" w:sz="12" w:space="0"/>
              <w:bottom w:val="single" w:color="000000" w:sz="6" w:space="0"/>
            </w:tcBorders>
            <w:vAlign w:val="center"/>
          </w:tcPr>
          <w:p w14:paraId="7474AEEB">
            <w:pPr>
              <w:overflowPunct w:val="0"/>
              <w:bidi w:val="0"/>
              <w:snapToGrid w:val="0"/>
              <w:spacing w:before="0" w:after="0" w:line="240" w:lineRule="auto"/>
              <w:ind w:firstLineChars="200"/>
              <w:jc w:val="center"/>
              <w:textAlignment w:val="auto"/>
              <w:rPr>
                <w:rFonts w:hint="eastAsia" w:ascii="宋体" w:hAnsi="宋体" w:eastAsia="宋体" w:cs="宋体"/>
                <w:b/>
                <w:sz w:val="24"/>
              </w:rPr>
            </w:pPr>
            <w:r>
              <w:rPr>
                <w:rFonts w:hint="eastAsia" w:ascii="宋体" w:hAnsi="宋体" w:eastAsia="宋体" w:cs="宋体"/>
                <w:b/>
                <w:sz w:val="21"/>
              </w:rPr>
              <w:t>人数</w:t>
            </w:r>
          </w:p>
        </w:tc>
        <w:tc>
          <w:tcPr>
            <w:tcW w:w="2276" w:type="dxa"/>
            <w:tcBorders>
              <w:top w:val="single" w:color="000000" w:sz="12" w:space="0"/>
              <w:bottom w:val="single" w:color="000000" w:sz="6" w:space="0"/>
            </w:tcBorders>
            <w:vAlign w:val="center"/>
          </w:tcPr>
          <w:p w14:paraId="20AB9CA9">
            <w:pPr>
              <w:overflowPunct w:val="0"/>
              <w:bidi w:val="0"/>
              <w:snapToGrid w:val="0"/>
              <w:spacing w:before="0" w:after="0" w:line="240" w:lineRule="auto"/>
              <w:ind w:firstLineChars="200"/>
              <w:jc w:val="center"/>
              <w:textAlignment w:val="auto"/>
              <w:rPr>
                <w:rFonts w:hint="eastAsia" w:ascii="宋体" w:hAnsi="宋体" w:eastAsia="宋体" w:cs="宋体"/>
                <w:b/>
                <w:sz w:val="24"/>
              </w:rPr>
            </w:pPr>
            <w:r>
              <w:rPr>
                <w:rFonts w:hint="eastAsia" w:ascii="宋体" w:hAnsi="宋体" w:eastAsia="宋体" w:cs="宋体"/>
                <w:b/>
                <w:sz w:val="21"/>
              </w:rPr>
              <w:t>比例</w:t>
            </w:r>
          </w:p>
        </w:tc>
      </w:tr>
      <w:tr w14:paraId="7B379056">
        <w:tblPrEx>
          <w:tblCellMar>
            <w:top w:w="0" w:type="dxa"/>
            <w:left w:w="0" w:type="dxa"/>
            <w:bottom w:w="0" w:type="dxa"/>
            <w:right w:w="0" w:type="dxa"/>
          </w:tblCellMar>
        </w:tblPrEx>
        <w:trPr>
          <w:cantSplit/>
          <w:jc w:val="center"/>
        </w:trPr>
        <w:tc>
          <w:tcPr>
            <w:tcW w:w="1691" w:type="dxa"/>
            <w:vAlign w:val="center"/>
          </w:tcPr>
          <w:p w14:paraId="4EB88E94">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性别</w:t>
            </w:r>
          </w:p>
        </w:tc>
        <w:tc>
          <w:tcPr>
            <w:tcW w:w="2862" w:type="dxa"/>
            <w:vAlign w:val="center"/>
          </w:tcPr>
          <w:p w14:paraId="680B6F3F">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男</w:t>
            </w:r>
          </w:p>
        </w:tc>
        <w:tc>
          <w:tcPr>
            <w:tcW w:w="1690" w:type="dxa"/>
            <w:vAlign w:val="center"/>
          </w:tcPr>
          <w:p w14:paraId="0841168F">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671</w:t>
            </w:r>
          </w:p>
        </w:tc>
        <w:tc>
          <w:tcPr>
            <w:tcW w:w="2276" w:type="dxa"/>
            <w:vAlign w:val="center"/>
          </w:tcPr>
          <w:p w14:paraId="4D9E17EB">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49.85%</w:t>
            </w:r>
          </w:p>
        </w:tc>
      </w:tr>
      <w:tr w14:paraId="0F1967F1">
        <w:tblPrEx>
          <w:tblCellMar>
            <w:top w:w="0" w:type="dxa"/>
            <w:left w:w="0" w:type="dxa"/>
            <w:bottom w:w="0" w:type="dxa"/>
            <w:right w:w="0" w:type="dxa"/>
          </w:tblCellMar>
        </w:tblPrEx>
        <w:trPr>
          <w:cantSplit/>
          <w:jc w:val="center"/>
        </w:trPr>
        <w:tc>
          <w:tcPr>
            <w:tcW w:w="1691" w:type="dxa"/>
            <w:vAlign w:val="center"/>
          </w:tcPr>
          <w:p w14:paraId="73766C76">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性别</w:t>
            </w:r>
          </w:p>
        </w:tc>
        <w:tc>
          <w:tcPr>
            <w:tcW w:w="2862" w:type="dxa"/>
            <w:vAlign w:val="center"/>
          </w:tcPr>
          <w:p w14:paraId="54ECAD45">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女</w:t>
            </w:r>
          </w:p>
        </w:tc>
        <w:tc>
          <w:tcPr>
            <w:tcW w:w="1690" w:type="dxa"/>
            <w:vAlign w:val="center"/>
          </w:tcPr>
          <w:p w14:paraId="78BE03A3">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675</w:t>
            </w:r>
          </w:p>
        </w:tc>
        <w:tc>
          <w:tcPr>
            <w:tcW w:w="2276" w:type="dxa"/>
            <w:vAlign w:val="center"/>
          </w:tcPr>
          <w:p w14:paraId="36808D65">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50.15%</w:t>
            </w:r>
          </w:p>
        </w:tc>
      </w:tr>
      <w:tr w14:paraId="37E011A6">
        <w:tblPrEx>
          <w:tblCellMar>
            <w:top w:w="0" w:type="dxa"/>
            <w:left w:w="0" w:type="dxa"/>
            <w:bottom w:w="0" w:type="dxa"/>
            <w:right w:w="0" w:type="dxa"/>
          </w:tblCellMar>
        </w:tblPrEx>
        <w:trPr>
          <w:cantSplit/>
          <w:jc w:val="center"/>
        </w:trPr>
        <w:tc>
          <w:tcPr>
            <w:tcW w:w="1691" w:type="dxa"/>
            <w:vAlign w:val="center"/>
          </w:tcPr>
          <w:p w14:paraId="668A2151">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年级</w:t>
            </w:r>
          </w:p>
        </w:tc>
        <w:tc>
          <w:tcPr>
            <w:tcW w:w="2862" w:type="dxa"/>
            <w:vAlign w:val="center"/>
          </w:tcPr>
          <w:p w14:paraId="75693DE2">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六年级</w:t>
            </w:r>
          </w:p>
        </w:tc>
        <w:tc>
          <w:tcPr>
            <w:tcW w:w="1690" w:type="dxa"/>
            <w:vAlign w:val="center"/>
          </w:tcPr>
          <w:p w14:paraId="7E2ED1F3">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230</w:t>
            </w:r>
          </w:p>
        </w:tc>
        <w:tc>
          <w:tcPr>
            <w:tcW w:w="2276" w:type="dxa"/>
            <w:vAlign w:val="center"/>
          </w:tcPr>
          <w:p w14:paraId="7106C437">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17.09%</w:t>
            </w:r>
          </w:p>
        </w:tc>
      </w:tr>
      <w:tr w14:paraId="337C603D">
        <w:tblPrEx>
          <w:tblCellMar>
            <w:top w:w="0" w:type="dxa"/>
            <w:left w:w="0" w:type="dxa"/>
            <w:bottom w:w="0" w:type="dxa"/>
            <w:right w:w="0" w:type="dxa"/>
          </w:tblCellMar>
        </w:tblPrEx>
        <w:trPr>
          <w:cantSplit/>
          <w:jc w:val="center"/>
        </w:trPr>
        <w:tc>
          <w:tcPr>
            <w:tcW w:w="1691" w:type="dxa"/>
            <w:vAlign w:val="center"/>
          </w:tcPr>
          <w:p w14:paraId="1D4FB721">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年级</w:t>
            </w:r>
          </w:p>
        </w:tc>
        <w:tc>
          <w:tcPr>
            <w:tcW w:w="2862" w:type="dxa"/>
            <w:vAlign w:val="center"/>
          </w:tcPr>
          <w:p w14:paraId="1587F699">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七年级</w:t>
            </w:r>
          </w:p>
        </w:tc>
        <w:tc>
          <w:tcPr>
            <w:tcW w:w="1690" w:type="dxa"/>
            <w:vAlign w:val="center"/>
          </w:tcPr>
          <w:p w14:paraId="3304A010">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229</w:t>
            </w:r>
          </w:p>
        </w:tc>
        <w:tc>
          <w:tcPr>
            <w:tcW w:w="2276" w:type="dxa"/>
            <w:vAlign w:val="center"/>
          </w:tcPr>
          <w:p w14:paraId="37BD72BE">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17.01%</w:t>
            </w:r>
          </w:p>
        </w:tc>
      </w:tr>
      <w:tr w14:paraId="13ADC611">
        <w:tblPrEx>
          <w:tblCellMar>
            <w:top w:w="0" w:type="dxa"/>
            <w:left w:w="0" w:type="dxa"/>
            <w:bottom w:w="0" w:type="dxa"/>
            <w:right w:w="0" w:type="dxa"/>
          </w:tblCellMar>
        </w:tblPrEx>
        <w:trPr>
          <w:cantSplit/>
          <w:jc w:val="center"/>
        </w:trPr>
        <w:tc>
          <w:tcPr>
            <w:tcW w:w="1691" w:type="dxa"/>
            <w:vAlign w:val="center"/>
          </w:tcPr>
          <w:p w14:paraId="10D2BD9D">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年级</w:t>
            </w:r>
          </w:p>
        </w:tc>
        <w:tc>
          <w:tcPr>
            <w:tcW w:w="2862" w:type="dxa"/>
            <w:vAlign w:val="center"/>
          </w:tcPr>
          <w:p w14:paraId="245A1EE4">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八年级</w:t>
            </w:r>
          </w:p>
        </w:tc>
        <w:tc>
          <w:tcPr>
            <w:tcW w:w="1690" w:type="dxa"/>
            <w:vAlign w:val="center"/>
          </w:tcPr>
          <w:p w14:paraId="35A06E5F">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230</w:t>
            </w:r>
          </w:p>
        </w:tc>
        <w:tc>
          <w:tcPr>
            <w:tcW w:w="2276" w:type="dxa"/>
            <w:vAlign w:val="center"/>
          </w:tcPr>
          <w:p w14:paraId="570676E7">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17.09%</w:t>
            </w:r>
          </w:p>
        </w:tc>
      </w:tr>
      <w:tr w14:paraId="15F899C1">
        <w:tblPrEx>
          <w:tblCellMar>
            <w:top w:w="0" w:type="dxa"/>
            <w:left w:w="0" w:type="dxa"/>
            <w:bottom w:w="0" w:type="dxa"/>
            <w:right w:w="0" w:type="dxa"/>
          </w:tblCellMar>
        </w:tblPrEx>
        <w:trPr>
          <w:cantSplit/>
          <w:jc w:val="center"/>
        </w:trPr>
        <w:tc>
          <w:tcPr>
            <w:tcW w:w="1691" w:type="dxa"/>
            <w:vAlign w:val="center"/>
          </w:tcPr>
          <w:p w14:paraId="10EFDF6B">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年级</w:t>
            </w:r>
          </w:p>
        </w:tc>
        <w:tc>
          <w:tcPr>
            <w:tcW w:w="2862" w:type="dxa"/>
            <w:vAlign w:val="center"/>
          </w:tcPr>
          <w:p w14:paraId="62E78013">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九年级</w:t>
            </w:r>
          </w:p>
        </w:tc>
        <w:tc>
          <w:tcPr>
            <w:tcW w:w="1690" w:type="dxa"/>
            <w:vAlign w:val="center"/>
          </w:tcPr>
          <w:p w14:paraId="0054BE0C">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224</w:t>
            </w:r>
          </w:p>
        </w:tc>
        <w:tc>
          <w:tcPr>
            <w:tcW w:w="2276" w:type="dxa"/>
            <w:vAlign w:val="center"/>
          </w:tcPr>
          <w:p w14:paraId="264F2E4C">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16.64%</w:t>
            </w:r>
          </w:p>
        </w:tc>
      </w:tr>
      <w:tr w14:paraId="541E1BA0">
        <w:tblPrEx>
          <w:tblCellMar>
            <w:top w:w="0" w:type="dxa"/>
            <w:left w:w="0" w:type="dxa"/>
            <w:bottom w:w="0" w:type="dxa"/>
            <w:right w:w="0" w:type="dxa"/>
          </w:tblCellMar>
        </w:tblPrEx>
        <w:trPr>
          <w:cantSplit/>
          <w:jc w:val="center"/>
        </w:trPr>
        <w:tc>
          <w:tcPr>
            <w:tcW w:w="1691" w:type="dxa"/>
            <w:vAlign w:val="center"/>
          </w:tcPr>
          <w:p w14:paraId="6D997444">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年级</w:t>
            </w:r>
          </w:p>
        </w:tc>
        <w:tc>
          <w:tcPr>
            <w:tcW w:w="2862" w:type="dxa"/>
            <w:vAlign w:val="center"/>
          </w:tcPr>
          <w:p w14:paraId="6F6CC704">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十年级</w:t>
            </w:r>
          </w:p>
        </w:tc>
        <w:tc>
          <w:tcPr>
            <w:tcW w:w="1690" w:type="dxa"/>
            <w:vAlign w:val="center"/>
          </w:tcPr>
          <w:p w14:paraId="590434C2">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145</w:t>
            </w:r>
          </w:p>
        </w:tc>
        <w:tc>
          <w:tcPr>
            <w:tcW w:w="2276" w:type="dxa"/>
            <w:vAlign w:val="center"/>
          </w:tcPr>
          <w:p w14:paraId="1FD29782">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10.77%</w:t>
            </w:r>
          </w:p>
        </w:tc>
      </w:tr>
      <w:tr w14:paraId="63AE15CE">
        <w:tblPrEx>
          <w:tblCellMar>
            <w:top w:w="0" w:type="dxa"/>
            <w:left w:w="0" w:type="dxa"/>
            <w:bottom w:w="0" w:type="dxa"/>
            <w:right w:w="0" w:type="dxa"/>
          </w:tblCellMar>
        </w:tblPrEx>
        <w:trPr>
          <w:cantSplit/>
          <w:jc w:val="center"/>
        </w:trPr>
        <w:tc>
          <w:tcPr>
            <w:tcW w:w="1691" w:type="dxa"/>
            <w:vAlign w:val="center"/>
          </w:tcPr>
          <w:p w14:paraId="6022531D">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年级</w:t>
            </w:r>
          </w:p>
        </w:tc>
        <w:tc>
          <w:tcPr>
            <w:tcW w:w="2862" w:type="dxa"/>
            <w:vAlign w:val="center"/>
          </w:tcPr>
          <w:p w14:paraId="45351FBC">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十一年级</w:t>
            </w:r>
          </w:p>
        </w:tc>
        <w:tc>
          <w:tcPr>
            <w:tcW w:w="1690" w:type="dxa"/>
            <w:vAlign w:val="center"/>
          </w:tcPr>
          <w:p w14:paraId="590932D8">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144</w:t>
            </w:r>
          </w:p>
        </w:tc>
        <w:tc>
          <w:tcPr>
            <w:tcW w:w="2276" w:type="dxa"/>
            <w:vAlign w:val="center"/>
          </w:tcPr>
          <w:p w14:paraId="7743E11A">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10.70%</w:t>
            </w:r>
          </w:p>
        </w:tc>
      </w:tr>
      <w:tr w14:paraId="1C892573">
        <w:tblPrEx>
          <w:tblCellMar>
            <w:top w:w="0" w:type="dxa"/>
            <w:left w:w="0" w:type="dxa"/>
            <w:bottom w:w="0" w:type="dxa"/>
            <w:right w:w="0" w:type="dxa"/>
          </w:tblCellMar>
        </w:tblPrEx>
        <w:trPr>
          <w:cantSplit/>
          <w:jc w:val="center"/>
        </w:trPr>
        <w:tc>
          <w:tcPr>
            <w:tcW w:w="1691" w:type="dxa"/>
            <w:tcBorders>
              <w:bottom w:val="single" w:color="000000" w:sz="12" w:space="0"/>
            </w:tcBorders>
            <w:vAlign w:val="center"/>
          </w:tcPr>
          <w:p w14:paraId="5F5A010D">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年级</w:t>
            </w:r>
          </w:p>
        </w:tc>
        <w:tc>
          <w:tcPr>
            <w:tcW w:w="2862" w:type="dxa"/>
            <w:tcBorders>
              <w:bottom w:val="single" w:color="000000" w:sz="12" w:space="0"/>
            </w:tcBorders>
            <w:vAlign w:val="center"/>
          </w:tcPr>
          <w:p w14:paraId="46D36D4D">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十二年级</w:t>
            </w:r>
          </w:p>
        </w:tc>
        <w:tc>
          <w:tcPr>
            <w:tcW w:w="1690" w:type="dxa"/>
            <w:tcBorders>
              <w:bottom w:val="single" w:color="000000" w:sz="12" w:space="0"/>
            </w:tcBorders>
            <w:vAlign w:val="center"/>
          </w:tcPr>
          <w:p w14:paraId="0A68EC0D">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144</w:t>
            </w:r>
          </w:p>
        </w:tc>
        <w:tc>
          <w:tcPr>
            <w:tcW w:w="2276" w:type="dxa"/>
            <w:tcBorders>
              <w:bottom w:val="single" w:color="000000" w:sz="12" w:space="0"/>
            </w:tcBorders>
            <w:vAlign w:val="center"/>
          </w:tcPr>
          <w:p w14:paraId="77E294F2">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10.70%</w:t>
            </w:r>
          </w:p>
        </w:tc>
      </w:tr>
    </w:tbl>
    <w:p w14:paraId="4E766710">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各题按1—5分计分。分析、评价、创造各含4题；责任担当、情绪调节、合作共情、包容创新各含5题。维度得分取所属题项均值；高阶思维总体取前12题均值，高阶社会情感总体取后20题均值，分别报告，不合并作为单一能力指标。</w:t>
      </w:r>
    </w:p>
    <w:p w14:paraId="339A6AE8">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采用双侧配对t检验，报告平均增分、95%置信区间和配对效应量dz。两个学段的增分比较采用Welch t检验，比较高中与初中学生的个体差值。Holm校正分别用于总体及七维9项检验、学段内4项检验、学段增分比较2项检验、年级内14项检验；分组分析属于补充探索，校正控制各组检验内部的多重比较误差，并非全报告统一校正。</w:t>
      </w:r>
    </w:p>
    <w:p w14:paraId="3D35353F">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补充分析包括，剔除任一测次32题同选项作答记录后的敏感性分析，以及按年级初始水平和平均增分开展的探索性聚类。所有统计由题项重算；表中增分及检验基于未四舍五入数据。</w:t>
      </w:r>
    </w:p>
    <w:p w14:paraId="30160CD1">
      <w:pPr>
        <w:pStyle w:val="4"/>
        <w:keepNext/>
        <w:spacing w:before="280" w:after="280"/>
        <w:ind w:firstLine="0" w:firstLineChars="0"/>
        <w:outlineLvl w:val="3"/>
        <w:rPr>
          <w:rFonts w:hint="eastAsia" w:ascii="宋体" w:hAnsi="宋体" w:eastAsia="宋体" w:cs="宋体"/>
          <w:lang w:val="en-US" w:eastAsia="zh-CN"/>
        </w:rPr>
      </w:pPr>
      <w:bookmarkStart w:id="102" w:name="_Toc28379"/>
      <w:r>
        <w:rPr>
          <w:rFonts w:hint="eastAsia" w:ascii="宋体" w:hAnsi="宋体" w:eastAsia="宋体" w:cs="宋体"/>
          <w:b/>
          <w:sz w:val="28"/>
          <w:lang w:eastAsia="zh-CN"/>
        </w:rPr>
        <w:t>（</w:t>
      </w:r>
      <w:r>
        <w:rPr>
          <w:rFonts w:hint="eastAsia" w:ascii="宋体" w:hAnsi="宋体" w:eastAsia="宋体" w:cs="宋体"/>
          <w:b/>
          <w:sz w:val="28"/>
          <w:lang w:val="en-US" w:eastAsia="zh-CN"/>
        </w:rPr>
        <w:t>2）总体情况比较</w:t>
      </w:r>
      <w:bookmarkEnd w:id="102"/>
    </w:p>
    <w:p w14:paraId="66A0F521">
      <w:pPr>
        <w:pStyle w:val="4"/>
        <w:keepNext/>
        <w:spacing w:before="280" w:after="280"/>
        <w:ind w:firstLine="0" w:firstLineChars="0"/>
        <w:outlineLvl w:val="4"/>
        <w:rPr>
          <w:rFonts w:hint="eastAsia" w:ascii="宋体" w:hAnsi="宋体" w:eastAsia="宋体" w:cs="宋体"/>
        </w:rPr>
      </w:pPr>
      <w:r>
        <w:rPr>
          <w:rFonts w:hint="eastAsia" w:ascii="宋体" w:hAnsi="宋体" w:eastAsia="宋体" w:cs="宋体"/>
          <w:b/>
          <w:sz w:val="28"/>
          <w:lang w:val="en-US" w:eastAsia="zh-CN"/>
        </w:rPr>
        <w:t>1）</w:t>
      </w:r>
      <w:r>
        <w:rPr>
          <w:rFonts w:hint="eastAsia" w:ascii="宋体" w:hAnsi="宋体" w:eastAsia="宋体" w:cs="宋体"/>
          <w:b/>
          <w:sz w:val="28"/>
        </w:rPr>
        <w:t>高阶能力总体</w:t>
      </w:r>
    </w:p>
    <w:p w14:paraId="11F1AC1B">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表3-55  高阶能力总体前后测比较（n＝1346）</w:t>
      </w:r>
    </w:p>
    <w:tbl>
      <w:tblPr>
        <w:tblStyle w:val="12"/>
        <w:tblW w:w="8784" w:type="dxa"/>
        <w:tblInd w:w="0" w:type="dxa"/>
        <w:tblLayout w:type="fixed"/>
        <w:tblCellMar>
          <w:top w:w="0" w:type="dxa"/>
          <w:left w:w="108" w:type="dxa"/>
          <w:bottom w:w="0" w:type="dxa"/>
          <w:right w:w="108" w:type="dxa"/>
        </w:tblCellMar>
      </w:tblPr>
      <w:tblGrid>
        <w:gridCol w:w="893"/>
        <w:gridCol w:w="935"/>
        <w:gridCol w:w="937"/>
        <w:gridCol w:w="1151"/>
        <w:gridCol w:w="2563"/>
        <w:gridCol w:w="1153"/>
        <w:gridCol w:w="1152"/>
      </w:tblGrid>
      <w:tr w14:paraId="157D448C">
        <w:tblPrEx>
          <w:tblCellMar>
            <w:top w:w="0" w:type="dxa"/>
            <w:left w:w="108" w:type="dxa"/>
            <w:bottom w:w="0" w:type="dxa"/>
            <w:right w:w="108" w:type="dxa"/>
          </w:tblCellMar>
        </w:tblPrEx>
        <w:trPr>
          <w:cantSplit/>
          <w:tblHeader/>
        </w:trPr>
        <w:tc>
          <w:tcPr>
            <w:tcW w:w="893" w:type="dxa"/>
            <w:tcBorders>
              <w:top w:val="single" w:color="000000" w:sz="8" w:space="0"/>
              <w:bottom w:val="single" w:color="000000" w:sz="8" w:space="0"/>
            </w:tcBorders>
            <w:vAlign w:val="center"/>
          </w:tcPr>
          <w:p w14:paraId="66A15C3A">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测量</w:t>
            </w:r>
          </w:p>
        </w:tc>
        <w:tc>
          <w:tcPr>
            <w:tcW w:w="935" w:type="dxa"/>
            <w:tcBorders>
              <w:top w:val="single" w:color="000000" w:sz="8" w:space="0"/>
              <w:bottom w:val="single" w:color="000000" w:sz="8" w:space="0"/>
            </w:tcBorders>
            <w:vAlign w:val="center"/>
          </w:tcPr>
          <w:p w14:paraId="77978C31">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M</w:t>
            </w:r>
          </w:p>
        </w:tc>
        <w:tc>
          <w:tcPr>
            <w:tcW w:w="937" w:type="dxa"/>
            <w:tcBorders>
              <w:top w:val="single" w:color="000000" w:sz="8" w:space="0"/>
              <w:bottom w:val="single" w:color="000000" w:sz="8" w:space="0"/>
            </w:tcBorders>
            <w:vAlign w:val="center"/>
          </w:tcPr>
          <w:p w14:paraId="49AA1019">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SD</w:t>
            </w:r>
          </w:p>
        </w:tc>
        <w:tc>
          <w:tcPr>
            <w:tcW w:w="1151" w:type="dxa"/>
            <w:tcBorders>
              <w:top w:val="single" w:color="000000" w:sz="8" w:space="0"/>
              <w:bottom w:val="single" w:color="000000" w:sz="8" w:space="0"/>
            </w:tcBorders>
            <w:vAlign w:val="center"/>
          </w:tcPr>
          <w:p w14:paraId="4B5BF306">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均值差</w:t>
            </w:r>
          </w:p>
        </w:tc>
        <w:tc>
          <w:tcPr>
            <w:tcW w:w="2563" w:type="dxa"/>
            <w:tcBorders>
              <w:top w:val="single" w:color="000000" w:sz="8" w:space="0"/>
              <w:bottom w:val="single" w:color="000000" w:sz="8" w:space="0"/>
            </w:tcBorders>
            <w:vAlign w:val="center"/>
          </w:tcPr>
          <w:p w14:paraId="55FFC6F0">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95%CI</w:t>
            </w:r>
          </w:p>
        </w:tc>
        <w:tc>
          <w:tcPr>
            <w:tcW w:w="1153" w:type="dxa"/>
            <w:tcBorders>
              <w:top w:val="single" w:color="000000" w:sz="8" w:space="0"/>
              <w:bottom w:val="single" w:color="000000" w:sz="8" w:space="0"/>
            </w:tcBorders>
            <w:vAlign w:val="center"/>
          </w:tcPr>
          <w:p w14:paraId="211EA80A">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t</w:t>
            </w:r>
          </w:p>
        </w:tc>
        <w:tc>
          <w:tcPr>
            <w:tcW w:w="1152" w:type="dxa"/>
            <w:tcBorders>
              <w:top w:val="single" w:color="000000" w:sz="8" w:space="0"/>
              <w:bottom w:val="single" w:color="000000" w:sz="8" w:space="0"/>
            </w:tcBorders>
            <w:vAlign w:val="center"/>
          </w:tcPr>
          <w:p w14:paraId="3312026F">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p</w:t>
            </w:r>
          </w:p>
        </w:tc>
      </w:tr>
      <w:tr w14:paraId="4EF45B02">
        <w:tblPrEx>
          <w:tblCellMar>
            <w:top w:w="0" w:type="dxa"/>
            <w:left w:w="108" w:type="dxa"/>
            <w:bottom w:w="0" w:type="dxa"/>
            <w:right w:w="108" w:type="dxa"/>
          </w:tblCellMar>
        </w:tblPrEx>
        <w:trPr>
          <w:cantSplit/>
        </w:trPr>
        <w:tc>
          <w:tcPr>
            <w:tcW w:w="893" w:type="dxa"/>
            <w:vAlign w:val="center"/>
          </w:tcPr>
          <w:p w14:paraId="6FD9D1CA">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前测</w:t>
            </w:r>
          </w:p>
        </w:tc>
        <w:tc>
          <w:tcPr>
            <w:tcW w:w="935" w:type="dxa"/>
            <w:vAlign w:val="center"/>
          </w:tcPr>
          <w:p w14:paraId="0BA0814D">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3.635</w:t>
            </w:r>
          </w:p>
        </w:tc>
        <w:tc>
          <w:tcPr>
            <w:tcW w:w="937" w:type="dxa"/>
            <w:vAlign w:val="center"/>
          </w:tcPr>
          <w:p w14:paraId="186CD04A">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0.470</w:t>
            </w:r>
          </w:p>
        </w:tc>
        <w:tc>
          <w:tcPr>
            <w:tcW w:w="1151" w:type="dxa"/>
            <w:vAlign w:val="center"/>
          </w:tcPr>
          <w:p w14:paraId="3666B6D7">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0.865</w:t>
            </w:r>
          </w:p>
        </w:tc>
        <w:tc>
          <w:tcPr>
            <w:tcW w:w="2563" w:type="dxa"/>
            <w:vAlign w:val="center"/>
          </w:tcPr>
          <w:p w14:paraId="7900A048">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0.850～0.879</w:t>
            </w:r>
          </w:p>
        </w:tc>
        <w:tc>
          <w:tcPr>
            <w:tcW w:w="1153" w:type="dxa"/>
            <w:vAlign w:val="center"/>
          </w:tcPr>
          <w:p w14:paraId="04E9CB53">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118.460</w:t>
            </w:r>
          </w:p>
        </w:tc>
        <w:tc>
          <w:tcPr>
            <w:tcW w:w="1152" w:type="dxa"/>
            <w:vAlign w:val="center"/>
          </w:tcPr>
          <w:p w14:paraId="7C5B182D">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＜0.001</w:t>
            </w:r>
          </w:p>
        </w:tc>
      </w:tr>
      <w:tr w14:paraId="1708151C">
        <w:tblPrEx>
          <w:tblCellMar>
            <w:top w:w="0" w:type="dxa"/>
            <w:left w:w="108" w:type="dxa"/>
            <w:bottom w:w="0" w:type="dxa"/>
            <w:right w:w="108" w:type="dxa"/>
          </w:tblCellMar>
        </w:tblPrEx>
        <w:trPr>
          <w:cantSplit/>
        </w:trPr>
        <w:tc>
          <w:tcPr>
            <w:tcW w:w="893" w:type="dxa"/>
            <w:tcBorders>
              <w:bottom w:val="single" w:color="000000" w:sz="8" w:space="0"/>
            </w:tcBorders>
            <w:vAlign w:val="center"/>
          </w:tcPr>
          <w:p w14:paraId="1FD5A214">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后测</w:t>
            </w:r>
          </w:p>
        </w:tc>
        <w:tc>
          <w:tcPr>
            <w:tcW w:w="935" w:type="dxa"/>
            <w:tcBorders>
              <w:bottom w:val="single" w:color="000000" w:sz="8" w:space="0"/>
            </w:tcBorders>
            <w:vAlign w:val="center"/>
          </w:tcPr>
          <w:p w14:paraId="63D570B2">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4.500</w:t>
            </w:r>
          </w:p>
        </w:tc>
        <w:tc>
          <w:tcPr>
            <w:tcW w:w="937" w:type="dxa"/>
            <w:tcBorders>
              <w:bottom w:val="single" w:color="000000" w:sz="8" w:space="0"/>
            </w:tcBorders>
            <w:vAlign w:val="center"/>
          </w:tcPr>
          <w:p w14:paraId="66E6FFD8">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0.477</w:t>
            </w:r>
          </w:p>
        </w:tc>
        <w:tc>
          <w:tcPr>
            <w:tcW w:w="1151" w:type="dxa"/>
            <w:tcBorders>
              <w:bottom w:val="single" w:color="000000" w:sz="8" w:space="0"/>
            </w:tcBorders>
            <w:vAlign w:val="center"/>
          </w:tcPr>
          <w:p w14:paraId="74BFF156">
            <w:pPr>
              <w:keepNext/>
              <w:spacing w:before="0" w:after="0" w:line="240" w:lineRule="auto"/>
              <w:ind w:firstLine="0"/>
              <w:jc w:val="center"/>
              <w:rPr>
                <w:rFonts w:hint="eastAsia" w:ascii="宋体" w:hAnsi="宋体" w:eastAsia="宋体" w:cs="宋体"/>
              </w:rPr>
            </w:pPr>
          </w:p>
        </w:tc>
        <w:tc>
          <w:tcPr>
            <w:tcW w:w="2563" w:type="dxa"/>
            <w:tcBorders>
              <w:bottom w:val="single" w:color="000000" w:sz="8" w:space="0"/>
            </w:tcBorders>
            <w:vAlign w:val="center"/>
          </w:tcPr>
          <w:p w14:paraId="68FE4543">
            <w:pPr>
              <w:keepNext/>
              <w:spacing w:before="0" w:after="0" w:line="240" w:lineRule="auto"/>
              <w:ind w:firstLine="0"/>
              <w:jc w:val="center"/>
              <w:rPr>
                <w:rFonts w:hint="eastAsia" w:ascii="宋体" w:hAnsi="宋体" w:eastAsia="宋体" w:cs="宋体"/>
              </w:rPr>
            </w:pPr>
          </w:p>
        </w:tc>
        <w:tc>
          <w:tcPr>
            <w:tcW w:w="1153" w:type="dxa"/>
            <w:tcBorders>
              <w:bottom w:val="single" w:color="000000" w:sz="8" w:space="0"/>
            </w:tcBorders>
            <w:vAlign w:val="center"/>
          </w:tcPr>
          <w:p w14:paraId="1E20E3E2">
            <w:pPr>
              <w:keepNext/>
              <w:spacing w:before="0" w:after="0" w:line="240" w:lineRule="auto"/>
              <w:ind w:firstLine="0"/>
              <w:jc w:val="center"/>
              <w:rPr>
                <w:rFonts w:hint="eastAsia" w:ascii="宋体" w:hAnsi="宋体" w:eastAsia="宋体" w:cs="宋体"/>
              </w:rPr>
            </w:pPr>
          </w:p>
        </w:tc>
        <w:tc>
          <w:tcPr>
            <w:tcW w:w="1152" w:type="dxa"/>
            <w:tcBorders>
              <w:bottom w:val="single" w:color="000000" w:sz="8" w:space="0"/>
            </w:tcBorders>
            <w:vAlign w:val="center"/>
          </w:tcPr>
          <w:p w14:paraId="0E634094">
            <w:pPr>
              <w:keepNext/>
              <w:spacing w:before="0" w:after="0" w:line="240" w:lineRule="auto"/>
              <w:ind w:firstLine="0"/>
              <w:jc w:val="center"/>
              <w:rPr>
                <w:rFonts w:hint="eastAsia" w:ascii="宋体" w:hAnsi="宋体" w:eastAsia="宋体" w:cs="宋体"/>
              </w:rPr>
            </w:pPr>
          </w:p>
        </w:tc>
      </w:tr>
    </w:tbl>
    <w:p w14:paraId="136559B0">
      <w:pPr>
        <w:spacing w:line="240" w:lineRule="auto"/>
        <w:ind w:firstLine="0"/>
        <w:jc w:val="left"/>
        <w:rPr>
          <w:rFonts w:hint="eastAsia" w:ascii="宋体" w:hAnsi="宋体" w:eastAsia="宋体" w:cs="宋体"/>
        </w:rPr>
      </w:pPr>
      <w:r>
        <w:rPr>
          <w:rFonts w:hint="eastAsia" w:ascii="宋体" w:hAnsi="宋体" w:eastAsia="宋体" w:cs="宋体"/>
          <w:b w:val="0"/>
          <w:sz w:val="21"/>
        </w:rPr>
        <w:t>注：df＝1345；配对差SD＝0.268；dz＝3.229；Holm校正后p＜0.001。</w:t>
      </w:r>
    </w:p>
    <w:p w14:paraId="263AC090">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高阶能力总体均值由3.635升至4.500，平均增加0.865分，95%CI为0.850～0.879，t（1345）＝118.460，校正后p＜0.001。总体得分的提高表明，学生对自身学习表现的积极评价覆盖了多个方面，为课题整体设计的实践价值提供了量化支持。结合开放性回答中多路径思考、主动交流和方法改进的具体表述，可以看到，课题所关注的思维过程与学习参与均出现了积极变化。这与将认知挑战、合作参与和过程反馈共同融入学习任务的设计方向相契合。</w:t>
      </w:r>
    </w:p>
    <w:p w14:paraId="2F7DB9E7">
      <w:pPr>
        <w:pStyle w:val="4"/>
        <w:keepNext/>
        <w:spacing w:before="280" w:after="280"/>
        <w:ind w:firstLine="0" w:firstLineChars="0"/>
        <w:outlineLvl w:val="4"/>
        <w:rPr>
          <w:rFonts w:hint="eastAsia" w:ascii="宋体" w:hAnsi="宋体" w:eastAsia="宋体" w:cs="宋体"/>
        </w:rPr>
      </w:pPr>
      <w:r>
        <w:rPr>
          <w:rFonts w:hint="eastAsia" w:ascii="宋体" w:hAnsi="宋体" w:eastAsia="宋体" w:cs="宋体"/>
          <w:b/>
          <w:sz w:val="28"/>
          <w:lang w:val="en-US" w:eastAsia="zh-CN"/>
        </w:rPr>
        <w:t>2）</w:t>
      </w:r>
      <w:r>
        <w:rPr>
          <w:rFonts w:hint="eastAsia" w:ascii="宋体" w:hAnsi="宋体" w:eastAsia="宋体" w:cs="宋体"/>
          <w:b/>
          <w:sz w:val="28"/>
        </w:rPr>
        <w:t>高阶思维能力</w:t>
      </w:r>
    </w:p>
    <w:p w14:paraId="35181A13">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表3-56  高阶思维能力前后测比较（n＝1346）</w:t>
      </w:r>
    </w:p>
    <w:tbl>
      <w:tblPr>
        <w:tblStyle w:val="12"/>
        <w:tblW w:w="8784" w:type="dxa"/>
        <w:tblInd w:w="0" w:type="dxa"/>
        <w:tblLayout w:type="fixed"/>
        <w:tblCellMar>
          <w:top w:w="0" w:type="dxa"/>
          <w:left w:w="108" w:type="dxa"/>
          <w:bottom w:w="0" w:type="dxa"/>
          <w:right w:w="108" w:type="dxa"/>
        </w:tblCellMar>
      </w:tblPr>
      <w:tblGrid>
        <w:gridCol w:w="893"/>
        <w:gridCol w:w="935"/>
        <w:gridCol w:w="937"/>
        <w:gridCol w:w="1151"/>
        <w:gridCol w:w="2563"/>
        <w:gridCol w:w="1153"/>
        <w:gridCol w:w="1152"/>
      </w:tblGrid>
      <w:tr w14:paraId="3D6202A8">
        <w:tblPrEx>
          <w:tblCellMar>
            <w:top w:w="0" w:type="dxa"/>
            <w:left w:w="108" w:type="dxa"/>
            <w:bottom w:w="0" w:type="dxa"/>
            <w:right w:w="108" w:type="dxa"/>
          </w:tblCellMar>
        </w:tblPrEx>
        <w:trPr>
          <w:cantSplit/>
          <w:tblHeader/>
        </w:trPr>
        <w:tc>
          <w:tcPr>
            <w:tcW w:w="893" w:type="dxa"/>
            <w:tcBorders>
              <w:top w:val="single" w:color="000000" w:sz="8" w:space="0"/>
              <w:bottom w:val="single" w:color="000000" w:sz="8" w:space="0"/>
            </w:tcBorders>
            <w:vAlign w:val="center"/>
          </w:tcPr>
          <w:p w14:paraId="68F34118">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测量</w:t>
            </w:r>
          </w:p>
        </w:tc>
        <w:tc>
          <w:tcPr>
            <w:tcW w:w="935" w:type="dxa"/>
            <w:tcBorders>
              <w:top w:val="single" w:color="000000" w:sz="8" w:space="0"/>
              <w:bottom w:val="single" w:color="000000" w:sz="8" w:space="0"/>
            </w:tcBorders>
            <w:vAlign w:val="center"/>
          </w:tcPr>
          <w:p w14:paraId="7A79CE11">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M</w:t>
            </w:r>
          </w:p>
        </w:tc>
        <w:tc>
          <w:tcPr>
            <w:tcW w:w="937" w:type="dxa"/>
            <w:tcBorders>
              <w:top w:val="single" w:color="000000" w:sz="8" w:space="0"/>
              <w:bottom w:val="single" w:color="000000" w:sz="8" w:space="0"/>
            </w:tcBorders>
            <w:vAlign w:val="center"/>
          </w:tcPr>
          <w:p w14:paraId="5CD09BC2">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SD</w:t>
            </w:r>
          </w:p>
        </w:tc>
        <w:tc>
          <w:tcPr>
            <w:tcW w:w="1151" w:type="dxa"/>
            <w:tcBorders>
              <w:top w:val="single" w:color="000000" w:sz="8" w:space="0"/>
              <w:bottom w:val="single" w:color="000000" w:sz="8" w:space="0"/>
            </w:tcBorders>
            <w:vAlign w:val="center"/>
          </w:tcPr>
          <w:p w14:paraId="496DCFDE">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均值差</w:t>
            </w:r>
          </w:p>
        </w:tc>
        <w:tc>
          <w:tcPr>
            <w:tcW w:w="2563" w:type="dxa"/>
            <w:tcBorders>
              <w:top w:val="single" w:color="000000" w:sz="8" w:space="0"/>
              <w:bottom w:val="single" w:color="000000" w:sz="8" w:space="0"/>
            </w:tcBorders>
            <w:vAlign w:val="center"/>
          </w:tcPr>
          <w:p w14:paraId="5D752140">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95%CI</w:t>
            </w:r>
          </w:p>
        </w:tc>
        <w:tc>
          <w:tcPr>
            <w:tcW w:w="1153" w:type="dxa"/>
            <w:tcBorders>
              <w:top w:val="single" w:color="000000" w:sz="8" w:space="0"/>
              <w:bottom w:val="single" w:color="000000" w:sz="8" w:space="0"/>
            </w:tcBorders>
            <w:vAlign w:val="center"/>
          </w:tcPr>
          <w:p w14:paraId="536B4567">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t</w:t>
            </w:r>
          </w:p>
        </w:tc>
        <w:tc>
          <w:tcPr>
            <w:tcW w:w="1152" w:type="dxa"/>
            <w:tcBorders>
              <w:top w:val="single" w:color="000000" w:sz="8" w:space="0"/>
              <w:bottom w:val="single" w:color="000000" w:sz="8" w:space="0"/>
            </w:tcBorders>
            <w:vAlign w:val="center"/>
          </w:tcPr>
          <w:p w14:paraId="789A0E54">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p</w:t>
            </w:r>
          </w:p>
        </w:tc>
      </w:tr>
      <w:tr w14:paraId="2ED3DDCF">
        <w:tblPrEx>
          <w:tblCellMar>
            <w:top w:w="0" w:type="dxa"/>
            <w:left w:w="108" w:type="dxa"/>
            <w:bottom w:w="0" w:type="dxa"/>
            <w:right w:w="108" w:type="dxa"/>
          </w:tblCellMar>
        </w:tblPrEx>
        <w:trPr>
          <w:cantSplit/>
        </w:trPr>
        <w:tc>
          <w:tcPr>
            <w:tcW w:w="893" w:type="dxa"/>
            <w:vAlign w:val="center"/>
          </w:tcPr>
          <w:p w14:paraId="616906D0">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前测</w:t>
            </w:r>
          </w:p>
        </w:tc>
        <w:tc>
          <w:tcPr>
            <w:tcW w:w="935" w:type="dxa"/>
            <w:vAlign w:val="center"/>
          </w:tcPr>
          <w:p w14:paraId="7F4665FB">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3.604</w:t>
            </w:r>
          </w:p>
        </w:tc>
        <w:tc>
          <w:tcPr>
            <w:tcW w:w="937" w:type="dxa"/>
            <w:vAlign w:val="center"/>
          </w:tcPr>
          <w:p w14:paraId="1832AAF9">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0.504</w:t>
            </w:r>
          </w:p>
        </w:tc>
        <w:tc>
          <w:tcPr>
            <w:tcW w:w="1151" w:type="dxa"/>
            <w:vAlign w:val="center"/>
          </w:tcPr>
          <w:p w14:paraId="087D566A">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0.927</w:t>
            </w:r>
          </w:p>
        </w:tc>
        <w:tc>
          <w:tcPr>
            <w:tcW w:w="2563" w:type="dxa"/>
            <w:vAlign w:val="center"/>
          </w:tcPr>
          <w:p w14:paraId="104AFD08">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0.890～0.964</w:t>
            </w:r>
          </w:p>
        </w:tc>
        <w:tc>
          <w:tcPr>
            <w:tcW w:w="1153" w:type="dxa"/>
            <w:vAlign w:val="center"/>
          </w:tcPr>
          <w:p w14:paraId="5B0B1095">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49.382</w:t>
            </w:r>
          </w:p>
        </w:tc>
        <w:tc>
          <w:tcPr>
            <w:tcW w:w="1152" w:type="dxa"/>
            <w:vAlign w:val="center"/>
          </w:tcPr>
          <w:p w14:paraId="48301449">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＜0.001</w:t>
            </w:r>
          </w:p>
        </w:tc>
      </w:tr>
      <w:tr w14:paraId="652DCB93">
        <w:tblPrEx>
          <w:tblCellMar>
            <w:top w:w="0" w:type="dxa"/>
            <w:left w:w="108" w:type="dxa"/>
            <w:bottom w:w="0" w:type="dxa"/>
            <w:right w:w="108" w:type="dxa"/>
          </w:tblCellMar>
        </w:tblPrEx>
        <w:trPr>
          <w:cantSplit/>
        </w:trPr>
        <w:tc>
          <w:tcPr>
            <w:tcW w:w="893" w:type="dxa"/>
            <w:tcBorders>
              <w:bottom w:val="single" w:color="000000" w:sz="8" w:space="0"/>
            </w:tcBorders>
            <w:vAlign w:val="center"/>
          </w:tcPr>
          <w:p w14:paraId="052A8218">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后测</w:t>
            </w:r>
          </w:p>
        </w:tc>
        <w:tc>
          <w:tcPr>
            <w:tcW w:w="935" w:type="dxa"/>
            <w:tcBorders>
              <w:bottom w:val="single" w:color="000000" w:sz="8" w:space="0"/>
            </w:tcBorders>
            <w:vAlign w:val="center"/>
          </w:tcPr>
          <w:p w14:paraId="4991A8E4">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4.531</w:t>
            </w:r>
          </w:p>
        </w:tc>
        <w:tc>
          <w:tcPr>
            <w:tcW w:w="937" w:type="dxa"/>
            <w:tcBorders>
              <w:bottom w:val="single" w:color="000000" w:sz="8" w:space="0"/>
            </w:tcBorders>
            <w:vAlign w:val="center"/>
          </w:tcPr>
          <w:p w14:paraId="7933BA98">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0.518</w:t>
            </w:r>
          </w:p>
        </w:tc>
        <w:tc>
          <w:tcPr>
            <w:tcW w:w="1151" w:type="dxa"/>
            <w:tcBorders>
              <w:bottom w:val="single" w:color="000000" w:sz="8" w:space="0"/>
            </w:tcBorders>
            <w:vAlign w:val="center"/>
          </w:tcPr>
          <w:p w14:paraId="591ACEFE">
            <w:pPr>
              <w:keepNext/>
              <w:spacing w:before="0" w:after="0" w:line="240" w:lineRule="auto"/>
              <w:ind w:firstLine="0"/>
              <w:jc w:val="center"/>
              <w:rPr>
                <w:rFonts w:hint="eastAsia" w:ascii="宋体" w:hAnsi="宋体" w:eastAsia="宋体" w:cs="宋体"/>
              </w:rPr>
            </w:pPr>
          </w:p>
        </w:tc>
        <w:tc>
          <w:tcPr>
            <w:tcW w:w="2563" w:type="dxa"/>
            <w:tcBorders>
              <w:bottom w:val="single" w:color="000000" w:sz="8" w:space="0"/>
            </w:tcBorders>
            <w:vAlign w:val="center"/>
          </w:tcPr>
          <w:p w14:paraId="36508EF2">
            <w:pPr>
              <w:keepNext/>
              <w:spacing w:before="0" w:after="0" w:line="240" w:lineRule="auto"/>
              <w:ind w:firstLine="0"/>
              <w:jc w:val="center"/>
              <w:rPr>
                <w:rFonts w:hint="eastAsia" w:ascii="宋体" w:hAnsi="宋体" w:eastAsia="宋体" w:cs="宋体"/>
              </w:rPr>
            </w:pPr>
          </w:p>
        </w:tc>
        <w:tc>
          <w:tcPr>
            <w:tcW w:w="1153" w:type="dxa"/>
            <w:tcBorders>
              <w:bottom w:val="single" w:color="000000" w:sz="8" w:space="0"/>
            </w:tcBorders>
            <w:vAlign w:val="center"/>
          </w:tcPr>
          <w:p w14:paraId="3074E1AB">
            <w:pPr>
              <w:keepNext/>
              <w:spacing w:before="0" w:after="0" w:line="240" w:lineRule="auto"/>
              <w:ind w:firstLine="0"/>
              <w:jc w:val="center"/>
              <w:rPr>
                <w:rFonts w:hint="eastAsia" w:ascii="宋体" w:hAnsi="宋体" w:eastAsia="宋体" w:cs="宋体"/>
              </w:rPr>
            </w:pPr>
          </w:p>
        </w:tc>
        <w:tc>
          <w:tcPr>
            <w:tcW w:w="1152" w:type="dxa"/>
            <w:tcBorders>
              <w:bottom w:val="single" w:color="000000" w:sz="8" w:space="0"/>
            </w:tcBorders>
            <w:vAlign w:val="center"/>
          </w:tcPr>
          <w:p w14:paraId="2A041DB9">
            <w:pPr>
              <w:keepNext/>
              <w:spacing w:before="0" w:after="0" w:line="240" w:lineRule="auto"/>
              <w:ind w:firstLine="0"/>
              <w:jc w:val="center"/>
              <w:rPr>
                <w:rFonts w:hint="eastAsia" w:ascii="宋体" w:hAnsi="宋体" w:eastAsia="宋体" w:cs="宋体"/>
              </w:rPr>
            </w:pPr>
          </w:p>
        </w:tc>
      </w:tr>
    </w:tbl>
    <w:p w14:paraId="6ED0A9B2">
      <w:pPr>
        <w:spacing w:line="240" w:lineRule="auto"/>
        <w:ind w:firstLine="0"/>
        <w:jc w:val="left"/>
        <w:rPr>
          <w:rFonts w:hint="eastAsia" w:ascii="宋体" w:hAnsi="宋体" w:eastAsia="宋体" w:cs="宋体"/>
        </w:rPr>
      </w:pPr>
      <w:r>
        <w:rPr>
          <w:rFonts w:hint="eastAsia" w:ascii="宋体" w:hAnsi="宋体" w:eastAsia="宋体" w:cs="宋体"/>
          <w:b w:val="0"/>
          <w:sz w:val="21"/>
        </w:rPr>
        <w:t>注：df＝1345；配对差SD＝0.689；dz＝1.346；Holm校正后p＜0.001。</w:t>
      </w:r>
    </w:p>
    <w:p w14:paraId="68CE8151">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高阶思维能力均值由3.604升至4.531，平均增加0.927分，95%CI为0.890～0.964，t（1345）＝49.382，校正后p＜0.001。这一变化为课题通过问题链、探究任务和方案比较促进学生深度思考提供了支持。目标与评价要求的明确、思考过程的展示以及反馈后的修订，为学生分析问题、说明依据和生成方案提供了练习机会。结果与课题推动学习由知识理解走向深入加工和迁移运用的预期方向一致，但三个维度的具体表现仍需分别考察。</w:t>
      </w:r>
    </w:p>
    <w:p w14:paraId="28A6964E">
      <w:pPr>
        <w:pStyle w:val="4"/>
        <w:keepNext/>
        <w:spacing w:before="280" w:after="280"/>
        <w:ind w:firstLine="0" w:firstLineChars="0"/>
        <w:outlineLvl w:val="4"/>
        <w:rPr>
          <w:rFonts w:hint="eastAsia" w:ascii="宋体" w:hAnsi="宋体" w:eastAsia="宋体" w:cs="宋体"/>
        </w:rPr>
      </w:pPr>
      <w:r>
        <w:rPr>
          <w:rFonts w:hint="eastAsia" w:ascii="宋体" w:hAnsi="宋体" w:eastAsia="宋体" w:cs="宋体"/>
          <w:b/>
          <w:sz w:val="28"/>
          <w:lang w:val="en-US" w:eastAsia="zh-CN"/>
        </w:rPr>
        <w:t>3）</w:t>
      </w:r>
      <w:r>
        <w:rPr>
          <w:rFonts w:hint="eastAsia" w:ascii="宋体" w:hAnsi="宋体" w:eastAsia="宋体" w:cs="宋体"/>
          <w:b/>
          <w:sz w:val="28"/>
        </w:rPr>
        <w:t>高阶社会情感能力</w:t>
      </w:r>
    </w:p>
    <w:p w14:paraId="15279F74">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表3-57  高阶社会情感能力前后测比较（n＝1346）</w:t>
      </w:r>
    </w:p>
    <w:tbl>
      <w:tblPr>
        <w:tblStyle w:val="12"/>
        <w:tblW w:w="8784" w:type="dxa"/>
        <w:tblInd w:w="0" w:type="dxa"/>
        <w:tblLayout w:type="fixed"/>
        <w:tblCellMar>
          <w:top w:w="0" w:type="dxa"/>
          <w:left w:w="108" w:type="dxa"/>
          <w:bottom w:w="0" w:type="dxa"/>
          <w:right w:w="108" w:type="dxa"/>
        </w:tblCellMar>
      </w:tblPr>
      <w:tblGrid>
        <w:gridCol w:w="893"/>
        <w:gridCol w:w="935"/>
        <w:gridCol w:w="937"/>
        <w:gridCol w:w="1151"/>
        <w:gridCol w:w="2563"/>
        <w:gridCol w:w="1153"/>
        <w:gridCol w:w="1152"/>
      </w:tblGrid>
      <w:tr w14:paraId="5B168311">
        <w:tblPrEx>
          <w:tblCellMar>
            <w:top w:w="0" w:type="dxa"/>
            <w:left w:w="108" w:type="dxa"/>
            <w:bottom w:w="0" w:type="dxa"/>
            <w:right w:w="108" w:type="dxa"/>
          </w:tblCellMar>
        </w:tblPrEx>
        <w:trPr>
          <w:cantSplit/>
          <w:tblHeader/>
        </w:trPr>
        <w:tc>
          <w:tcPr>
            <w:tcW w:w="893" w:type="dxa"/>
            <w:tcBorders>
              <w:top w:val="single" w:color="000000" w:sz="8" w:space="0"/>
              <w:bottom w:val="single" w:color="000000" w:sz="8" w:space="0"/>
            </w:tcBorders>
            <w:vAlign w:val="center"/>
          </w:tcPr>
          <w:p w14:paraId="4E9C575A">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测量</w:t>
            </w:r>
          </w:p>
        </w:tc>
        <w:tc>
          <w:tcPr>
            <w:tcW w:w="935" w:type="dxa"/>
            <w:tcBorders>
              <w:top w:val="single" w:color="000000" w:sz="8" w:space="0"/>
              <w:bottom w:val="single" w:color="000000" w:sz="8" w:space="0"/>
            </w:tcBorders>
            <w:vAlign w:val="center"/>
          </w:tcPr>
          <w:p w14:paraId="2573E7C9">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M</w:t>
            </w:r>
          </w:p>
        </w:tc>
        <w:tc>
          <w:tcPr>
            <w:tcW w:w="937" w:type="dxa"/>
            <w:tcBorders>
              <w:top w:val="single" w:color="000000" w:sz="8" w:space="0"/>
              <w:bottom w:val="single" w:color="000000" w:sz="8" w:space="0"/>
            </w:tcBorders>
            <w:vAlign w:val="center"/>
          </w:tcPr>
          <w:p w14:paraId="6870F3BF">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SD</w:t>
            </w:r>
          </w:p>
        </w:tc>
        <w:tc>
          <w:tcPr>
            <w:tcW w:w="1151" w:type="dxa"/>
            <w:tcBorders>
              <w:top w:val="single" w:color="000000" w:sz="8" w:space="0"/>
              <w:bottom w:val="single" w:color="000000" w:sz="8" w:space="0"/>
            </w:tcBorders>
            <w:vAlign w:val="center"/>
          </w:tcPr>
          <w:p w14:paraId="20916A5B">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均值差</w:t>
            </w:r>
          </w:p>
        </w:tc>
        <w:tc>
          <w:tcPr>
            <w:tcW w:w="2563" w:type="dxa"/>
            <w:tcBorders>
              <w:top w:val="single" w:color="000000" w:sz="8" w:space="0"/>
              <w:bottom w:val="single" w:color="000000" w:sz="8" w:space="0"/>
            </w:tcBorders>
            <w:vAlign w:val="center"/>
          </w:tcPr>
          <w:p w14:paraId="56519BBB">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95%CI</w:t>
            </w:r>
          </w:p>
        </w:tc>
        <w:tc>
          <w:tcPr>
            <w:tcW w:w="1153" w:type="dxa"/>
            <w:tcBorders>
              <w:top w:val="single" w:color="000000" w:sz="8" w:space="0"/>
              <w:bottom w:val="single" w:color="000000" w:sz="8" w:space="0"/>
            </w:tcBorders>
            <w:vAlign w:val="center"/>
          </w:tcPr>
          <w:p w14:paraId="78615493">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t</w:t>
            </w:r>
          </w:p>
        </w:tc>
        <w:tc>
          <w:tcPr>
            <w:tcW w:w="1152" w:type="dxa"/>
            <w:tcBorders>
              <w:top w:val="single" w:color="000000" w:sz="8" w:space="0"/>
              <w:bottom w:val="single" w:color="000000" w:sz="8" w:space="0"/>
            </w:tcBorders>
            <w:vAlign w:val="center"/>
          </w:tcPr>
          <w:p w14:paraId="5101DCEB">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p</w:t>
            </w:r>
          </w:p>
        </w:tc>
      </w:tr>
      <w:tr w14:paraId="41D2F0BE">
        <w:tblPrEx>
          <w:tblCellMar>
            <w:top w:w="0" w:type="dxa"/>
            <w:left w:w="108" w:type="dxa"/>
            <w:bottom w:w="0" w:type="dxa"/>
            <w:right w:w="108" w:type="dxa"/>
          </w:tblCellMar>
        </w:tblPrEx>
        <w:trPr>
          <w:cantSplit/>
        </w:trPr>
        <w:tc>
          <w:tcPr>
            <w:tcW w:w="893" w:type="dxa"/>
            <w:vAlign w:val="center"/>
          </w:tcPr>
          <w:p w14:paraId="59D6ED85">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前测</w:t>
            </w:r>
          </w:p>
        </w:tc>
        <w:tc>
          <w:tcPr>
            <w:tcW w:w="935" w:type="dxa"/>
            <w:vAlign w:val="center"/>
          </w:tcPr>
          <w:p w14:paraId="416A6739">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3.654</w:t>
            </w:r>
          </w:p>
        </w:tc>
        <w:tc>
          <w:tcPr>
            <w:tcW w:w="937" w:type="dxa"/>
            <w:vAlign w:val="center"/>
          </w:tcPr>
          <w:p w14:paraId="157EB409">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0.471</w:t>
            </w:r>
          </w:p>
        </w:tc>
        <w:tc>
          <w:tcPr>
            <w:tcW w:w="1151" w:type="dxa"/>
            <w:vAlign w:val="center"/>
          </w:tcPr>
          <w:p w14:paraId="5AEA497E">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0.827</w:t>
            </w:r>
          </w:p>
        </w:tc>
        <w:tc>
          <w:tcPr>
            <w:tcW w:w="2563" w:type="dxa"/>
            <w:vAlign w:val="center"/>
          </w:tcPr>
          <w:p w14:paraId="339EC4CB">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0.812～0.842</w:t>
            </w:r>
          </w:p>
        </w:tc>
        <w:tc>
          <w:tcPr>
            <w:tcW w:w="1153" w:type="dxa"/>
            <w:vAlign w:val="center"/>
          </w:tcPr>
          <w:p w14:paraId="6BAA3AA7">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111.440</w:t>
            </w:r>
          </w:p>
        </w:tc>
        <w:tc>
          <w:tcPr>
            <w:tcW w:w="1152" w:type="dxa"/>
            <w:vAlign w:val="center"/>
          </w:tcPr>
          <w:p w14:paraId="6BC2FB78">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＜0.001</w:t>
            </w:r>
          </w:p>
        </w:tc>
      </w:tr>
      <w:tr w14:paraId="710BF79C">
        <w:tblPrEx>
          <w:tblCellMar>
            <w:top w:w="0" w:type="dxa"/>
            <w:left w:w="108" w:type="dxa"/>
            <w:bottom w:w="0" w:type="dxa"/>
            <w:right w:w="108" w:type="dxa"/>
          </w:tblCellMar>
        </w:tblPrEx>
        <w:trPr>
          <w:cantSplit/>
        </w:trPr>
        <w:tc>
          <w:tcPr>
            <w:tcW w:w="893" w:type="dxa"/>
            <w:tcBorders>
              <w:bottom w:val="single" w:color="000000" w:sz="8" w:space="0"/>
            </w:tcBorders>
            <w:vAlign w:val="center"/>
          </w:tcPr>
          <w:p w14:paraId="2344AEA7">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后测</w:t>
            </w:r>
          </w:p>
        </w:tc>
        <w:tc>
          <w:tcPr>
            <w:tcW w:w="935" w:type="dxa"/>
            <w:tcBorders>
              <w:bottom w:val="single" w:color="000000" w:sz="8" w:space="0"/>
            </w:tcBorders>
            <w:vAlign w:val="center"/>
          </w:tcPr>
          <w:p w14:paraId="60C9ACC2">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4.481</w:t>
            </w:r>
          </w:p>
        </w:tc>
        <w:tc>
          <w:tcPr>
            <w:tcW w:w="937" w:type="dxa"/>
            <w:tcBorders>
              <w:bottom w:val="single" w:color="000000" w:sz="8" w:space="0"/>
            </w:tcBorders>
            <w:vAlign w:val="center"/>
          </w:tcPr>
          <w:p w14:paraId="6CF23EB8">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0.666</w:t>
            </w:r>
          </w:p>
        </w:tc>
        <w:tc>
          <w:tcPr>
            <w:tcW w:w="1151" w:type="dxa"/>
            <w:tcBorders>
              <w:bottom w:val="single" w:color="000000" w:sz="8" w:space="0"/>
            </w:tcBorders>
            <w:vAlign w:val="center"/>
          </w:tcPr>
          <w:p w14:paraId="2AE8D44B">
            <w:pPr>
              <w:keepNext/>
              <w:spacing w:before="0" w:after="0" w:line="240" w:lineRule="auto"/>
              <w:ind w:firstLine="0"/>
              <w:jc w:val="center"/>
              <w:rPr>
                <w:rFonts w:hint="eastAsia" w:ascii="宋体" w:hAnsi="宋体" w:eastAsia="宋体" w:cs="宋体"/>
              </w:rPr>
            </w:pPr>
          </w:p>
        </w:tc>
        <w:tc>
          <w:tcPr>
            <w:tcW w:w="2563" w:type="dxa"/>
            <w:tcBorders>
              <w:bottom w:val="single" w:color="000000" w:sz="8" w:space="0"/>
            </w:tcBorders>
            <w:vAlign w:val="center"/>
          </w:tcPr>
          <w:p w14:paraId="34EFB923">
            <w:pPr>
              <w:keepNext/>
              <w:spacing w:before="0" w:after="0" w:line="240" w:lineRule="auto"/>
              <w:ind w:firstLine="0"/>
              <w:jc w:val="center"/>
              <w:rPr>
                <w:rFonts w:hint="eastAsia" w:ascii="宋体" w:hAnsi="宋体" w:eastAsia="宋体" w:cs="宋体"/>
              </w:rPr>
            </w:pPr>
          </w:p>
        </w:tc>
        <w:tc>
          <w:tcPr>
            <w:tcW w:w="1153" w:type="dxa"/>
            <w:tcBorders>
              <w:bottom w:val="single" w:color="000000" w:sz="8" w:space="0"/>
            </w:tcBorders>
            <w:vAlign w:val="center"/>
          </w:tcPr>
          <w:p w14:paraId="49D19135">
            <w:pPr>
              <w:keepNext/>
              <w:spacing w:before="0" w:after="0" w:line="240" w:lineRule="auto"/>
              <w:ind w:firstLine="0"/>
              <w:jc w:val="center"/>
              <w:rPr>
                <w:rFonts w:hint="eastAsia" w:ascii="宋体" w:hAnsi="宋体" w:eastAsia="宋体" w:cs="宋体"/>
              </w:rPr>
            </w:pPr>
          </w:p>
        </w:tc>
        <w:tc>
          <w:tcPr>
            <w:tcW w:w="1152" w:type="dxa"/>
            <w:tcBorders>
              <w:bottom w:val="single" w:color="000000" w:sz="8" w:space="0"/>
            </w:tcBorders>
            <w:vAlign w:val="center"/>
          </w:tcPr>
          <w:p w14:paraId="55AF9B89">
            <w:pPr>
              <w:keepNext/>
              <w:spacing w:before="0" w:after="0" w:line="240" w:lineRule="auto"/>
              <w:ind w:firstLine="0"/>
              <w:jc w:val="center"/>
              <w:rPr>
                <w:rFonts w:hint="eastAsia" w:ascii="宋体" w:hAnsi="宋体" w:eastAsia="宋体" w:cs="宋体"/>
              </w:rPr>
            </w:pPr>
          </w:p>
        </w:tc>
      </w:tr>
    </w:tbl>
    <w:p w14:paraId="4FE13367">
      <w:pPr>
        <w:spacing w:line="240" w:lineRule="auto"/>
        <w:ind w:firstLine="0"/>
        <w:jc w:val="left"/>
        <w:rPr>
          <w:rFonts w:hint="eastAsia" w:ascii="宋体" w:hAnsi="宋体" w:eastAsia="宋体" w:cs="宋体"/>
        </w:rPr>
      </w:pPr>
      <w:r>
        <w:rPr>
          <w:rFonts w:hint="eastAsia" w:ascii="宋体" w:hAnsi="宋体" w:eastAsia="宋体" w:cs="宋体"/>
          <w:b w:val="0"/>
          <w:sz w:val="21"/>
        </w:rPr>
        <w:t>注：df＝1345；配对差SD＝0.272；dz＝3.038；Holm校正后p＜0.001。</w:t>
      </w:r>
    </w:p>
    <w:p w14:paraId="27F1429D">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高阶社会情感能力均值由3.654升至4.481，平均增加0.827分，95%CI为0.812～0.842，t（1345）＝111.440，校正后p＜0.001。得分提高表明，学生对责任承担、状态调整、同伴协作和开放探索的自评更加积极，为课题将社会情感支持融入复杂学习任务的设计提供了依据。分工履责、观点交流和反思调整，使这些能力在完成共同任务的过程中得到运用。从实践意义看，相关变化为学生持续参与探究、应对分歧与困难提供了积极基础。</w:t>
      </w:r>
    </w:p>
    <w:p w14:paraId="1253190D">
      <w:pPr>
        <w:pStyle w:val="3"/>
        <w:keepNext/>
        <w:ind w:firstLine="0" w:firstLineChars="0"/>
        <w:outlineLvl w:val="3"/>
        <w:rPr>
          <w:rFonts w:hint="eastAsia" w:ascii="宋体" w:hAnsi="宋体" w:eastAsia="宋体" w:cs="宋体"/>
        </w:rPr>
      </w:pPr>
      <w:bookmarkStart w:id="103" w:name="_Toc10910"/>
      <w:r>
        <w:rPr>
          <w:rFonts w:hint="eastAsia" w:ascii="宋体" w:hAnsi="宋体" w:eastAsia="宋体" w:cs="宋体"/>
          <w:b/>
          <w:sz w:val="28"/>
          <w:lang w:eastAsia="zh-CN"/>
        </w:rPr>
        <w:t>（</w:t>
      </w:r>
      <w:r>
        <w:rPr>
          <w:rFonts w:hint="eastAsia" w:ascii="宋体" w:hAnsi="宋体" w:eastAsia="宋体" w:cs="宋体"/>
          <w:b/>
          <w:sz w:val="28"/>
        </w:rPr>
        <w:t>3</w:t>
      </w:r>
      <w:r>
        <w:rPr>
          <w:rFonts w:hint="eastAsia" w:ascii="宋体" w:hAnsi="宋体" w:eastAsia="宋体" w:cs="宋体"/>
          <w:b/>
          <w:sz w:val="28"/>
          <w:lang w:eastAsia="zh-CN"/>
        </w:rPr>
        <w:t>）</w:t>
      </w:r>
      <w:r>
        <w:rPr>
          <w:rFonts w:hint="eastAsia" w:ascii="宋体" w:hAnsi="宋体" w:eastAsia="宋体" w:cs="宋体"/>
          <w:b/>
          <w:sz w:val="28"/>
        </w:rPr>
        <w:t>七个维度分别比较</w:t>
      </w:r>
      <w:bookmarkEnd w:id="103"/>
    </w:p>
    <w:p w14:paraId="66E5721B">
      <w:pPr>
        <w:pStyle w:val="4"/>
        <w:keepNext/>
        <w:spacing w:before="280" w:after="280"/>
        <w:ind w:firstLine="0" w:firstLineChars="0"/>
        <w:outlineLvl w:val="4"/>
        <w:rPr>
          <w:rFonts w:hint="eastAsia" w:ascii="宋体" w:hAnsi="宋体" w:eastAsia="宋体" w:cs="宋体"/>
        </w:rPr>
      </w:pPr>
      <w:r>
        <w:rPr>
          <w:rFonts w:hint="eastAsia" w:ascii="宋体" w:hAnsi="宋体" w:eastAsia="宋体" w:cs="宋体"/>
          <w:b/>
          <w:sz w:val="28"/>
        </w:rPr>
        <w:t>1）分析</w:t>
      </w:r>
    </w:p>
    <w:p w14:paraId="51111C72">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表3-58  分析维度前后测比较（n＝1346）</w:t>
      </w:r>
    </w:p>
    <w:tbl>
      <w:tblPr>
        <w:tblStyle w:val="12"/>
        <w:tblW w:w="8784" w:type="dxa"/>
        <w:tblInd w:w="0" w:type="dxa"/>
        <w:tblLayout w:type="fixed"/>
        <w:tblCellMar>
          <w:top w:w="0" w:type="dxa"/>
          <w:left w:w="108" w:type="dxa"/>
          <w:bottom w:w="0" w:type="dxa"/>
          <w:right w:w="108" w:type="dxa"/>
        </w:tblCellMar>
      </w:tblPr>
      <w:tblGrid>
        <w:gridCol w:w="893"/>
        <w:gridCol w:w="935"/>
        <w:gridCol w:w="937"/>
        <w:gridCol w:w="1151"/>
        <w:gridCol w:w="2563"/>
        <w:gridCol w:w="1153"/>
        <w:gridCol w:w="1152"/>
      </w:tblGrid>
      <w:tr w14:paraId="64839AA3">
        <w:tblPrEx>
          <w:tblCellMar>
            <w:top w:w="0" w:type="dxa"/>
            <w:left w:w="108" w:type="dxa"/>
            <w:bottom w:w="0" w:type="dxa"/>
            <w:right w:w="108" w:type="dxa"/>
          </w:tblCellMar>
        </w:tblPrEx>
        <w:trPr>
          <w:cantSplit/>
          <w:tblHeader/>
        </w:trPr>
        <w:tc>
          <w:tcPr>
            <w:tcW w:w="893" w:type="dxa"/>
            <w:tcBorders>
              <w:top w:val="single" w:color="000000" w:sz="8" w:space="0"/>
              <w:bottom w:val="single" w:color="000000" w:sz="8" w:space="0"/>
            </w:tcBorders>
            <w:vAlign w:val="center"/>
          </w:tcPr>
          <w:p w14:paraId="4E281652">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测量</w:t>
            </w:r>
          </w:p>
        </w:tc>
        <w:tc>
          <w:tcPr>
            <w:tcW w:w="935" w:type="dxa"/>
            <w:tcBorders>
              <w:top w:val="single" w:color="000000" w:sz="8" w:space="0"/>
              <w:bottom w:val="single" w:color="000000" w:sz="8" w:space="0"/>
            </w:tcBorders>
            <w:vAlign w:val="center"/>
          </w:tcPr>
          <w:p w14:paraId="4DB10D49">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M</w:t>
            </w:r>
          </w:p>
        </w:tc>
        <w:tc>
          <w:tcPr>
            <w:tcW w:w="937" w:type="dxa"/>
            <w:tcBorders>
              <w:top w:val="single" w:color="000000" w:sz="8" w:space="0"/>
              <w:bottom w:val="single" w:color="000000" w:sz="8" w:space="0"/>
            </w:tcBorders>
            <w:vAlign w:val="center"/>
          </w:tcPr>
          <w:p w14:paraId="7EC5E7F1">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SD</w:t>
            </w:r>
          </w:p>
        </w:tc>
        <w:tc>
          <w:tcPr>
            <w:tcW w:w="1151" w:type="dxa"/>
            <w:tcBorders>
              <w:top w:val="single" w:color="000000" w:sz="8" w:space="0"/>
              <w:bottom w:val="single" w:color="000000" w:sz="8" w:space="0"/>
            </w:tcBorders>
            <w:vAlign w:val="center"/>
          </w:tcPr>
          <w:p w14:paraId="18DCCE5B">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均值差</w:t>
            </w:r>
          </w:p>
        </w:tc>
        <w:tc>
          <w:tcPr>
            <w:tcW w:w="2563" w:type="dxa"/>
            <w:tcBorders>
              <w:top w:val="single" w:color="000000" w:sz="8" w:space="0"/>
              <w:bottom w:val="single" w:color="000000" w:sz="8" w:space="0"/>
            </w:tcBorders>
            <w:vAlign w:val="center"/>
          </w:tcPr>
          <w:p w14:paraId="65B72820">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95%CI</w:t>
            </w:r>
          </w:p>
        </w:tc>
        <w:tc>
          <w:tcPr>
            <w:tcW w:w="1153" w:type="dxa"/>
            <w:tcBorders>
              <w:top w:val="single" w:color="000000" w:sz="8" w:space="0"/>
              <w:bottom w:val="single" w:color="000000" w:sz="8" w:space="0"/>
            </w:tcBorders>
            <w:vAlign w:val="center"/>
          </w:tcPr>
          <w:p w14:paraId="613CB566">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t</w:t>
            </w:r>
          </w:p>
        </w:tc>
        <w:tc>
          <w:tcPr>
            <w:tcW w:w="1152" w:type="dxa"/>
            <w:tcBorders>
              <w:top w:val="single" w:color="000000" w:sz="8" w:space="0"/>
              <w:bottom w:val="single" w:color="000000" w:sz="8" w:space="0"/>
            </w:tcBorders>
            <w:vAlign w:val="center"/>
          </w:tcPr>
          <w:p w14:paraId="666C4EB4">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p</w:t>
            </w:r>
          </w:p>
        </w:tc>
      </w:tr>
      <w:tr w14:paraId="095BD27E">
        <w:tblPrEx>
          <w:tblCellMar>
            <w:top w:w="0" w:type="dxa"/>
            <w:left w:w="108" w:type="dxa"/>
            <w:bottom w:w="0" w:type="dxa"/>
            <w:right w:w="108" w:type="dxa"/>
          </w:tblCellMar>
        </w:tblPrEx>
        <w:trPr>
          <w:cantSplit/>
        </w:trPr>
        <w:tc>
          <w:tcPr>
            <w:tcW w:w="893" w:type="dxa"/>
            <w:vAlign w:val="center"/>
          </w:tcPr>
          <w:p w14:paraId="69F39391">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前测</w:t>
            </w:r>
          </w:p>
        </w:tc>
        <w:tc>
          <w:tcPr>
            <w:tcW w:w="935" w:type="dxa"/>
            <w:vAlign w:val="center"/>
          </w:tcPr>
          <w:p w14:paraId="77D13133">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3.619</w:t>
            </w:r>
          </w:p>
        </w:tc>
        <w:tc>
          <w:tcPr>
            <w:tcW w:w="937" w:type="dxa"/>
            <w:vAlign w:val="center"/>
          </w:tcPr>
          <w:p w14:paraId="00068092">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0.534</w:t>
            </w:r>
          </w:p>
        </w:tc>
        <w:tc>
          <w:tcPr>
            <w:tcW w:w="1151" w:type="dxa"/>
            <w:vAlign w:val="center"/>
          </w:tcPr>
          <w:p w14:paraId="1BD5A790">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0.827</w:t>
            </w:r>
          </w:p>
        </w:tc>
        <w:tc>
          <w:tcPr>
            <w:tcW w:w="2563" w:type="dxa"/>
            <w:vAlign w:val="center"/>
          </w:tcPr>
          <w:p w14:paraId="5116593D">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0.783～0.870</w:t>
            </w:r>
          </w:p>
        </w:tc>
        <w:tc>
          <w:tcPr>
            <w:tcW w:w="1153" w:type="dxa"/>
            <w:vAlign w:val="center"/>
          </w:tcPr>
          <w:p w14:paraId="08D17EB8">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37.283</w:t>
            </w:r>
          </w:p>
        </w:tc>
        <w:tc>
          <w:tcPr>
            <w:tcW w:w="1152" w:type="dxa"/>
            <w:vAlign w:val="center"/>
          </w:tcPr>
          <w:p w14:paraId="4BE1446E">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＜0.001</w:t>
            </w:r>
          </w:p>
        </w:tc>
      </w:tr>
      <w:tr w14:paraId="0F61A228">
        <w:tblPrEx>
          <w:tblCellMar>
            <w:top w:w="0" w:type="dxa"/>
            <w:left w:w="108" w:type="dxa"/>
            <w:bottom w:w="0" w:type="dxa"/>
            <w:right w:w="108" w:type="dxa"/>
          </w:tblCellMar>
        </w:tblPrEx>
        <w:trPr>
          <w:cantSplit/>
        </w:trPr>
        <w:tc>
          <w:tcPr>
            <w:tcW w:w="893" w:type="dxa"/>
            <w:tcBorders>
              <w:bottom w:val="single" w:color="000000" w:sz="8" w:space="0"/>
            </w:tcBorders>
            <w:vAlign w:val="center"/>
          </w:tcPr>
          <w:p w14:paraId="2167786A">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后测</w:t>
            </w:r>
          </w:p>
        </w:tc>
        <w:tc>
          <w:tcPr>
            <w:tcW w:w="935" w:type="dxa"/>
            <w:tcBorders>
              <w:bottom w:val="single" w:color="000000" w:sz="8" w:space="0"/>
            </w:tcBorders>
            <w:vAlign w:val="center"/>
          </w:tcPr>
          <w:p w14:paraId="12D4C082">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4.446</w:t>
            </w:r>
          </w:p>
        </w:tc>
        <w:tc>
          <w:tcPr>
            <w:tcW w:w="937" w:type="dxa"/>
            <w:tcBorders>
              <w:bottom w:val="single" w:color="000000" w:sz="8" w:space="0"/>
            </w:tcBorders>
            <w:vAlign w:val="center"/>
          </w:tcPr>
          <w:p w14:paraId="0BB5EF3E">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0.671</w:t>
            </w:r>
          </w:p>
        </w:tc>
        <w:tc>
          <w:tcPr>
            <w:tcW w:w="1151" w:type="dxa"/>
            <w:tcBorders>
              <w:bottom w:val="single" w:color="000000" w:sz="8" w:space="0"/>
            </w:tcBorders>
            <w:vAlign w:val="center"/>
          </w:tcPr>
          <w:p w14:paraId="552CE16F">
            <w:pPr>
              <w:keepNext/>
              <w:spacing w:before="0" w:after="0" w:line="240" w:lineRule="auto"/>
              <w:ind w:firstLine="0"/>
              <w:jc w:val="center"/>
              <w:rPr>
                <w:rFonts w:hint="eastAsia" w:ascii="宋体" w:hAnsi="宋体" w:eastAsia="宋体" w:cs="宋体"/>
              </w:rPr>
            </w:pPr>
          </w:p>
        </w:tc>
        <w:tc>
          <w:tcPr>
            <w:tcW w:w="2563" w:type="dxa"/>
            <w:tcBorders>
              <w:bottom w:val="single" w:color="000000" w:sz="8" w:space="0"/>
            </w:tcBorders>
            <w:vAlign w:val="center"/>
          </w:tcPr>
          <w:p w14:paraId="74FF4A14">
            <w:pPr>
              <w:keepNext/>
              <w:spacing w:before="0" w:after="0" w:line="240" w:lineRule="auto"/>
              <w:ind w:firstLine="0"/>
              <w:jc w:val="center"/>
              <w:rPr>
                <w:rFonts w:hint="eastAsia" w:ascii="宋体" w:hAnsi="宋体" w:eastAsia="宋体" w:cs="宋体"/>
              </w:rPr>
            </w:pPr>
          </w:p>
        </w:tc>
        <w:tc>
          <w:tcPr>
            <w:tcW w:w="1153" w:type="dxa"/>
            <w:tcBorders>
              <w:bottom w:val="single" w:color="000000" w:sz="8" w:space="0"/>
            </w:tcBorders>
            <w:vAlign w:val="center"/>
          </w:tcPr>
          <w:p w14:paraId="4EB7EDD0">
            <w:pPr>
              <w:keepNext/>
              <w:spacing w:before="0" w:after="0" w:line="240" w:lineRule="auto"/>
              <w:ind w:firstLine="0"/>
              <w:jc w:val="center"/>
              <w:rPr>
                <w:rFonts w:hint="eastAsia" w:ascii="宋体" w:hAnsi="宋体" w:eastAsia="宋体" w:cs="宋体"/>
              </w:rPr>
            </w:pPr>
          </w:p>
        </w:tc>
        <w:tc>
          <w:tcPr>
            <w:tcW w:w="1152" w:type="dxa"/>
            <w:tcBorders>
              <w:bottom w:val="single" w:color="000000" w:sz="8" w:space="0"/>
            </w:tcBorders>
            <w:vAlign w:val="center"/>
          </w:tcPr>
          <w:p w14:paraId="13905827">
            <w:pPr>
              <w:keepNext/>
              <w:spacing w:before="0" w:after="0" w:line="240" w:lineRule="auto"/>
              <w:ind w:firstLine="0"/>
              <w:jc w:val="center"/>
              <w:rPr>
                <w:rFonts w:hint="eastAsia" w:ascii="宋体" w:hAnsi="宋体" w:eastAsia="宋体" w:cs="宋体"/>
              </w:rPr>
            </w:pPr>
          </w:p>
        </w:tc>
      </w:tr>
    </w:tbl>
    <w:p w14:paraId="387234D3">
      <w:pPr>
        <w:spacing w:line="240" w:lineRule="auto"/>
        <w:ind w:firstLine="0"/>
        <w:jc w:val="left"/>
        <w:rPr>
          <w:rFonts w:hint="eastAsia" w:ascii="宋体" w:hAnsi="宋体" w:eastAsia="宋体" w:cs="宋体"/>
        </w:rPr>
      </w:pPr>
      <w:r>
        <w:rPr>
          <w:rFonts w:hint="eastAsia" w:ascii="宋体" w:hAnsi="宋体" w:eastAsia="宋体" w:cs="宋体"/>
          <w:b w:val="0"/>
          <w:sz w:val="21"/>
        </w:rPr>
        <w:t>注：df＝1345；配对差SD＝0.814；dz＝1.016；Holm校正后p＜0.001。</w:t>
      </w:r>
    </w:p>
    <w:p w14:paraId="41868119">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分析均值由3.619升至4.446，平均增加0.827分，95%CI为0.783～0.870，t（1345）＝37.283，校正后p＜0.001，dz＝1.016。分析维度的提高与课题通过问题链、任务分解和知识关联引导学生展开思考的设计相契合。将问题条件、关键关系和解决步骤呈现出来，有助于学生形成可以表达和检查的分析路径。后测中“会思考问题的不同路径”“开始通过联系以前的知识进行自主学习”等回答，为这一变化提供了具体线索，支持课题在促进思维过程可见方面的实践价值。</w:t>
      </w:r>
    </w:p>
    <w:p w14:paraId="14021FC9">
      <w:pPr>
        <w:pStyle w:val="4"/>
        <w:keepNext/>
        <w:spacing w:before="280" w:after="280"/>
        <w:ind w:firstLine="0" w:firstLineChars="0"/>
        <w:outlineLvl w:val="4"/>
        <w:rPr>
          <w:rFonts w:hint="eastAsia" w:ascii="宋体" w:hAnsi="宋体" w:eastAsia="宋体" w:cs="宋体"/>
        </w:rPr>
      </w:pPr>
      <w:r>
        <w:rPr>
          <w:rFonts w:hint="eastAsia" w:ascii="宋体" w:hAnsi="宋体" w:eastAsia="宋体" w:cs="宋体"/>
          <w:b/>
          <w:sz w:val="28"/>
        </w:rPr>
        <w:t>2）评价</w:t>
      </w:r>
    </w:p>
    <w:p w14:paraId="3EE1236E">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表3-59  评价维度前后测比较（n＝1346）</w:t>
      </w:r>
    </w:p>
    <w:tbl>
      <w:tblPr>
        <w:tblStyle w:val="12"/>
        <w:tblW w:w="8784" w:type="dxa"/>
        <w:tblInd w:w="0" w:type="dxa"/>
        <w:tblLayout w:type="fixed"/>
        <w:tblCellMar>
          <w:top w:w="0" w:type="dxa"/>
          <w:left w:w="108" w:type="dxa"/>
          <w:bottom w:w="0" w:type="dxa"/>
          <w:right w:w="108" w:type="dxa"/>
        </w:tblCellMar>
      </w:tblPr>
      <w:tblGrid>
        <w:gridCol w:w="893"/>
        <w:gridCol w:w="935"/>
        <w:gridCol w:w="937"/>
        <w:gridCol w:w="1151"/>
        <w:gridCol w:w="2563"/>
        <w:gridCol w:w="1153"/>
        <w:gridCol w:w="1152"/>
      </w:tblGrid>
      <w:tr w14:paraId="56553BC8">
        <w:tblPrEx>
          <w:tblCellMar>
            <w:top w:w="0" w:type="dxa"/>
            <w:left w:w="108" w:type="dxa"/>
            <w:bottom w:w="0" w:type="dxa"/>
            <w:right w:w="108" w:type="dxa"/>
          </w:tblCellMar>
        </w:tblPrEx>
        <w:trPr>
          <w:cantSplit/>
          <w:tblHeader/>
        </w:trPr>
        <w:tc>
          <w:tcPr>
            <w:tcW w:w="893" w:type="dxa"/>
            <w:tcBorders>
              <w:top w:val="single" w:color="000000" w:sz="8" w:space="0"/>
              <w:bottom w:val="single" w:color="000000" w:sz="8" w:space="0"/>
            </w:tcBorders>
            <w:vAlign w:val="center"/>
          </w:tcPr>
          <w:p w14:paraId="67FD0A97">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测量</w:t>
            </w:r>
          </w:p>
        </w:tc>
        <w:tc>
          <w:tcPr>
            <w:tcW w:w="935" w:type="dxa"/>
            <w:tcBorders>
              <w:top w:val="single" w:color="000000" w:sz="8" w:space="0"/>
              <w:bottom w:val="single" w:color="000000" w:sz="8" w:space="0"/>
            </w:tcBorders>
            <w:vAlign w:val="center"/>
          </w:tcPr>
          <w:p w14:paraId="6BD7BA8C">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M</w:t>
            </w:r>
          </w:p>
        </w:tc>
        <w:tc>
          <w:tcPr>
            <w:tcW w:w="937" w:type="dxa"/>
            <w:tcBorders>
              <w:top w:val="single" w:color="000000" w:sz="8" w:space="0"/>
              <w:bottom w:val="single" w:color="000000" w:sz="8" w:space="0"/>
            </w:tcBorders>
            <w:vAlign w:val="center"/>
          </w:tcPr>
          <w:p w14:paraId="074713F0">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SD</w:t>
            </w:r>
          </w:p>
        </w:tc>
        <w:tc>
          <w:tcPr>
            <w:tcW w:w="1151" w:type="dxa"/>
            <w:tcBorders>
              <w:top w:val="single" w:color="000000" w:sz="8" w:space="0"/>
              <w:bottom w:val="single" w:color="000000" w:sz="8" w:space="0"/>
            </w:tcBorders>
            <w:vAlign w:val="center"/>
          </w:tcPr>
          <w:p w14:paraId="7318979A">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均值差</w:t>
            </w:r>
          </w:p>
        </w:tc>
        <w:tc>
          <w:tcPr>
            <w:tcW w:w="2563" w:type="dxa"/>
            <w:tcBorders>
              <w:top w:val="single" w:color="000000" w:sz="8" w:space="0"/>
              <w:bottom w:val="single" w:color="000000" w:sz="8" w:space="0"/>
            </w:tcBorders>
            <w:vAlign w:val="center"/>
          </w:tcPr>
          <w:p w14:paraId="0C0F1539">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95%CI</w:t>
            </w:r>
          </w:p>
        </w:tc>
        <w:tc>
          <w:tcPr>
            <w:tcW w:w="1153" w:type="dxa"/>
            <w:tcBorders>
              <w:top w:val="single" w:color="000000" w:sz="8" w:space="0"/>
              <w:bottom w:val="single" w:color="000000" w:sz="8" w:space="0"/>
            </w:tcBorders>
            <w:vAlign w:val="center"/>
          </w:tcPr>
          <w:p w14:paraId="1B2313A4">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t</w:t>
            </w:r>
          </w:p>
        </w:tc>
        <w:tc>
          <w:tcPr>
            <w:tcW w:w="1152" w:type="dxa"/>
            <w:tcBorders>
              <w:top w:val="single" w:color="000000" w:sz="8" w:space="0"/>
              <w:bottom w:val="single" w:color="000000" w:sz="8" w:space="0"/>
            </w:tcBorders>
            <w:vAlign w:val="center"/>
          </w:tcPr>
          <w:p w14:paraId="3941E34C">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p</w:t>
            </w:r>
          </w:p>
        </w:tc>
      </w:tr>
      <w:tr w14:paraId="58F2133D">
        <w:tblPrEx>
          <w:tblCellMar>
            <w:top w:w="0" w:type="dxa"/>
            <w:left w:w="108" w:type="dxa"/>
            <w:bottom w:w="0" w:type="dxa"/>
            <w:right w:w="108" w:type="dxa"/>
          </w:tblCellMar>
        </w:tblPrEx>
        <w:trPr>
          <w:cantSplit/>
        </w:trPr>
        <w:tc>
          <w:tcPr>
            <w:tcW w:w="893" w:type="dxa"/>
            <w:vAlign w:val="center"/>
          </w:tcPr>
          <w:p w14:paraId="0A51B3F0">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前测</w:t>
            </w:r>
          </w:p>
        </w:tc>
        <w:tc>
          <w:tcPr>
            <w:tcW w:w="935" w:type="dxa"/>
            <w:vAlign w:val="center"/>
          </w:tcPr>
          <w:p w14:paraId="72610BAE">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3.630</w:t>
            </w:r>
          </w:p>
        </w:tc>
        <w:tc>
          <w:tcPr>
            <w:tcW w:w="937" w:type="dxa"/>
            <w:vAlign w:val="center"/>
          </w:tcPr>
          <w:p w14:paraId="66440E6A">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0.510</w:t>
            </w:r>
          </w:p>
        </w:tc>
        <w:tc>
          <w:tcPr>
            <w:tcW w:w="1151" w:type="dxa"/>
            <w:vAlign w:val="center"/>
          </w:tcPr>
          <w:p w14:paraId="68D11D7C">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0.996</w:t>
            </w:r>
          </w:p>
        </w:tc>
        <w:tc>
          <w:tcPr>
            <w:tcW w:w="2563" w:type="dxa"/>
            <w:vAlign w:val="center"/>
          </w:tcPr>
          <w:p w14:paraId="50F39B10">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0.953～1.038</w:t>
            </w:r>
          </w:p>
        </w:tc>
        <w:tc>
          <w:tcPr>
            <w:tcW w:w="1153" w:type="dxa"/>
            <w:vAlign w:val="center"/>
          </w:tcPr>
          <w:p w14:paraId="7BE3EF44">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46.398</w:t>
            </w:r>
          </w:p>
        </w:tc>
        <w:tc>
          <w:tcPr>
            <w:tcW w:w="1152" w:type="dxa"/>
            <w:vAlign w:val="center"/>
          </w:tcPr>
          <w:p w14:paraId="767C88D2">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＜0.001</w:t>
            </w:r>
          </w:p>
        </w:tc>
      </w:tr>
      <w:tr w14:paraId="3F71B003">
        <w:tblPrEx>
          <w:tblCellMar>
            <w:top w:w="0" w:type="dxa"/>
            <w:left w:w="108" w:type="dxa"/>
            <w:bottom w:w="0" w:type="dxa"/>
            <w:right w:w="108" w:type="dxa"/>
          </w:tblCellMar>
        </w:tblPrEx>
        <w:trPr>
          <w:cantSplit/>
        </w:trPr>
        <w:tc>
          <w:tcPr>
            <w:tcW w:w="893" w:type="dxa"/>
            <w:tcBorders>
              <w:bottom w:val="single" w:color="000000" w:sz="8" w:space="0"/>
            </w:tcBorders>
            <w:vAlign w:val="center"/>
          </w:tcPr>
          <w:p w14:paraId="5B3DA485">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后测</w:t>
            </w:r>
          </w:p>
        </w:tc>
        <w:tc>
          <w:tcPr>
            <w:tcW w:w="935" w:type="dxa"/>
            <w:tcBorders>
              <w:bottom w:val="single" w:color="000000" w:sz="8" w:space="0"/>
            </w:tcBorders>
            <w:vAlign w:val="center"/>
          </w:tcPr>
          <w:p w14:paraId="783BD630">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4.626</w:t>
            </w:r>
          </w:p>
        </w:tc>
        <w:tc>
          <w:tcPr>
            <w:tcW w:w="937" w:type="dxa"/>
            <w:tcBorders>
              <w:bottom w:val="single" w:color="000000" w:sz="8" w:space="0"/>
            </w:tcBorders>
            <w:vAlign w:val="center"/>
          </w:tcPr>
          <w:p w14:paraId="319867A5">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0.617</w:t>
            </w:r>
          </w:p>
        </w:tc>
        <w:tc>
          <w:tcPr>
            <w:tcW w:w="1151" w:type="dxa"/>
            <w:tcBorders>
              <w:bottom w:val="single" w:color="000000" w:sz="8" w:space="0"/>
            </w:tcBorders>
            <w:vAlign w:val="center"/>
          </w:tcPr>
          <w:p w14:paraId="0696001B">
            <w:pPr>
              <w:keepNext/>
              <w:spacing w:before="0" w:after="0" w:line="240" w:lineRule="auto"/>
              <w:ind w:firstLine="0"/>
              <w:jc w:val="center"/>
              <w:rPr>
                <w:rFonts w:hint="eastAsia" w:ascii="宋体" w:hAnsi="宋体" w:eastAsia="宋体" w:cs="宋体"/>
              </w:rPr>
            </w:pPr>
          </w:p>
        </w:tc>
        <w:tc>
          <w:tcPr>
            <w:tcW w:w="2563" w:type="dxa"/>
            <w:tcBorders>
              <w:bottom w:val="single" w:color="000000" w:sz="8" w:space="0"/>
            </w:tcBorders>
            <w:vAlign w:val="center"/>
          </w:tcPr>
          <w:p w14:paraId="6F1CCFD1">
            <w:pPr>
              <w:keepNext/>
              <w:spacing w:before="0" w:after="0" w:line="240" w:lineRule="auto"/>
              <w:ind w:firstLine="0"/>
              <w:jc w:val="center"/>
              <w:rPr>
                <w:rFonts w:hint="eastAsia" w:ascii="宋体" w:hAnsi="宋体" w:eastAsia="宋体" w:cs="宋体"/>
              </w:rPr>
            </w:pPr>
          </w:p>
        </w:tc>
        <w:tc>
          <w:tcPr>
            <w:tcW w:w="1153" w:type="dxa"/>
            <w:tcBorders>
              <w:bottom w:val="single" w:color="000000" w:sz="8" w:space="0"/>
            </w:tcBorders>
            <w:vAlign w:val="center"/>
          </w:tcPr>
          <w:p w14:paraId="084E954D">
            <w:pPr>
              <w:keepNext/>
              <w:spacing w:before="0" w:after="0" w:line="240" w:lineRule="auto"/>
              <w:ind w:firstLine="0"/>
              <w:jc w:val="center"/>
              <w:rPr>
                <w:rFonts w:hint="eastAsia" w:ascii="宋体" w:hAnsi="宋体" w:eastAsia="宋体" w:cs="宋体"/>
              </w:rPr>
            </w:pPr>
          </w:p>
        </w:tc>
        <w:tc>
          <w:tcPr>
            <w:tcW w:w="1152" w:type="dxa"/>
            <w:tcBorders>
              <w:bottom w:val="single" w:color="000000" w:sz="8" w:space="0"/>
            </w:tcBorders>
            <w:vAlign w:val="center"/>
          </w:tcPr>
          <w:p w14:paraId="2D6552A2">
            <w:pPr>
              <w:keepNext/>
              <w:spacing w:before="0" w:after="0" w:line="240" w:lineRule="auto"/>
              <w:ind w:firstLine="0"/>
              <w:jc w:val="center"/>
              <w:rPr>
                <w:rFonts w:hint="eastAsia" w:ascii="宋体" w:hAnsi="宋体" w:eastAsia="宋体" w:cs="宋体"/>
              </w:rPr>
            </w:pPr>
          </w:p>
        </w:tc>
      </w:tr>
    </w:tbl>
    <w:p w14:paraId="459C54FC">
      <w:pPr>
        <w:spacing w:line="240" w:lineRule="auto"/>
        <w:ind w:firstLine="0"/>
        <w:jc w:val="left"/>
        <w:rPr>
          <w:rFonts w:hint="eastAsia" w:ascii="宋体" w:hAnsi="宋体" w:eastAsia="宋体" w:cs="宋体"/>
        </w:rPr>
      </w:pPr>
      <w:r>
        <w:rPr>
          <w:rFonts w:hint="eastAsia" w:ascii="宋体" w:hAnsi="宋体" w:eastAsia="宋体" w:cs="宋体"/>
          <w:b w:val="0"/>
          <w:sz w:val="21"/>
        </w:rPr>
        <w:t>注：df＝1345；配对差SD＝0.787；dz＝1.265；Holm校正后p＜0.001。</w:t>
      </w:r>
    </w:p>
    <w:p w14:paraId="4B8B8756">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评价均值由3.630升至4.626，平均增加0.996分，95%CI为0.953～1.038，t（1345）＝46.398，校正后p＜0.001，dz＝1.265。评价维度的提高，为课题重视成功标准、依据说明、方案比较与自我反思提供了量化支持。学生对判断和反思行为的自评更加积极，与“目标引领—反馈迭代—反思迁移”中持续检查学习质量的要求相一致。后测“思考问题：我学会了质疑”及主动比较解题方法的表述，进一步呈现了学生开始关注理由与方法的变化。其均值增量在七维中描述性地最大，提示评价活动值得在后续实践中持续深化。</w:t>
      </w:r>
    </w:p>
    <w:p w14:paraId="0AF10026">
      <w:pPr>
        <w:pStyle w:val="4"/>
        <w:keepNext/>
        <w:spacing w:before="280" w:after="280"/>
        <w:ind w:firstLine="0" w:firstLineChars="0"/>
        <w:outlineLvl w:val="4"/>
        <w:rPr>
          <w:rFonts w:hint="eastAsia" w:ascii="宋体" w:hAnsi="宋体" w:eastAsia="宋体" w:cs="宋体"/>
        </w:rPr>
      </w:pPr>
      <w:r>
        <w:rPr>
          <w:rFonts w:hint="eastAsia" w:ascii="宋体" w:hAnsi="宋体" w:eastAsia="宋体" w:cs="宋体"/>
          <w:b/>
          <w:sz w:val="28"/>
        </w:rPr>
        <w:t>3）创造</w:t>
      </w:r>
    </w:p>
    <w:p w14:paraId="133A7FE7">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表3-60  创造维度前后测比较（n＝1346）</w:t>
      </w:r>
    </w:p>
    <w:tbl>
      <w:tblPr>
        <w:tblStyle w:val="12"/>
        <w:tblW w:w="8784" w:type="dxa"/>
        <w:tblInd w:w="0" w:type="dxa"/>
        <w:tblLayout w:type="fixed"/>
        <w:tblCellMar>
          <w:top w:w="0" w:type="dxa"/>
          <w:left w:w="108" w:type="dxa"/>
          <w:bottom w:w="0" w:type="dxa"/>
          <w:right w:w="108" w:type="dxa"/>
        </w:tblCellMar>
      </w:tblPr>
      <w:tblGrid>
        <w:gridCol w:w="893"/>
        <w:gridCol w:w="935"/>
        <w:gridCol w:w="937"/>
        <w:gridCol w:w="1151"/>
        <w:gridCol w:w="2563"/>
        <w:gridCol w:w="1153"/>
        <w:gridCol w:w="1152"/>
      </w:tblGrid>
      <w:tr w14:paraId="4614945C">
        <w:tblPrEx>
          <w:tblCellMar>
            <w:top w:w="0" w:type="dxa"/>
            <w:left w:w="108" w:type="dxa"/>
            <w:bottom w:w="0" w:type="dxa"/>
            <w:right w:w="108" w:type="dxa"/>
          </w:tblCellMar>
        </w:tblPrEx>
        <w:trPr>
          <w:cantSplit/>
          <w:tblHeader/>
        </w:trPr>
        <w:tc>
          <w:tcPr>
            <w:tcW w:w="893" w:type="dxa"/>
            <w:tcBorders>
              <w:top w:val="single" w:color="000000" w:sz="8" w:space="0"/>
              <w:bottom w:val="single" w:color="000000" w:sz="8" w:space="0"/>
            </w:tcBorders>
            <w:vAlign w:val="center"/>
          </w:tcPr>
          <w:p w14:paraId="155D3985">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测量</w:t>
            </w:r>
          </w:p>
        </w:tc>
        <w:tc>
          <w:tcPr>
            <w:tcW w:w="935" w:type="dxa"/>
            <w:tcBorders>
              <w:top w:val="single" w:color="000000" w:sz="8" w:space="0"/>
              <w:bottom w:val="single" w:color="000000" w:sz="8" w:space="0"/>
            </w:tcBorders>
            <w:vAlign w:val="center"/>
          </w:tcPr>
          <w:p w14:paraId="78FF3CE3">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M</w:t>
            </w:r>
          </w:p>
        </w:tc>
        <w:tc>
          <w:tcPr>
            <w:tcW w:w="937" w:type="dxa"/>
            <w:tcBorders>
              <w:top w:val="single" w:color="000000" w:sz="8" w:space="0"/>
              <w:bottom w:val="single" w:color="000000" w:sz="8" w:space="0"/>
            </w:tcBorders>
            <w:vAlign w:val="center"/>
          </w:tcPr>
          <w:p w14:paraId="46C73944">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SD</w:t>
            </w:r>
          </w:p>
        </w:tc>
        <w:tc>
          <w:tcPr>
            <w:tcW w:w="1151" w:type="dxa"/>
            <w:tcBorders>
              <w:top w:val="single" w:color="000000" w:sz="8" w:space="0"/>
              <w:bottom w:val="single" w:color="000000" w:sz="8" w:space="0"/>
            </w:tcBorders>
            <w:vAlign w:val="center"/>
          </w:tcPr>
          <w:p w14:paraId="3A01B9CD">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均值差</w:t>
            </w:r>
          </w:p>
        </w:tc>
        <w:tc>
          <w:tcPr>
            <w:tcW w:w="2563" w:type="dxa"/>
            <w:tcBorders>
              <w:top w:val="single" w:color="000000" w:sz="8" w:space="0"/>
              <w:bottom w:val="single" w:color="000000" w:sz="8" w:space="0"/>
            </w:tcBorders>
            <w:vAlign w:val="center"/>
          </w:tcPr>
          <w:p w14:paraId="062BCB5A">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95%CI</w:t>
            </w:r>
          </w:p>
        </w:tc>
        <w:tc>
          <w:tcPr>
            <w:tcW w:w="1153" w:type="dxa"/>
            <w:tcBorders>
              <w:top w:val="single" w:color="000000" w:sz="8" w:space="0"/>
              <w:bottom w:val="single" w:color="000000" w:sz="8" w:space="0"/>
            </w:tcBorders>
            <w:vAlign w:val="center"/>
          </w:tcPr>
          <w:p w14:paraId="471AE76B">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t</w:t>
            </w:r>
          </w:p>
        </w:tc>
        <w:tc>
          <w:tcPr>
            <w:tcW w:w="1152" w:type="dxa"/>
            <w:tcBorders>
              <w:top w:val="single" w:color="000000" w:sz="8" w:space="0"/>
              <w:bottom w:val="single" w:color="000000" w:sz="8" w:space="0"/>
            </w:tcBorders>
            <w:vAlign w:val="center"/>
          </w:tcPr>
          <w:p w14:paraId="731B220F">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p</w:t>
            </w:r>
          </w:p>
        </w:tc>
      </w:tr>
      <w:tr w14:paraId="6D5C5D67">
        <w:tblPrEx>
          <w:tblCellMar>
            <w:top w:w="0" w:type="dxa"/>
            <w:left w:w="108" w:type="dxa"/>
            <w:bottom w:w="0" w:type="dxa"/>
            <w:right w:w="108" w:type="dxa"/>
          </w:tblCellMar>
        </w:tblPrEx>
        <w:trPr>
          <w:cantSplit/>
        </w:trPr>
        <w:tc>
          <w:tcPr>
            <w:tcW w:w="893" w:type="dxa"/>
            <w:vAlign w:val="center"/>
          </w:tcPr>
          <w:p w14:paraId="070D27DA">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前测</w:t>
            </w:r>
          </w:p>
        </w:tc>
        <w:tc>
          <w:tcPr>
            <w:tcW w:w="935" w:type="dxa"/>
            <w:vAlign w:val="center"/>
          </w:tcPr>
          <w:p w14:paraId="3105C204">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3.564</w:t>
            </w:r>
          </w:p>
        </w:tc>
        <w:tc>
          <w:tcPr>
            <w:tcW w:w="937" w:type="dxa"/>
            <w:vAlign w:val="center"/>
          </w:tcPr>
          <w:p w14:paraId="66B01DAD">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0.577</w:t>
            </w:r>
          </w:p>
        </w:tc>
        <w:tc>
          <w:tcPr>
            <w:tcW w:w="1151" w:type="dxa"/>
            <w:vAlign w:val="center"/>
          </w:tcPr>
          <w:p w14:paraId="46BE546C">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0.959</w:t>
            </w:r>
          </w:p>
        </w:tc>
        <w:tc>
          <w:tcPr>
            <w:tcW w:w="2563" w:type="dxa"/>
            <w:vAlign w:val="center"/>
          </w:tcPr>
          <w:p w14:paraId="68B9C131">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0.916～1.001</w:t>
            </w:r>
          </w:p>
        </w:tc>
        <w:tc>
          <w:tcPr>
            <w:tcW w:w="1153" w:type="dxa"/>
            <w:vAlign w:val="center"/>
          </w:tcPr>
          <w:p w14:paraId="5BBCC117">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44.080</w:t>
            </w:r>
          </w:p>
        </w:tc>
        <w:tc>
          <w:tcPr>
            <w:tcW w:w="1152" w:type="dxa"/>
            <w:vAlign w:val="center"/>
          </w:tcPr>
          <w:p w14:paraId="7663E98C">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＜0.001</w:t>
            </w:r>
          </w:p>
        </w:tc>
      </w:tr>
      <w:tr w14:paraId="43E00956">
        <w:tblPrEx>
          <w:tblCellMar>
            <w:top w:w="0" w:type="dxa"/>
            <w:left w:w="108" w:type="dxa"/>
            <w:bottom w:w="0" w:type="dxa"/>
            <w:right w:w="108" w:type="dxa"/>
          </w:tblCellMar>
        </w:tblPrEx>
        <w:trPr>
          <w:cantSplit/>
        </w:trPr>
        <w:tc>
          <w:tcPr>
            <w:tcW w:w="893" w:type="dxa"/>
            <w:tcBorders>
              <w:bottom w:val="single" w:color="000000" w:sz="8" w:space="0"/>
            </w:tcBorders>
            <w:vAlign w:val="center"/>
          </w:tcPr>
          <w:p w14:paraId="43F1B96B">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后测</w:t>
            </w:r>
          </w:p>
        </w:tc>
        <w:tc>
          <w:tcPr>
            <w:tcW w:w="935" w:type="dxa"/>
            <w:tcBorders>
              <w:bottom w:val="single" w:color="000000" w:sz="8" w:space="0"/>
            </w:tcBorders>
            <w:vAlign w:val="center"/>
          </w:tcPr>
          <w:p w14:paraId="23FACC4B">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4.523</w:t>
            </w:r>
          </w:p>
        </w:tc>
        <w:tc>
          <w:tcPr>
            <w:tcW w:w="937" w:type="dxa"/>
            <w:tcBorders>
              <w:bottom w:val="single" w:color="000000" w:sz="8" w:space="0"/>
            </w:tcBorders>
            <w:vAlign w:val="center"/>
          </w:tcPr>
          <w:p w14:paraId="32F3BE05">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0.601</w:t>
            </w:r>
          </w:p>
        </w:tc>
        <w:tc>
          <w:tcPr>
            <w:tcW w:w="1151" w:type="dxa"/>
            <w:tcBorders>
              <w:bottom w:val="single" w:color="000000" w:sz="8" w:space="0"/>
            </w:tcBorders>
            <w:vAlign w:val="center"/>
          </w:tcPr>
          <w:p w14:paraId="2E6F8587">
            <w:pPr>
              <w:keepNext/>
              <w:spacing w:before="0" w:after="0" w:line="240" w:lineRule="auto"/>
              <w:ind w:firstLine="0"/>
              <w:jc w:val="center"/>
              <w:rPr>
                <w:rFonts w:hint="eastAsia" w:ascii="宋体" w:hAnsi="宋体" w:eastAsia="宋体" w:cs="宋体"/>
              </w:rPr>
            </w:pPr>
          </w:p>
        </w:tc>
        <w:tc>
          <w:tcPr>
            <w:tcW w:w="2563" w:type="dxa"/>
            <w:tcBorders>
              <w:bottom w:val="single" w:color="000000" w:sz="8" w:space="0"/>
            </w:tcBorders>
            <w:vAlign w:val="center"/>
          </w:tcPr>
          <w:p w14:paraId="00A53EAD">
            <w:pPr>
              <w:keepNext/>
              <w:spacing w:before="0" w:after="0" w:line="240" w:lineRule="auto"/>
              <w:ind w:firstLine="0"/>
              <w:jc w:val="center"/>
              <w:rPr>
                <w:rFonts w:hint="eastAsia" w:ascii="宋体" w:hAnsi="宋体" w:eastAsia="宋体" w:cs="宋体"/>
              </w:rPr>
            </w:pPr>
          </w:p>
        </w:tc>
        <w:tc>
          <w:tcPr>
            <w:tcW w:w="1153" w:type="dxa"/>
            <w:tcBorders>
              <w:bottom w:val="single" w:color="000000" w:sz="8" w:space="0"/>
            </w:tcBorders>
            <w:vAlign w:val="center"/>
          </w:tcPr>
          <w:p w14:paraId="1D3E66C3">
            <w:pPr>
              <w:keepNext/>
              <w:spacing w:before="0" w:after="0" w:line="240" w:lineRule="auto"/>
              <w:ind w:firstLine="0"/>
              <w:jc w:val="center"/>
              <w:rPr>
                <w:rFonts w:hint="eastAsia" w:ascii="宋体" w:hAnsi="宋体" w:eastAsia="宋体" w:cs="宋体"/>
              </w:rPr>
            </w:pPr>
          </w:p>
        </w:tc>
        <w:tc>
          <w:tcPr>
            <w:tcW w:w="1152" w:type="dxa"/>
            <w:tcBorders>
              <w:bottom w:val="single" w:color="000000" w:sz="8" w:space="0"/>
            </w:tcBorders>
            <w:vAlign w:val="center"/>
          </w:tcPr>
          <w:p w14:paraId="0A3F3057">
            <w:pPr>
              <w:keepNext/>
              <w:spacing w:before="0" w:after="0" w:line="240" w:lineRule="auto"/>
              <w:ind w:firstLine="0"/>
              <w:jc w:val="center"/>
              <w:rPr>
                <w:rFonts w:hint="eastAsia" w:ascii="宋体" w:hAnsi="宋体" w:eastAsia="宋体" w:cs="宋体"/>
              </w:rPr>
            </w:pPr>
          </w:p>
        </w:tc>
      </w:tr>
    </w:tbl>
    <w:p w14:paraId="1F5B95D7">
      <w:pPr>
        <w:spacing w:line="240" w:lineRule="auto"/>
        <w:ind w:firstLine="0"/>
        <w:jc w:val="left"/>
        <w:rPr>
          <w:rFonts w:hint="eastAsia" w:ascii="宋体" w:hAnsi="宋体" w:eastAsia="宋体" w:cs="宋体"/>
        </w:rPr>
      </w:pPr>
      <w:r>
        <w:rPr>
          <w:rFonts w:hint="eastAsia" w:ascii="宋体" w:hAnsi="宋体" w:eastAsia="宋体" w:cs="宋体"/>
          <w:b w:val="0"/>
          <w:sz w:val="21"/>
        </w:rPr>
        <w:t>注：df＝1345；配对差SD＝0.798；dz＝1.201；Holm校正后p＜0.001。</w:t>
      </w:r>
    </w:p>
    <w:p w14:paraId="05E7F7BA">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创造均值由3.564升至4.523，平均增加0.959分，95%CI为0.916～1.001，t（1345）＝44.080，校正后p＜0.001，dz＝1.201。创造维度由前测相对薄弱走向较高自评水平，为课题通过开放任务、多方案尝试和知识整合拓展学生思路提供了支持。后测关于思考不同路径、方法更加灵活的回答，与这一变化方向相符。对于课题论证而言，这说明教学设计中保留探索空间、组织方案比较和持续修订具有实践意义，学生是否形成高质量的新方案还可通过作品及其版本变化进一步验证。</w:t>
      </w:r>
    </w:p>
    <w:p w14:paraId="55712651">
      <w:pPr>
        <w:pStyle w:val="4"/>
        <w:keepNext/>
        <w:spacing w:before="280" w:after="280"/>
        <w:ind w:firstLine="0" w:firstLineChars="0"/>
        <w:outlineLvl w:val="4"/>
        <w:rPr>
          <w:rFonts w:hint="eastAsia" w:ascii="宋体" w:hAnsi="宋体" w:eastAsia="宋体" w:cs="宋体"/>
        </w:rPr>
      </w:pPr>
      <w:r>
        <w:rPr>
          <w:rFonts w:hint="eastAsia" w:ascii="宋体" w:hAnsi="宋体" w:eastAsia="宋体" w:cs="宋体"/>
          <w:b/>
          <w:sz w:val="28"/>
        </w:rPr>
        <w:t>4）责任担当</w:t>
      </w:r>
    </w:p>
    <w:p w14:paraId="0D6BD08D">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表3-61  责任担当维度前后测比较（n＝1346）</w:t>
      </w:r>
    </w:p>
    <w:tbl>
      <w:tblPr>
        <w:tblStyle w:val="12"/>
        <w:tblW w:w="8784" w:type="dxa"/>
        <w:tblInd w:w="0" w:type="dxa"/>
        <w:tblLayout w:type="fixed"/>
        <w:tblCellMar>
          <w:top w:w="0" w:type="dxa"/>
          <w:left w:w="108" w:type="dxa"/>
          <w:bottom w:w="0" w:type="dxa"/>
          <w:right w:w="108" w:type="dxa"/>
        </w:tblCellMar>
      </w:tblPr>
      <w:tblGrid>
        <w:gridCol w:w="893"/>
        <w:gridCol w:w="935"/>
        <w:gridCol w:w="937"/>
        <w:gridCol w:w="1151"/>
        <w:gridCol w:w="2563"/>
        <w:gridCol w:w="1153"/>
        <w:gridCol w:w="1152"/>
      </w:tblGrid>
      <w:tr w14:paraId="4ABB57E6">
        <w:tblPrEx>
          <w:tblCellMar>
            <w:top w:w="0" w:type="dxa"/>
            <w:left w:w="108" w:type="dxa"/>
            <w:bottom w:w="0" w:type="dxa"/>
            <w:right w:w="108" w:type="dxa"/>
          </w:tblCellMar>
        </w:tblPrEx>
        <w:trPr>
          <w:cantSplit/>
          <w:tblHeader/>
        </w:trPr>
        <w:tc>
          <w:tcPr>
            <w:tcW w:w="893" w:type="dxa"/>
            <w:tcBorders>
              <w:top w:val="single" w:color="000000" w:sz="8" w:space="0"/>
              <w:bottom w:val="single" w:color="000000" w:sz="8" w:space="0"/>
            </w:tcBorders>
            <w:vAlign w:val="center"/>
          </w:tcPr>
          <w:p w14:paraId="60188998">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测量</w:t>
            </w:r>
          </w:p>
        </w:tc>
        <w:tc>
          <w:tcPr>
            <w:tcW w:w="935" w:type="dxa"/>
            <w:tcBorders>
              <w:top w:val="single" w:color="000000" w:sz="8" w:space="0"/>
              <w:bottom w:val="single" w:color="000000" w:sz="8" w:space="0"/>
            </w:tcBorders>
            <w:vAlign w:val="center"/>
          </w:tcPr>
          <w:p w14:paraId="318A4B79">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M</w:t>
            </w:r>
          </w:p>
        </w:tc>
        <w:tc>
          <w:tcPr>
            <w:tcW w:w="937" w:type="dxa"/>
            <w:tcBorders>
              <w:top w:val="single" w:color="000000" w:sz="8" w:space="0"/>
              <w:bottom w:val="single" w:color="000000" w:sz="8" w:space="0"/>
            </w:tcBorders>
            <w:vAlign w:val="center"/>
          </w:tcPr>
          <w:p w14:paraId="227655F5">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SD</w:t>
            </w:r>
          </w:p>
        </w:tc>
        <w:tc>
          <w:tcPr>
            <w:tcW w:w="1151" w:type="dxa"/>
            <w:tcBorders>
              <w:top w:val="single" w:color="000000" w:sz="8" w:space="0"/>
              <w:bottom w:val="single" w:color="000000" w:sz="8" w:space="0"/>
            </w:tcBorders>
            <w:vAlign w:val="center"/>
          </w:tcPr>
          <w:p w14:paraId="0C23FEEB">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均值差</w:t>
            </w:r>
          </w:p>
        </w:tc>
        <w:tc>
          <w:tcPr>
            <w:tcW w:w="2563" w:type="dxa"/>
            <w:tcBorders>
              <w:top w:val="single" w:color="000000" w:sz="8" w:space="0"/>
              <w:bottom w:val="single" w:color="000000" w:sz="8" w:space="0"/>
            </w:tcBorders>
            <w:vAlign w:val="center"/>
          </w:tcPr>
          <w:p w14:paraId="72A8F148">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95%CI</w:t>
            </w:r>
          </w:p>
        </w:tc>
        <w:tc>
          <w:tcPr>
            <w:tcW w:w="1153" w:type="dxa"/>
            <w:tcBorders>
              <w:top w:val="single" w:color="000000" w:sz="8" w:space="0"/>
              <w:bottom w:val="single" w:color="000000" w:sz="8" w:space="0"/>
            </w:tcBorders>
            <w:vAlign w:val="center"/>
          </w:tcPr>
          <w:p w14:paraId="48AC125F">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t</w:t>
            </w:r>
          </w:p>
        </w:tc>
        <w:tc>
          <w:tcPr>
            <w:tcW w:w="1152" w:type="dxa"/>
            <w:tcBorders>
              <w:top w:val="single" w:color="000000" w:sz="8" w:space="0"/>
              <w:bottom w:val="single" w:color="000000" w:sz="8" w:space="0"/>
            </w:tcBorders>
            <w:vAlign w:val="center"/>
          </w:tcPr>
          <w:p w14:paraId="71EE0E78">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p</w:t>
            </w:r>
          </w:p>
        </w:tc>
      </w:tr>
      <w:tr w14:paraId="7CD9A147">
        <w:tblPrEx>
          <w:tblCellMar>
            <w:top w:w="0" w:type="dxa"/>
            <w:left w:w="108" w:type="dxa"/>
            <w:bottom w:w="0" w:type="dxa"/>
            <w:right w:w="108" w:type="dxa"/>
          </w:tblCellMar>
        </w:tblPrEx>
        <w:trPr>
          <w:cantSplit/>
        </w:trPr>
        <w:tc>
          <w:tcPr>
            <w:tcW w:w="893" w:type="dxa"/>
            <w:vAlign w:val="center"/>
          </w:tcPr>
          <w:p w14:paraId="0D54A62E">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前测</w:t>
            </w:r>
          </w:p>
        </w:tc>
        <w:tc>
          <w:tcPr>
            <w:tcW w:w="935" w:type="dxa"/>
            <w:vAlign w:val="center"/>
          </w:tcPr>
          <w:p w14:paraId="588C741E">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3.664</w:t>
            </w:r>
          </w:p>
        </w:tc>
        <w:tc>
          <w:tcPr>
            <w:tcW w:w="937" w:type="dxa"/>
            <w:vAlign w:val="center"/>
          </w:tcPr>
          <w:p w14:paraId="38C1D1FC">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0.495</w:t>
            </w:r>
          </w:p>
        </w:tc>
        <w:tc>
          <w:tcPr>
            <w:tcW w:w="1151" w:type="dxa"/>
            <w:vAlign w:val="center"/>
          </w:tcPr>
          <w:p w14:paraId="4F8C4FFE">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0.985</w:t>
            </w:r>
          </w:p>
        </w:tc>
        <w:tc>
          <w:tcPr>
            <w:tcW w:w="2563" w:type="dxa"/>
            <w:vAlign w:val="center"/>
          </w:tcPr>
          <w:p w14:paraId="41B19F22">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0.956～1.013</w:t>
            </w:r>
          </w:p>
        </w:tc>
        <w:tc>
          <w:tcPr>
            <w:tcW w:w="1153" w:type="dxa"/>
            <w:vAlign w:val="center"/>
          </w:tcPr>
          <w:p w14:paraId="735A1E98">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67.426</w:t>
            </w:r>
          </w:p>
        </w:tc>
        <w:tc>
          <w:tcPr>
            <w:tcW w:w="1152" w:type="dxa"/>
            <w:vAlign w:val="center"/>
          </w:tcPr>
          <w:p w14:paraId="06EC8CAA">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＜0.001</w:t>
            </w:r>
          </w:p>
        </w:tc>
      </w:tr>
      <w:tr w14:paraId="78CC9FEF">
        <w:tblPrEx>
          <w:tblCellMar>
            <w:top w:w="0" w:type="dxa"/>
            <w:left w:w="108" w:type="dxa"/>
            <w:bottom w:w="0" w:type="dxa"/>
            <w:right w:w="108" w:type="dxa"/>
          </w:tblCellMar>
        </w:tblPrEx>
        <w:trPr>
          <w:cantSplit/>
        </w:trPr>
        <w:tc>
          <w:tcPr>
            <w:tcW w:w="893" w:type="dxa"/>
            <w:tcBorders>
              <w:bottom w:val="single" w:color="000000" w:sz="8" w:space="0"/>
            </w:tcBorders>
            <w:vAlign w:val="center"/>
          </w:tcPr>
          <w:p w14:paraId="2F5AFD7A">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后测</w:t>
            </w:r>
          </w:p>
        </w:tc>
        <w:tc>
          <w:tcPr>
            <w:tcW w:w="935" w:type="dxa"/>
            <w:tcBorders>
              <w:bottom w:val="single" w:color="000000" w:sz="8" w:space="0"/>
            </w:tcBorders>
            <w:vAlign w:val="center"/>
          </w:tcPr>
          <w:p w14:paraId="59F12946">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4.648</w:t>
            </w:r>
          </w:p>
        </w:tc>
        <w:tc>
          <w:tcPr>
            <w:tcW w:w="937" w:type="dxa"/>
            <w:tcBorders>
              <w:bottom w:val="single" w:color="000000" w:sz="8" w:space="0"/>
            </w:tcBorders>
            <w:vAlign w:val="center"/>
          </w:tcPr>
          <w:p w14:paraId="2CC2363C">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0.660</w:t>
            </w:r>
          </w:p>
        </w:tc>
        <w:tc>
          <w:tcPr>
            <w:tcW w:w="1151" w:type="dxa"/>
            <w:tcBorders>
              <w:bottom w:val="single" w:color="000000" w:sz="8" w:space="0"/>
            </w:tcBorders>
            <w:vAlign w:val="center"/>
          </w:tcPr>
          <w:p w14:paraId="43456B28">
            <w:pPr>
              <w:keepNext/>
              <w:spacing w:before="0" w:after="0" w:line="240" w:lineRule="auto"/>
              <w:ind w:firstLine="0"/>
              <w:jc w:val="center"/>
              <w:rPr>
                <w:rFonts w:hint="eastAsia" w:ascii="宋体" w:hAnsi="宋体" w:eastAsia="宋体" w:cs="宋体"/>
              </w:rPr>
            </w:pPr>
          </w:p>
        </w:tc>
        <w:tc>
          <w:tcPr>
            <w:tcW w:w="2563" w:type="dxa"/>
            <w:tcBorders>
              <w:bottom w:val="single" w:color="000000" w:sz="8" w:space="0"/>
            </w:tcBorders>
            <w:vAlign w:val="center"/>
          </w:tcPr>
          <w:p w14:paraId="77F55A6A">
            <w:pPr>
              <w:keepNext/>
              <w:spacing w:before="0" w:after="0" w:line="240" w:lineRule="auto"/>
              <w:ind w:firstLine="0"/>
              <w:jc w:val="center"/>
              <w:rPr>
                <w:rFonts w:hint="eastAsia" w:ascii="宋体" w:hAnsi="宋体" w:eastAsia="宋体" w:cs="宋体"/>
              </w:rPr>
            </w:pPr>
          </w:p>
        </w:tc>
        <w:tc>
          <w:tcPr>
            <w:tcW w:w="1153" w:type="dxa"/>
            <w:tcBorders>
              <w:bottom w:val="single" w:color="000000" w:sz="8" w:space="0"/>
            </w:tcBorders>
            <w:vAlign w:val="center"/>
          </w:tcPr>
          <w:p w14:paraId="2407D571">
            <w:pPr>
              <w:keepNext/>
              <w:spacing w:before="0" w:after="0" w:line="240" w:lineRule="auto"/>
              <w:ind w:firstLine="0"/>
              <w:jc w:val="center"/>
              <w:rPr>
                <w:rFonts w:hint="eastAsia" w:ascii="宋体" w:hAnsi="宋体" w:eastAsia="宋体" w:cs="宋体"/>
              </w:rPr>
            </w:pPr>
          </w:p>
        </w:tc>
        <w:tc>
          <w:tcPr>
            <w:tcW w:w="1152" w:type="dxa"/>
            <w:tcBorders>
              <w:bottom w:val="single" w:color="000000" w:sz="8" w:space="0"/>
            </w:tcBorders>
            <w:vAlign w:val="center"/>
          </w:tcPr>
          <w:p w14:paraId="4D24FDC8">
            <w:pPr>
              <w:keepNext/>
              <w:spacing w:before="0" w:after="0" w:line="240" w:lineRule="auto"/>
              <w:ind w:firstLine="0"/>
              <w:jc w:val="center"/>
              <w:rPr>
                <w:rFonts w:hint="eastAsia" w:ascii="宋体" w:hAnsi="宋体" w:eastAsia="宋体" w:cs="宋体"/>
              </w:rPr>
            </w:pPr>
          </w:p>
        </w:tc>
      </w:tr>
    </w:tbl>
    <w:p w14:paraId="601C7045">
      <w:pPr>
        <w:spacing w:line="240" w:lineRule="auto"/>
        <w:ind w:firstLine="0"/>
        <w:jc w:val="left"/>
        <w:rPr>
          <w:rFonts w:hint="eastAsia" w:ascii="宋体" w:hAnsi="宋体" w:eastAsia="宋体" w:cs="宋体"/>
        </w:rPr>
      </w:pPr>
      <w:r>
        <w:rPr>
          <w:rFonts w:hint="eastAsia" w:ascii="宋体" w:hAnsi="宋体" w:eastAsia="宋体" w:cs="宋体"/>
          <w:b w:val="0"/>
          <w:sz w:val="21"/>
        </w:rPr>
        <w:t>注：df＝1345；配对差SD＝0.536；dz＝1.838；Holm校正后p＜0.001。</w:t>
      </w:r>
    </w:p>
    <w:p w14:paraId="3FC58022">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责任担当均值由3.664升至4.648，平均增加0.985分，95%CI为0.956～1.013，t（1345）＝67.426，校正后p＜0.001，dz＝1.838。责任担当的提高，为课题在共同任务中落实目标明确、分工履行、持续投入与任务反思提供了支持。该维度后测均值在七维中最高，反映学生对任务责任的自评较为积极，与任务驱动和探究展学对主动参与的要求相契合。其教育意义在于，高阶能力培育不仅关注想出办法，也关注学生能否承担任务、坚持完成并检查质量，为持续开展合作探究提供基础。</w:t>
      </w:r>
    </w:p>
    <w:p w14:paraId="1F765B07">
      <w:pPr>
        <w:pStyle w:val="4"/>
        <w:keepNext/>
        <w:spacing w:before="280" w:after="280"/>
        <w:ind w:firstLine="0" w:firstLineChars="0"/>
        <w:outlineLvl w:val="4"/>
        <w:rPr>
          <w:rFonts w:hint="eastAsia" w:ascii="宋体" w:hAnsi="宋体" w:eastAsia="宋体" w:cs="宋体"/>
        </w:rPr>
      </w:pPr>
      <w:r>
        <w:rPr>
          <w:rFonts w:hint="eastAsia" w:ascii="宋体" w:hAnsi="宋体" w:eastAsia="宋体" w:cs="宋体"/>
          <w:b/>
          <w:sz w:val="28"/>
        </w:rPr>
        <w:t>5）情绪调节</w:t>
      </w:r>
    </w:p>
    <w:p w14:paraId="0DCE4FBE">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表3-62  情绪调节维度前后测比较（n＝1346）</w:t>
      </w:r>
    </w:p>
    <w:tbl>
      <w:tblPr>
        <w:tblStyle w:val="12"/>
        <w:tblW w:w="8784" w:type="dxa"/>
        <w:tblInd w:w="0" w:type="dxa"/>
        <w:tblLayout w:type="fixed"/>
        <w:tblCellMar>
          <w:top w:w="0" w:type="dxa"/>
          <w:left w:w="108" w:type="dxa"/>
          <w:bottom w:w="0" w:type="dxa"/>
          <w:right w:w="108" w:type="dxa"/>
        </w:tblCellMar>
      </w:tblPr>
      <w:tblGrid>
        <w:gridCol w:w="893"/>
        <w:gridCol w:w="935"/>
        <w:gridCol w:w="937"/>
        <w:gridCol w:w="1151"/>
        <w:gridCol w:w="2563"/>
        <w:gridCol w:w="1153"/>
        <w:gridCol w:w="1152"/>
      </w:tblGrid>
      <w:tr w14:paraId="0F836F0A">
        <w:tblPrEx>
          <w:tblCellMar>
            <w:top w:w="0" w:type="dxa"/>
            <w:left w:w="108" w:type="dxa"/>
            <w:bottom w:w="0" w:type="dxa"/>
            <w:right w:w="108" w:type="dxa"/>
          </w:tblCellMar>
        </w:tblPrEx>
        <w:trPr>
          <w:cantSplit/>
          <w:tblHeader/>
        </w:trPr>
        <w:tc>
          <w:tcPr>
            <w:tcW w:w="893" w:type="dxa"/>
            <w:tcBorders>
              <w:top w:val="single" w:color="000000" w:sz="8" w:space="0"/>
              <w:bottom w:val="single" w:color="000000" w:sz="8" w:space="0"/>
            </w:tcBorders>
            <w:vAlign w:val="center"/>
          </w:tcPr>
          <w:p w14:paraId="08CC3073">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测量</w:t>
            </w:r>
          </w:p>
        </w:tc>
        <w:tc>
          <w:tcPr>
            <w:tcW w:w="935" w:type="dxa"/>
            <w:tcBorders>
              <w:top w:val="single" w:color="000000" w:sz="8" w:space="0"/>
              <w:bottom w:val="single" w:color="000000" w:sz="8" w:space="0"/>
            </w:tcBorders>
            <w:vAlign w:val="center"/>
          </w:tcPr>
          <w:p w14:paraId="522C0BE1">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M</w:t>
            </w:r>
          </w:p>
        </w:tc>
        <w:tc>
          <w:tcPr>
            <w:tcW w:w="937" w:type="dxa"/>
            <w:tcBorders>
              <w:top w:val="single" w:color="000000" w:sz="8" w:space="0"/>
              <w:bottom w:val="single" w:color="000000" w:sz="8" w:space="0"/>
            </w:tcBorders>
            <w:vAlign w:val="center"/>
          </w:tcPr>
          <w:p w14:paraId="118DAE91">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SD</w:t>
            </w:r>
          </w:p>
        </w:tc>
        <w:tc>
          <w:tcPr>
            <w:tcW w:w="1151" w:type="dxa"/>
            <w:tcBorders>
              <w:top w:val="single" w:color="000000" w:sz="8" w:space="0"/>
              <w:bottom w:val="single" w:color="000000" w:sz="8" w:space="0"/>
            </w:tcBorders>
            <w:vAlign w:val="center"/>
          </w:tcPr>
          <w:p w14:paraId="6CC2CB1E">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均值差</w:t>
            </w:r>
          </w:p>
        </w:tc>
        <w:tc>
          <w:tcPr>
            <w:tcW w:w="2563" w:type="dxa"/>
            <w:tcBorders>
              <w:top w:val="single" w:color="000000" w:sz="8" w:space="0"/>
              <w:bottom w:val="single" w:color="000000" w:sz="8" w:space="0"/>
            </w:tcBorders>
            <w:vAlign w:val="center"/>
          </w:tcPr>
          <w:p w14:paraId="679300C6">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95%CI</w:t>
            </w:r>
          </w:p>
        </w:tc>
        <w:tc>
          <w:tcPr>
            <w:tcW w:w="1153" w:type="dxa"/>
            <w:tcBorders>
              <w:top w:val="single" w:color="000000" w:sz="8" w:space="0"/>
              <w:bottom w:val="single" w:color="000000" w:sz="8" w:space="0"/>
            </w:tcBorders>
            <w:vAlign w:val="center"/>
          </w:tcPr>
          <w:p w14:paraId="638FE71C">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t</w:t>
            </w:r>
          </w:p>
        </w:tc>
        <w:tc>
          <w:tcPr>
            <w:tcW w:w="1152" w:type="dxa"/>
            <w:tcBorders>
              <w:top w:val="single" w:color="000000" w:sz="8" w:space="0"/>
              <w:bottom w:val="single" w:color="000000" w:sz="8" w:space="0"/>
            </w:tcBorders>
            <w:vAlign w:val="center"/>
          </w:tcPr>
          <w:p w14:paraId="4123DE82">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p</w:t>
            </w:r>
          </w:p>
        </w:tc>
      </w:tr>
      <w:tr w14:paraId="78C2B8F3">
        <w:tblPrEx>
          <w:tblCellMar>
            <w:top w:w="0" w:type="dxa"/>
            <w:left w:w="108" w:type="dxa"/>
            <w:bottom w:w="0" w:type="dxa"/>
            <w:right w:w="108" w:type="dxa"/>
          </w:tblCellMar>
        </w:tblPrEx>
        <w:trPr>
          <w:cantSplit/>
        </w:trPr>
        <w:tc>
          <w:tcPr>
            <w:tcW w:w="893" w:type="dxa"/>
            <w:vAlign w:val="center"/>
          </w:tcPr>
          <w:p w14:paraId="1F43646F">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前测</w:t>
            </w:r>
          </w:p>
        </w:tc>
        <w:tc>
          <w:tcPr>
            <w:tcW w:w="935" w:type="dxa"/>
            <w:vAlign w:val="center"/>
          </w:tcPr>
          <w:p w14:paraId="25F04084">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3.586</w:t>
            </w:r>
          </w:p>
        </w:tc>
        <w:tc>
          <w:tcPr>
            <w:tcW w:w="937" w:type="dxa"/>
            <w:vAlign w:val="center"/>
          </w:tcPr>
          <w:p w14:paraId="52EC80A3">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0.557</w:t>
            </w:r>
          </w:p>
        </w:tc>
        <w:tc>
          <w:tcPr>
            <w:tcW w:w="1151" w:type="dxa"/>
            <w:vAlign w:val="center"/>
          </w:tcPr>
          <w:p w14:paraId="3CA00723">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0.818</w:t>
            </w:r>
          </w:p>
        </w:tc>
        <w:tc>
          <w:tcPr>
            <w:tcW w:w="2563" w:type="dxa"/>
            <w:vAlign w:val="center"/>
          </w:tcPr>
          <w:p w14:paraId="334C5DDC">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0.800～0.837</w:t>
            </w:r>
          </w:p>
        </w:tc>
        <w:tc>
          <w:tcPr>
            <w:tcW w:w="1153" w:type="dxa"/>
            <w:vAlign w:val="center"/>
          </w:tcPr>
          <w:p w14:paraId="573967C4">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85.278</w:t>
            </w:r>
          </w:p>
        </w:tc>
        <w:tc>
          <w:tcPr>
            <w:tcW w:w="1152" w:type="dxa"/>
            <w:vAlign w:val="center"/>
          </w:tcPr>
          <w:p w14:paraId="37ABFA76">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＜0.001</w:t>
            </w:r>
          </w:p>
        </w:tc>
      </w:tr>
      <w:tr w14:paraId="031873D0">
        <w:tblPrEx>
          <w:tblCellMar>
            <w:top w:w="0" w:type="dxa"/>
            <w:left w:w="108" w:type="dxa"/>
            <w:bottom w:w="0" w:type="dxa"/>
            <w:right w:w="108" w:type="dxa"/>
          </w:tblCellMar>
        </w:tblPrEx>
        <w:trPr>
          <w:cantSplit/>
        </w:trPr>
        <w:tc>
          <w:tcPr>
            <w:tcW w:w="893" w:type="dxa"/>
            <w:tcBorders>
              <w:bottom w:val="single" w:color="000000" w:sz="8" w:space="0"/>
            </w:tcBorders>
            <w:vAlign w:val="center"/>
          </w:tcPr>
          <w:p w14:paraId="436D5087">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后测</w:t>
            </w:r>
          </w:p>
        </w:tc>
        <w:tc>
          <w:tcPr>
            <w:tcW w:w="935" w:type="dxa"/>
            <w:tcBorders>
              <w:bottom w:val="single" w:color="000000" w:sz="8" w:space="0"/>
            </w:tcBorders>
            <w:vAlign w:val="center"/>
          </w:tcPr>
          <w:p w14:paraId="08FFCAB6">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4.405</w:t>
            </w:r>
          </w:p>
        </w:tc>
        <w:tc>
          <w:tcPr>
            <w:tcW w:w="937" w:type="dxa"/>
            <w:tcBorders>
              <w:bottom w:val="single" w:color="000000" w:sz="8" w:space="0"/>
            </w:tcBorders>
            <w:vAlign w:val="center"/>
          </w:tcPr>
          <w:p w14:paraId="78DEC10C">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0.776</w:t>
            </w:r>
          </w:p>
        </w:tc>
        <w:tc>
          <w:tcPr>
            <w:tcW w:w="1151" w:type="dxa"/>
            <w:tcBorders>
              <w:bottom w:val="single" w:color="000000" w:sz="8" w:space="0"/>
            </w:tcBorders>
            <w:vAlign w:val="center"/>
          </w:tcPr>
          <w:p w14:paraId="1268EE6D">
            <w:pPr>
              <w:keepNext/>
              <w:spacing w:before="0" w:after="0" w:line="240" w:lineRule="auto"/>
              <w:ind w:firstLine="0"/>
              <w:jc w:val="center"/>
              <w:rPr>
                <w:rFonts w:hint="eastAsia" w:ascii="宋体" w:hAnsi="宋体" w:eastAsia="宋体" w:cs="宋体"/>
              </w:rPr>
            </w:pPr>
          </w:p>
        </w:tc>
        <w:tc>
          <w:tcPr>
            <w:tcW w:w="2563" w:type="dxa"/>
            <w:tcBorders>
              <w:bottom w:val="single" w:color="000000" w:sz="8" w:space="0"/>
            </w:tcBorders>
            <w:vAlign w:val="center"/>
          </w:tcPr>
          <w:p w14:paraId="782EFC51">
            <w:pPr>
              <w:keepNext/>
              <w:spacing w:before="0" w:after="0" w:line="240" w:lineRule="auto"/>
              <w:ind w:firstLine="0"/>
              <w:jc w:val="center"/>
              <w:rPr>
                <w:rFonts w:hint="eastAsia" w:ascii="宋体" w:hAnsi="宋体" w:eastAsia="宋体" w:cs="宋体"/>
              </w:rPr>
            </w:pPr>
          </w:p>
        </w:tc>
        <w:tc>
          <w:tcPr>
            <w:tcW w:w="1153" w:type="dxa"/>
            <w:tcBorders>
              <w:bottom w:val="single" w:color="000000" w:sz="8" w:space="0"/>
            </w:tcBorders>
            <w:vAlign w:val="center"/>
          </w:tcPr>
          <w:p w14:paraId="123885CC">
            <w:pPr>
              <w:keepNext/>
              <w:spacing w:before="0" w:after="0" w:line="240" w:lineRule="auto"/>
              <w:ind w:firstLine="0"/>
              <w:jc w:val="center"/>
              <w:rPr>
                <w:rFonts w:hint="eastAsia" w:ascii="宋体" w:hAnsi="宋体" w:eastAsia="宋体" w:cs="宋体"/>
              </w:rPr>
            </w:pPr>
          </w:p>
        </w:tc>
        <w:tc>
          <w:tcPr>
            <w:tcW w:w="1152" w:type="dxa"/>
            <w:tcBorders>
              <w:bottom w:val="single" w:color="000000" w:sz="8" w:space="0"/>
            </w:tcBorders>
            <w:vAlign w:val="center"/>
          </w:tcPr>
          <w:p w14:paraId="4BBA368F">
            <w:pPr>
              <w:keepNext/>
              <w:spacing w:before="0" w:after="0" w:line="240" w:lineRule="auto"/>
              <w:ind w:firstLine="0"/>
              <w:jc w:val="center"/>
              <w:rPr>
                <w:rFonts w:hint="eastAsia" w:ascii="宋体" w:hAnsi="宋体" w:eastAsia="宋体" w:cs="宋体"/>
              </w:rPr>
            </w:pPr>
          </w:p>
        </w:tc>
      </w:tr>
    </w:tbl>
    <w:p w14:paraId="681EAA67">
      <w:pPr>
        <w:spacing w:line="240" w:lineRule="auto"/>
        <w:ind w:firstLine="0"/>
        <w:jc w:val="left"/>
        <w:rPr>
          <w:rFonts w:hint="eastAsia" w:ascii="宋体" w:hAnsi="宋体" w:eastAsia="宋体" w:cs="宋体"/>
        </w:rPr>
      </w:pPr>
      <w:r>
        <w:rPr>
          <w:rFonts w:hint="eastAsia" w:ascii="宋体" w:hAnsi="宋体" w:eastAsia="宋体" w:cs="宋体"/>
          <w:b w:val="0"/>
          <w:sz w:val="21"/>
        </w:rPr>
        <w:t>注：df＝1345；配对差SD＝0.352；dz＝2.324；Holm校正后p＜0.001。</w:t>
      </w:r>
    </w:p>
    <w:p w14:paraId="4CD63094">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情绪调节均值由3.586升至4.405，平均增加0.818分，95%CI为0.800～0.837，t（1345）＝85.278，校正后p＜0.001，dz＝2.324。情绪调节的提高，为课题在认知挑战中同步提供过程反馈、同伴支持和调整机会的设计提供了支持。面对困难、分歧和失误时保持投入，是持续探究的重要条件；该维度的积极变化说明，学生对自身应对这些情境的能力更加认可。后测“比以前更有耐心”等表述提供了补充线索，提示高阶能力培育中的情绪支持具有实际价值。</w:t>
      </w:r>
    </w:p>
    <w:p w14:paraId="57639386">
      <w:pPr>
        <w:pStyle w:val="4"/>
        <w:keepNext/>
        <w:spacing w:before="280" w:after="280"/>
        <w:ind w:firstLine="0" w:firstLineChars="0"/>
        <w:outlineLvl w:val="4"/>
        <w:rPr>
          <w:rFonts w:hint="eastAsia" w:ascii="宋体" w:hAnsi="宋体" w:eastAsia="宋体" w:cs="宋体"/>
        </w:rPr>
      </w:pPr>
      <w:r>
        <w:rPr>
          <w:rFonts w:hint="eastAsia" w:ascii="宋体" w:hAnsi="宋体" w:eastAsia="宋体" w:cs="宋体"/>
          <w:b/>
          <w:sz w:val="28"/>
        </w:rPr>
        <w:t>6）合作共情</w:t>
      </w:r>
    </w:p>
    <w:p w14:paraId="49361761">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表3-63  合作共情维度前后测比较（n＝1346）</w:t>
      </w:r>
    </w:p>
    <w:tbl>
      <w:tblPr>
        <w:tblStyle w:val="12"/>
        <w:tblW w:w="8784" w:type="dxa"/>
        <w:tblInd w:w="0" w:type="dxa"/>
        <w:tblLayout w:type="fixed"/>
        <w:tblCellMar>
          <w:top w:w="0" w:type="dxa"/>
          <w:left w:w="108" w:type="dxa"/>
          <w:bottom w:w="0" w:type="dxa"/>
          <w:right w:w="108" w:type="dxa"/>
        </w:tblCellMar>
      </w:tblPr>
      <w:tblGrid>
        <w:gridCol w:w="893"/>
        <w:gridCol w:w="935"/>
        <w:gridCol w:w="937"/>
        <w:gridCol w:w="1151"/>
        <w:gridCol w:w="2563"/>
        <w:gridCol w:w="1153"/>
        <w:gridCol w:w="1152"/>
      </w:tblGrid>
      <w:tr w14:paraId="00460976">
        <w:tblPrEx>
          <w:tblCellMar>
            <w:top w:w="0" w:type="dxa"/>
            <w:left w:w="108" w:type="dxa"/>
            <w:bottom w:w="0" w:type="dxa"/>
            <w:right w:w="108" w:type="dxa"/>
          </w:tblCellMar>
        </w:tblPrEx>
        <w:trPr>
          <w:cantSplit/>
          <w:tblHeader/>
        </w:trPr>
        <w:tc>
          <w:tcPr>
            <w:tcW w:w="893" w:type="dxa"/>
            <w:tcBorders>
              <w:top w:val="single" w:color="000000" w:sz="8" w:space="0"/>
              <w:bottom w:val="single" w:color="000000" w:sz="8" w:space="0"/>
            </w:tcBorders>
            <w:vAlign w:val="center"/>
          </w:tcPr>
          <w:p w14:paraId="7B823BDC">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测量</w:t>
            </w:r>
          </w:p>
        </w:tc>
        <w:tc>
          <w:tcPr>
            <w:tcW w:w="935" w:type="dxa"/>
            <w:tcBorders>
              <w:top w:val="single" w:color="000000" w:sz="8" w:space="0"/>
              <w:bottom w:val="single" w:color="000000" w:sz="8" w:space="0"/>
            </w:tcBorders>
            <w:vAlign w:val="center"/>
          </w:tcPr>
          <w:p w14:paraId="63334E0D">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M</w:t>
            </w:r>
          </w:p>
        </w:tc>
        <w:tc>
          <w:tcPr>
            <w:tcW w:w="937" w:type="dxa"/>
            <w:tcBorders>
              <w:top w:val="single" w:color="000000" w:sz="8" w:space="0"/>
              <w:bottom w:val="single" w:color="000000" w:sz="8" w:space="0"/>
            </w:tcBorders>
            <w:vAlign w:val="center"/>
          </w:tcPr>
          <w:p w14:paraId="7F2C38DB">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SD</w:t>
            </w:r>
          </w:p>
        </w:tc>
        <w:tc>
          <w:tcPr>
            <w:tcW w:w="1151" w:type="dxa"/>
            <w:tcBorders>
              <w:top w:val="single" w:color="000000" w:sz="8" w:space="0"/>
              <w:bottom w:val="single" w:color="000000" w:sz="8" w:space="0"/>
            </w:tcBorders>
            <w:vAlign w:val="center"/>
          </w:tcPr>
          <w:p w14:paraId="61C2ACC9">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均值差</w:t>
            </w:r>
          </w:p>
        </w:tc>
        <w:tc>
          <w:tcPr>
            <w:tcW w:w="2563" w:type="dxa"/>
            <w:tcBorders>
              <w:top w:val="single" w:color="000000" w:sz="8" w:space="0"/>
              <w:bottom w:val="single" w:color="000000" w:sz="8" w:space="0"/>
            </w:tcBorders>
            <w:vAlign w:val="center"/>
          </w:tcPr>
          <w:p w14:paraId="71D076F2">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95%CI</w:t>
            </w:r>
          </w:p>
        </w:tc>
        <w:tc>
          <w:tcPr>
            <w:tcW w:w="1153" w:type="dxa"/>
            <w:tcBorders>
              <w:top w:val="single" w:color="000000" w:sz="8" w:space="0"/>
              <w:bottom w:val="single" w:color="000000" w:sz="8" w:space="0"/>
            </w:tcBorders>
            <w:vAlign w:val="center"/>
          </w:tcPr>
          <w:p w14:paraId="1775F70D">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t</w:t>
            </w:r>
          </w:p>
        </w:tc>
        <w:tc>
          <w:tcPr>
            <w:tcW w:w="1152" w:type="dxa"/>
            <w:tcBorders>
              <w:top w:val="single" w:color="000000" w:sz="8" w:space="0"/>
              <w:bottom w:val="single" w:color="000000" w:sz="8" w:space="0"/>
            </w:tcBorders>
            <w:vAlign w:val="center"/>
          </w:tcPr>
          <w:p w14:paraId="75D2B45F">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p</w:t>
            </w:r>
          </w:p>
        </w:tc>
      </w:tr>
      <w:tr w14:paraId="4414B441">
        <w:tblPrEx>
          <w:tblCellMar>
            <w:top w:w="0" w:type="dxa"/>
            <w:left w:w="108" w:type="dxa"/>
            <w:bottom w:w="0" w:type="dxa"/>
            <w:right w:w="108" w:type="dxa"/>
          </w:tblCellMar>
        </w:tblPrEx>
        <w:trPr>
          <w:cantSplit/>
        </w:trPr>
        <w:tc>
          <w:tcPr>
            <w:tcW w:w="893" w:type="dxa"/>
            <w:vAlign w:val="center"/>
          </w:tcPr>
          <w:p w14:paraId="648435D2">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前测</w:t>
            </w:r>
          </w:p>
        </w:tc>
        <w:tc>
          <w:tcPr>
            <w:tcW w:w="935" w:type="dxa"/>
            <w:vAlign w:val="center"/>
          </w:tcPr>
          <w:p w14:paraId="2EB4502D">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3.709</w:t>
            </w:r>
          </w:p>
        </w:tc>
        <w:tc>
          <w:tcPr>
            <w:tcW w:w="937" w:type="dxa"/>
            <w:vAlign w:val="center"/>
          </w:tcPr>
          <w:p w14:paraId="54ADC531">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0.475</w:t>
            </w:r>
          </w:p>
        </w:tc>
        <w:tc>
          <w:tcPr>
            <w:tcW w:w="1151" w:type="dxa"/>
            <w:vAlign w:val="center"/>
          </w:tcPr>
          <w:p w14:paraId="61EF1344">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0.773</w:t>
            </w:r>
          </w:p>
        </w:tc>
        <w:tc>
          <w:tcPr>
            <w:tcW w:w="2563" w:type="dxa"/>
            <w:vAlign w:val="center"/>
          </w:tcPr>
          <w:p w14:paraId="0739FE96">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0.754～0.792</w:t>
            </w:r>
          </w:p>
        </w:tc>
        <w:tc>
          <w:tcPr>
            <w:tcW w:w="1153" w:type="dxa"/>
            <w:vAlign w:val="center"/>
          </w:tcPr>
          <w:p w14:paraId="46103F15">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79.513</w:t>
            </w:r>
          </w:p>
        </w:tc>
        <w:tc>
          <w:tcPr>
            <w:tcW w:w="1152" w:type="dxa"/>
            <w:vAlign w:val="center"/>
          </w:tcPr>
          <w:p w14:paraId="64371ABE">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＜0.001</w:t>
            </w:r>
          </w:p>
        </w:tc>
      </w:tr>
      <w:tr w14:paraId="76AED4A9">
        <w:tblPrEx>
          <w:tblCellMar>
            <w:top w:w="0" w:type="dxa"/>
            <w:left w:w="108" w:type="dxa"/>
            <w:bottom w:w="0" w:type="dxa"/>
            <w:right w:w="108" w:type="dxa"/>
          </w:tblCellMar>
        </w:tblPrEx>
        <w:trPr>
          <w:cantSplit/>
        </w:trPr>
        <w:tc>
          <w:tcPr>
            <w:tcW w:w="893" w:type="dxa"/>
            <w:tcBorders>
              <w:bottom w:val="single" w:color="000000" w:sz="8" w:space="0"/>
            </w:tcBorders>
            <w:vAlign w:val="center"/>
          </w:tcPr>
          <w:p w14:paraId="41B1F57E">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后测</w:t>
            </w:r>
          </w:p>
        </w:tc>
        <w:tc>
          <w:tcPr>
            <w:tcW w:w="935" w:type="dxa"/>
            <w:tcBorders>
              <w:bottom w:val="single" w:color="000000" w:sz="8" w:space="0"/>
            </w:tcBorders>
            <w:vAlign w:val="center"/>
          </w:tcPr>
          <w:p w14:paraId="63B43933">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4.482</w:t>
            </w:r>
          </w:p>
        </w:tc>
        <w:tc>
          <w:tcPr>
            <w:tcW w:w="937" w:type="dxa"/>
            <w:tcBorders>
              <w:bottom w:val="single" w:color="000000" w:sz="8" w:space="0"/>
            </w:tcBorders>
            <w:vAlign w:val="center"/>
          </w:tcPr>
          <w:p w14:paraId="098EA519">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0.805</w:t>
            </w:r>
          </w:p>
        </w:tc>
        <w:tc>
          <w:tcPr>
            <w:tcW w:w="1151" w:type="dxa"/>
            <w:tcBorders>
              <w:bottom w:val="single" w:color="000000" w:sz="8" w:space="0"/>
            </w:tcBorders>
            <w:vAlign w:val="center"/>
          </w:tcPr>
          <w:p w14:paraId="2868A980">
            <w:pPr>
              <w:keepNext/>
              <w:spacing w:before="0" w:after="0" w:line="240" w:lineRule="auto"/>
              <w:ind w:firstLine="0"/>
              <w:jc w:val="center"/>
              <w:rPr>
                <w:rFonts w:hint="eastAsia" w:ascii="宋体" w:hAnsi="宋体" w:eastAsia="宋体" w:cs="宋体"/>
              </w:rPr>
            </w:pPr>
          </w:p>
        </w:tc>
        <w:tc>
          <w:tcPr>
            <w:tcW w:w="2563" w:type="dxa"/>
            <w:tcBorders>
              <w:bottom w:val="single" w:color="000000" w:sz="8" w:space="0"/>
            </w:tcBorders>
            <w:vAlign w:val="center"/>
          </w:tcPr>
          <w:p w14:paraId="14F4C96B">
            <w:pPr>
              <w:keepNext/>
              <w:spacing w:before="0" w:after="0" w:line="240" w:lineRule="auto"/>
              <w:ind w:firstLine="0"/>
              <w:jc w:val="center"/>
              <w:rPr>
                <w:rFonts w:hint="eastAsia" w:ascii="宋体" w:hAnsi="宋体" w:eastAsia="宋体" w:cs="宋体"/>
              </w:rPr>
            </w:pPr>
          </w:p>
        </w:tc>
        <w:tc>
          <w:tcPr>
            <w:tcW w:w="1153" w:type="dxa"/>
            <w:tcBorders>
              <w:bottom w:val="single" w:color="000000" w:sz="8" w:space="0"/>
            </w:tcBorders>
            <w:vAlign w:val="center"/>
          </w:tcPr>
          <w:p w14:paraId="79B018A9">
            <w:pPr>
              <w:keepNext/>
              <w:spacing w:before="0" w:after="0" w:line="240" w:lineRule="auto"/>
              <w:ind w:firstLine="0"/>
              <w:jc w:val="center"/>
              <w:rPr>
                <w:rFonts w:hint="eastAsia" w:ascii="宋体" w:hAnsi="宋体" w:eastAsia="宋体" w:cs="宋体"/>
              </w:rPr>
            </w:pPr>
          </w:p>
        </w:tc>
        <w:tc>
          <w:tcPr>
            <w:tcW w:w="1152" w:type="dxa"/>
            <w:tcBorders>
              <w:bottom w:val="single" w:color="000000" w:sz="8" w:space="0"/>
            </w:tcBorders>
            <w:vAlign w:val="center"/>
          </w:tcPr>
          <w:p w14:paraId="41E71394">
            <w:pPr>
              <w:keepNext/>
              <w:spacing w:before="0" w:after="0" w:line="240" w:lineRule="auto"/>
              <w:ind w:firstLine="0"/>
              <w:jc w:val="center"/>
              <w:rPr>
                <w:rFonts w:hint="eastAsia" w:ascii="宋体" w:hAnsi="宋体" w:eastAsia="宋体" w:cs="宋体"/>
              </w:rPr>
            </w:pPr>
          </w:p>
        </w:tc>
      </w:tr>
    </w:tbl>
    <w:p w14:paraId="42111555">
      <w:pPr>
        <w:spacing w:line="240" w:lineRule="auto"/>
        <w:ind w:firstLine="0"/>
        <w:jc w:val="left"/>
        <w:rPr>
          <w:rFonts w:hint="eastAsia" w:ascii="宋体" w:hAnsi="宋体" w:eastAsia="宋体" w:cs="宋体"/>
        </w:rPr>
      </w:pPr>
      <w:r>
        <w:rPr>
          <w:rFonts w:hint="eastAsia" w:ascii="宋体" w:hAnsi="宋体" w:eastAsia="宋体" w:cs="宋体"/>
          <w:b w:val="0"/>
          <w:sz w:val="21"/>
        </w:rPr>
        <w:t>注：df＝1345；配对差SD＝0.357；dz＝2.167；Holm校正后p＜0.001。</w:t>
      </w:r>
    </w:p>
    <w:p w14:paraId="775A7866">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合作共情均值由3.709升至4.482，平均增加0.773分，95%CI为0.754～0.792，t（1345）＝79.513，校正后p＜0.001，dz＝2.167。合作共情的提高，与课题通过小组研讨、观点表达和协商修订促进共同学习的设计方向一致。后测“与同学交流更多了”“学会更好地表达自己的观点，学会多角度分析问题”等回答，为合作参与的变化提供了具体例证。量化与文本结果共同支持探究展学在拓展交流机会、促进理解不同观点方面的实践价值，合作的进一步深化则可着眼于证据回应和共同修订结论。</w:t>
      </w:r>
    </w:p>
    <w:p w14:paraId="366F826C">
      <w:pPr>
        <w:pStyle w:val="4"/>
        <w:keepNext/>
        <w:spacing w:before="280" w:after="280"/>
        <w:ind w:firstLine="0" w:firstLineChars="0"/>
        <w:outlineLvl w:val="4"/>
        <w:rPr>
          <w:rFonts w:hint="eastAsia" w:ascii="宋体" w:hAnsi="宋体" w:eastAsia="宋体" w:cs="宋体"/>
        </w:rPr>
      </w:pPr>
      <w:r>
        <w:rPr>
          <w:rFonts w:hint="eastAsia" w:ascii="宋体" w:hAnsi="宋体" w:eastAsia="宋体" w:cs="宋体"/>
          <w:b/>
          <w:sz w:val="28"/>
        </w:rPr>
        <w:t>7）包容创新</w:t>
      </w:r>
    </w:p>
    <w:p w14:paraId="7AE0752D">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表3-64  包容创新维度前后测比较（n＝1346）</w:t>
      </w:r>
    </w:p>
    <w:tbl>
      <w:tblPr>
        <w:tblStyle w:val="12"/>
        <w:tblW w:w="8784" w:type="dxa"/>
        <w:tblInd w:w="0" w:type="dxa"/>
        <w:tblLayout w:type="fixed"/>
        <w:tblCellMar>
          <w:top w:w="0" w:type="dxa"/>
          <w:left w:w="108" w:type="dxa"/>
          <w:bottom w:w="0" w:type="dxa"/>
          <w:right w:w="108" w:type="dxa"/>
        </w:tblCellMar>
      </w:tblPr>
      <w:tblGrid>
        <w:gridCol w:w="893"/>
        <w:gridCol w:w="935"/>
        <w:gridCol w:w="937"/>
        <w:gridCol w:w="1151"/>
        <w:gridCol w:w="2563"/>
        <w:gridCol w:w="1153"/>
        <w:gridCol w:w="1152"/>
      </w:tblGrid>
      <w:tr w14:paraId="1E72938B">
        <w:tblPrEx>
          <w:tblCellMar>
            <w:top w:w="0" w:type="dxa"/>
            <w:left w:w="108" w:type="dxa"/>
            <w:bottom w:w="0" w:type="dxa"/>
            <w:right w:w="108" w:type="dxa"/>
          </w:tblCellMar>
        </w:tblPrEx>
        <w:trPr>
          <w:cantSplit/>
          <w:tblHeader/>
        </w:trPr>
        <w:tc>
          <w:tcPr>
            <w:tcW w:w="893" w:type="dxa"/>
            <w:tcBorders>
              <w:top w:val="single" w:color="000000" w:sz="8" w:space="0"/>
              <w:bottom w:val="single" w:color="000000" w:sz="8" w:space="0"/>
            </w:tcBorders>
            <w:vAlign w:val="center"/>
          </w:tcPr>
          <w:p w14:paraId="5AB0FE77">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测量</w:t>
            </w:r>
          </w:p>
        </w:tc>
        <w:tc>
          <w:tcPr>
            <w:tcW w:w="935" w:type="dxa"/>
            <w:tcBorders>
              <w:top w:val="single" w:color="000000" w:sz="8" w:space="0"/>
              <w:bottom w:val="single" w:color="000000" w:sz="8" w:space="0"/>
            </w:tcBorders>
            <w:vAlign w:val="center"/>
          </w:tcPr>
          <w:p w14:paraId="22D58310">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M</w:t>
            </w:r>
          </w:p>
        </w:tc>
        <w:tc>
          <w:tcPr>
            <w:tcW w:w="937" w:type="dxa"/>
            <w:tcBorders>
              <w:top w:val="single" w:color="000000" w:sz="8" w:space="0"/>
              <w:bottom w:val="single" w:color="000000" w:sz="8" w:space="0"/>
            </w:tcBorders>
            <w:vAlign w:val="center"/>
          </w:tcPr>
          <w:p w14:paraId="70FFA3BE">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SD</w:t>
            </w:r>
          </w:p>
        </w:tc>
        <w:tc>
          <w:tcPr>
            <w:tcW w:w="1151" w:type="dxa"/>
            <w:tcBorders>
              <w:top w:val="single" w:color="000000" w:sz="8" w:space="0"/>
              <w:bottom w:val="single" w:color="000000" w:sz="8" w:space="0"/>
            </w:tcBorders>
            <w:vAlign w:val="center"/>
          </w:tcPr>
          <w:p w14:paraId="7DC6ECEC">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均值差</w:t>
            </w:r>
          </w:p>
        </w:tc>
        <w:tc>
          <w:tcPr>
            <w:tcW w:w="2563" w:type="dxa"/>
            <w:tcBorders>
              <w:top w:val="single" w:color="000000" w:sz="8" w:space="0"/>
              <w:bottom w:val="single" w:color="000000" w:sz="8" w:space="0"/>
            </w:tcBorders>
            <w:vAlign w:val="center"/>
          </w:tcPr>
          <w:p w14:paraId="001626CA">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95%CI</w:t>
            </w:r>
          </w:p>
        </w:tc>
        <w:tc>
          <w:tcPr>
            <w:tcW w:w="1153" w:type="dxa"/>
            <w:tcBorders>
              <w:top w:val="single" w:color="000000" w:sz="8" w:space="0"/>
              <w:bottom w:val="single" w:color="000000" w:sz="8" w:space="0"/>
            </w:tcBorders>
            <w:vAlign w:val="center"/>
          </w:tcPr>
          <w:p w14:paraId="5151BCE6">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t</w:t>
            </w:r>
          </w:p>
        </w:tc>
        <w:tc>
          <w:tcPr>
            <w:tcW w:w="1152" w:type="dxa"/>
            <w:tcBorders>
              <w:top w:val="single" w:color="000000" w:sz="8" w:space="0"/>
              <w:bottom w:val="single" w:color="000000" w:sz="8" w:space="0"/>
            </w:tcBorders>
            <w:vAlign w:val="center"/>
          </w:tcPr>
          <w:p w14:paraId="51467C2B">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p</w:t>
            </w:r>
          </w:p>
        </w:tc>
      </w:tr>
      <w:tr w14:paraId="1F3E3385">
        <w:tblPrEx>
          <w:tblCellMar>
            <w:top w:w="0" w:type="dxa"/>
            <w:left w:w="108" w:type="dxa"/>
            <w:bottom w:w="0" w:type="dxa"/>
            <w:right w:w="108" w:type="dxa"/>
          </w:tblCellMar>
        </w:tblPrEx>
        <w:trPr>
          <w:cantSplit/>
        </w:trPr>
        <w:tc>
          <w:tcPr>
            <w:tcW w:w="893" w:type="dxa"/>
            <w:vAlign w:val="center"/>
          </w:tcPr>
          <w:p w14:paraId="4EB562E5">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前测</w:t>
            </w:r>
          </w:p>
        </w:tc>
        <w:tc>
          <w:tcPr>
            <w:tcW w:w="935" w:type="dxa"/>
            <w:vAlign w:val="center"/>
          </w:tcPr>
          <w:p w14:paraId="1D7EE526">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3.655</w:t>
            </w:r>
          </w:p>
        </w:tc>
        <w:tc>
          <w:tcPr>
            <w:tcW w:w="937" w:type="dxa"/>
            <w:vAlign w:val="center"/>
          </w:tcPr>
          <w:p w14:paraId="4BFD775D">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0.510</w:t>
            </w:r>
          </w:p>
        </w:tc>
        <w:tc>
          <w:tcPr>
            <w:tcW w:w="1151" w:type="dxa"/>
            <w:vAlign w:val="center"/>
          </w:tcPr>
          <w:p w14:paraId="5F887E5A">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0.732</w:t>
            </w:r>
          </w:p>
        </w:tc>
        <w:tc>
          <w:tcPr>
            <w:tcW w:w="2563" w:type="dxa"/>
            <w:vAlign w:val="center"/>
          </w:tcPr>
          <w:p w14:paraId="002F38D9">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0.712～0.752</w:t>
            </w:r>
          </w:p>
        </w:tc>
        <w:tc>
          <w:tcPr>
            <w:tcW w:w="1153" w:type="dxa"/>
            <w:vAlign w:val="center"/>
          </w:tcPr>
          <w:p w14:paraId="388D29DD">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72.117</w:t>
            </w:r>
          </w:p>
        </w:tc>
        <w:tc>
          <w:tcPr>
            <w:tcW w:w="1152" w:type="dxa"/>
            <w:vAlign w:val="center"/>
          </w:tcPr>
          <w:p w14:paraId="10FC6548">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＜0.001</w:t>
            </w:r>
          </w:p>
        </w:tc>
      </w:tr>
      <w:tr w14:paraId="5E40C460">
        <w:tblPrEx>
          <w:tblCellMar>
            <w:top w:w="0" w:type="dxa"/>
            <w:left w:w="108" w:type="dxa"/>
            <w:bottom w:w="0" w:type="dxa"/>
            <w:right w:w="108" w:type="dxa"/>
          </w:tblCellMar>
        </w:tblPrEx>
        <w:trPr>
          <w:cantSplit/>
        </w:trPr>
        <w:tc>
          <w:tcPr>
            <w:tcW w:w="893" w:type="dxa"/>
            <w:tcBorders>
              <w:bottom w:val="single" w:color="000000" w:sz="8" w:space="0"/>
            </w:tcBorders>
            <w:vAlign w:val="center"/>
          </w:tcPr>
          <w:p w14:paraId="1EDFA450">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后测</w:t>
            </w:r>
          </w:p>
        </w:tc>
        <w:tc>
          <w:tcPr>
            <w:tcW w:w="935" w:type="dxa"/>
            <w:tcBorders>
              <w:bottom w:val="single" w:color="000000" w:sz="8" w:space="0"/>
            </w:tcBorders>
            <w:vAlign w:val="center"/>
          </w:tcPr>
          <w:p w14:paraId="612CFAB2">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4.387</w:t>
            </w:r>
          </w:p>
        </w:tc>
        <w:tc>
          <w:tcPr>
            <w:tcW w:w="937" w:type="dxa"/>
            <w:tcBorders>
              <w:bottom w:val="single" w:color="000000" w:sz="8" w:space="0"/>
            </w:tcBorders>
            <w:vAlign w:val="center"/>
          </w:tcPr>
          <w:p w14:paraId="2FCF805A">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0.856</w:t>
            </w:r>
          </w:p>
        </w:tc>
        <w:tc>
          <w:tcPr>
            <w:tcW w:w="1151" w:type="dxa"/>
            <w:tcBorders>
              <w:bottom w:val="single" w:color="000000" w:sz="8" w:space="0"/>
            </w:tcBorders>
            <w:vAlign w:val="center"/>
          </w:tcPr>
          <w:p w14:paraId="36A742ED">
            <w:pPr>
              <w:keepNext/>
              <w:spacing w:before="0" w:after="0" w:line="240" w:lineRule="auto"/>
              <w:ind w:firstLine="0"/>
              <w:jc w:val="center"/>
              <w:rPr>
                <w:rFonts w:hint="eastAsia" w:ascii="宋体" w:hAnsi="宋体" w:eastAsia="宋体" w:cs="宋体"/>
              </w:rPr>
            </w:pPr>
          </w:p>
        </w:tc>
        <w:tc>
          <w:tcPr>
            <w:tcW w:w="2563" w:type="dxa"/>
            <w:tcBorders>
              <w:bottom w:val="single" w:color="000000" w:sz="8" w:space="0"/>
            </w:tcBorders>
            <w:vAlign w:val="center"/>
          </w:tcPr>
          <w:p w14:paraId="382202E8">
            <w:pPr>
              <w:keepNext/>
              <w:spacing w:before="0" w:after="0" w:line="240" w:lineRule="auto"/>
              <w:ind w:firstLine="0"/>
              <w:jc w:val="center"/>
              <w:rPr>
                <w:rFonts w:hint="eastAsia" w:ascii="宋体" w:hAnsi="宋体" w:eastAsia="宋体" w:cs="宋体"/>
              </w:rPr>
            </w:pPr>
          </w:p>
        </w:tc>
        <w:tc>
          <w:tcPr>
            <w:tcW w:w="1153" w:type="dxa"/>
            <w:tcBorders>
              <w:bottom w:val="single" w:color="000000" w:sz="8" w:space="0"/>
            </w:tcBorders>
            <w:vAlign w:val="center"/>
          </w:tcPr>
          <w:p w14:paraId="494BE53C">
            <w:pPr>
              <w:keepNext/>
              <w:spacing w:before="0" w:after="0" w:line="240" w:lineRule="auto"/>
              <w:ind w:firstLine="0"/>
              <w:jc w:val="center"/>
              <w:rPr>
                <w:rFonts w:hint="eastAsia" w:ascii="宋体" w:hAnsi="宋体" w:eastAsia="宋体" w:cs="宋体"/>
              </w:rPr>
            </w:pPr>
          </w:p>
        </w:tc>
        <w:tc>
          <w:tcPr>
            <w:tcW w:w="1152" w:type="dxa"/>
            <w:tcBorders>
              <w:bottom w:val="single" w:color="000000" w:sz="8" w:space="0"/>
            </w:tcBorders>
            <w:vAlign w:val="center"/>
          </w:tcPr>
          <w:p w14:paraId="764A96AF">
            <w:pPr>
              <w:keepNext/>
              <w:spacing w:before="0" w:after="0" w:line="240" w:lineRule="auto"/>
              <w:ind w:firstLine="0"/>
              <w:jc w:val="center"/>
              <w:rPr>
                <w:rFonts w:hint="eastAsia" w:ascii="宋体" w:hAnsi="宋体" w:eastAsia="宋体" w:cs="宋体"/>
              </w:rPr>
            </w:pPr>
          </w:p>
        </w:tc>
      </w:tr>
    </w:tbl>
    <w:p w14:paraId="66E415CE">
      <w:pPr>
        <w:spacing w:line="240" w:lineRule="auto"/>
        <w:ind w:firstLine="0"/>
        <w:jc w:val="left"/>
        <w:rPr>
          <w:rFonts w:hint="eastAsia" w:ascii="宋体" w:hAnsi="宋体" w:eastAsia="宋体" w:cs="宋体"/>
        </w:rPr>
      </w:pPr>
      <w:r>
        <w:rPr>
          <w:rFonts w:hint="eastAsia" w:ascii="宋体" w:hAnsi="宋体" w:eastAsia="宋体" w:cs="宋体"/>
          <w:b w:val="0"/>
          <w:sz w:val="21"/>
        </w:rPr>
        <w:t>注：df＝1345；配对差SD＝0.372；dz＝1.966；Holm校正后p＜0.001。</w:t>
      </w:r>
    </w:p>
    <w:p w14:paraId="50DA1950">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包容创新均值由3.655升至4.387，平均增加0.732分，95%CI为0.712～0.752，t（1345）＝72.117，校正后p＜0.001，dz＝1.966。包容创新维度的提高，为课题通过开放性问题、不同方案交流和反复尝试培养探索意愿提供了支持。学生更积极地评价自身接纳不同意见、尝试新方法和持续探究的表现，与课题鼓励多元思路、允许修订和推动迁移的要求相契合。同时，该维度后测均值及均值增量相对较低，提示下一阶段可进一步增加陌生情境中的方案试用与自主选择机会，使开放态度更多转化为探索行动。</w:t>
      </w:r>
    </w:p>
    <w:p w14:paraId="67A544C4">
      <w:pPr>
        <w:keepNext/>
        <w:pageBreakBefore w:val="0"/>
        <w:overflowPunct w:val="0"/>
        <w:bidi w:val="0"/>
        <w:snapToGrid w:val="0"/>
        <w:spacing w:before="0" w:after="0" w:line="360" w:lineRule="auto"/>
        <w:ind w:firstLine="480" w:firstLineChars="0"/>
        <w:jc w:val="both"/>
        <w:textAlignment w:val="auto"/>
        <w:outlineLvl w:val="3"/>
        <w:rPr>
          <w:rFonts w:hint="eastAsia" w:ascii="宋体" w:hAnsi="宋体" w:eastAsia="宋体" w:cs="宋体"/>
          <w:b/>
          <w:color w:val="auto"/>
          <w:sz w:val="24"/>
        </w:rPr>
      </w:pPr>
      <w:bookmarkStart w:id="104" w:name="_Toc17662"/>
      <w:r>
        <w:rPr>
          <w:rFonts w:hint="eastAsia" w:ascii="宋体" w:hAnsi="宋体" w:eastAsia="宋体" w:cs="宋体"/>
          <w:b w:val="0"/>
          <w:color w:val="auto"/>
          <w:sz w:val="24"/>
        </w:rPr>
        <w:t>（</w:t>
      </w:r>
      <w:r>
        <w:rPr>
          <w:rFonts w:hint="eastAsia" w:ascii="宋体" w:hAnsi="宋体" w:eastAsia="宋体" w:cs="宋体"/>
          <w:b w:val="0"/>
          <w:color w:val="auto"/>
          <w:sz w:val="24"/>
          <w:lang w:val="en-US" w:eastAsia="zh-CN"/>
        </w:rPr>
        <w:t>4</w:t>
      </w:r>
      <w:r>
        <w:rPr>
          <w:rFonts w:hint="eastAsia" w:ascii="宋体" w:hAnsi="宋体" w:eastAsia="宋体" w:cs="宋体"/>
          <w:b w:val="0"/>
          <w:color w:val="auto"/>
          <w:sz w:val="24"/>
        </w:rPr>
        <w:t>）开放性回答的质性分析</w:t>
      </w:r>
      <w:bookmarkEnd w:id="104"/>
    </w:p>
    <w:p w14:paraId="10E91076">
      <w:pPr>
        <w:keepNext/>
        <w:pageBreakBefore w:val="0"/>
        <w:overflowPunct w:val="0"/>
        <w:bidi w:val="0"/>
        <w:snapToGrid w:val="0"/>
        <w:spacing w:before="0" w:after="0" w:line="360" w:lineRule="auto"/>
        <w:ind w:firstLine="480" w:firstLineChars="200"/>
        <w:jc w:val="both"/>
        <w:textAlignment w:val="auto"/>
        <w:outlineLvl w:val="4"/>
        <w:rPr>
          <w:rFonts w:hint="eastAsia" w:ascii="宋体" w:hAnsi="宋体" w:eastAsia="宋体" w:cs="宋体"/>
          <w:sz w:val="24"/>
        </w:rPr>
      </w:pPr>
      <w:r>
        <w:rPr>
          <w:rFonts w:hint="eastAsia" w:ascii="宋体" w:hAnsi="宋体" w:eastAsia="宋体" w:cs="宋体"/>
          <w:b w:val="0"/>
          <w:sz w:val="24"/>
        </w:rPr>
        <w:t>1）前测中的学习困难</w:t>
      </w:r>
    </w:p>
    <w:p w14:paraId="37B5E5D2">
      <w:pPr>
        <w:keepNext/>
        <w:pageBreakBefore w:val="0"/>
        <w:overflowPunct w:val="0"/>
        <w:bidi w:val="0"/>
        <w:snapToGrid w:val="0"/>
        <w:spacing w:before="180" w:after="60" w:line="240" w:lineRule="auto"/>
        <w:ind w:firstLineChars="200"/>
        <w:jc w:val="center"/>
        <w:textAlignment w:val="auto"/>
        <w:rPr>
          <w:rFonts w:hint="eastAsia" w:ascii="宋体" w:hAnsi="宋体" w:eastAsia="宋体" w:cs="宋体"/>
          <w:sz w:val="24"/>
        </w:rPr>
      </w:pPr>
      <w:r>
        <w:rPr>
          <w:rFonts w:hint="eastAsia" w:ascii="宋体" w:hAnsi="宋体" w:eastAsia="宋体" w:cs="宋体"/>
          <w:b w:val="0"/>
          <w:sz w:val="21"/>
        </w:rPr>
        <w:t>表3-65  学生前测开放性回答三级编码表</w:t>
      </w:r>
    </w:p>
    <w:tbl>
      <w:tblPr>
        <w:tblStyle w:val="12"/>
        <w:tblW w:w="8522" w:type="dxa"/>
        <w:jc w:val="center"/>
        <w:tblLayout w:type="fixed"/>
        <w:tblCellMar>
          <w:top w:w="0" w:type="dxa"/>
          <w:left w:w="0" w:type="dxa"/>
          <w:bottom w:w="0" w:type="dxa"/>
          <w:right w:w="0" w:type="dxa"/>
        </w:tblCellMar>
      </w:tblPr>
      <w:tblGrid>
        <w:gridCol w:w="2501"/>
        <w:gridCol w:w="2569"/>
        <w:gridCol w:w="1859"/>
        <w:gridCol w:w="1593"/>
      </w:tblGrid>
      <w:tr w14:paraId="49EF2CAB">
        <w:tblPrEx>
          <w:tblCellMar>
            <w:top w:w="0" w:type="dxa"/>
            <w:left w:w="0" w:type="dxa"/>
            <w:bottom w:w="0" w:type="dxa"/>
            <w:right w:w="0" w:type="dxa"/>
          </w:tblCellMar>
        </w:tblPrEx>
        <w:trPr>
          <w:cantSplit/>
          <w:tblHeader/>
          <w:jc w:val="center"/>
        </w:trPr>
        <w:tc>
          <w:tcPr>
            <w:tcW w:w="2501" w:type="dxa"/>
            <w:tcBorders>
              <w:top w:val="single" w:color="000000" w:sz="12" w:space="0"/>
              <w:bottom w:val="single" w:color="000000" w:sz="6" w:space="0"/>
            </w:tcBorders>
            <w:vAlign w:val="center"/>
          </w:tcPr>
          <w:p w14:paraId="5FA952A0">
            <w:pPr>
              <w:overflowPunct w:val="0"/>
              <w:bidi w:val="0"/>
              <w:snapToGrid w:val="0"/>
              <w:spacing w:before="0" w:after="0" w:line="240" w:lineRule="auto"/>
              <w:ind w:firstLineChars="200"/>
              <w:jc w:val="center"/>
              <w:textAlignment w:val="auto"/>
              <w:rPr>
                <w:rFonts w:hint="eastAsia" w:ascii="宋体" w:hAnsi="宋体" w:eastAsia="宋体" w:cs="宋体"/>
                <w:b/>
                <w:szCs w:val="21"/>
              </w:rPr>
            </w:pPr>
            <w:r>
              <w:rPr>
                <w:rFonts w:hint="eastAsia" w:ascii="宋体" w:hAnsi="宋体" w:eastAsia="宋体" w:cs="宋体"/>
                <w:b/>
                <w:sz w:val="21"/>
                <w:szCs w:val="21"/>
              </w:rPr>
              <w:t>开放编码</w:t>
            </w:r>
          </w:p>
        </w:tc>
        <w:tc>
          <w:tcPr>
            <w:tcW w:w="2569" w:type="dxa"/>
            <w:tcBorders>
              <w:top w:val="single" w:color="000000" w:sz="12" w:space="0"/>
              <w:bottom w:val="single" w:color="000000" w:sz="6" w:space="0"/>
            </w:tcBorders>
            <w:vAlign w:val="center"/>
          </w:tcPr>
          <w:p w14:paraId="6B46F794">
            <w:pPr>
              <w:overflowPunct w:val="0"/>
              <w:bidi w:val="0"/>
              <w:snapToGrid w:val="0"/>
              <w:spacing w:before="0" w:after="0" w:line="240" w:lineRule="auto"/>
              <w:ind w:firstLineChars="200"/>
              <w:jc w:val="center"/>
              <w:textAlignment w:val="auto"/>
              <w:rPr>
                <w:rFonts w:hint="eastAsia" w:ascii="宋体" w:hAnsi="宋体" w:eastAsia="宋体" w:cs="宋体"/>
                <w:b/>
                <w:szCs w:val="21"/>
              </w:rPr>
            </w:pPr>
            <w:r>
              <w:rPr>
                <w:rFonts w:hint="eastAsia" w:ascii="宋体" w:hAnsi="宋体" w:eastAsia="宋体" w:cs="宋体"/>
                <w:b/>
                <w:sz w:val="21"/>
                <w:szCs w:val="21"/>
              </w:rPr>
              <w:t>轴心编码</w:t>
            </w:r>
          </w:p>
        </w:tc>
        <w:tc>
          <w:tcPr>
            <w:tcW w:w="1859" w:type="dxa"/>
            <w:tcBorders>
              <w:top w:val="single" w:color="000000" w:sz="12" w:space="0"/>
              <w:bottom w:val="single" w:color="000000" w:sz="6" w:space="0"/>
            </w:tcBorders>
            <w:vAlign w:val="center"/>
          </w:tcPr>
          <w:p w14:paraId="78E74448">
            <w:pPr>
              <w:overflowPunct w:val="0"/>
              <w:bidi w:val="0"/>
              <w:snapToGrid w:val="0"/>
              <w:spacing w:before="0" w:after="0" w:line="240" w:lineRule="auto"/>
              <w:ind w:firstLineChars="200"/>
              <w:jc w:val="center"/>
              <w:textAlignment w:val="auto"/>
              <w:rPr>
                <w:rFonts w:hint="eastAsia" w:ascii="宋体" w:hAnsi="宋体" w:eastAsia="宋体" w:cs="宋体"/>
                <w:b/>
                <w:szCs w:val="21"/>
              </w:rPr>
            </w:pPr>
            <w:r>
              <w:rPr>
                <w:rFonts w:hint="eastAsia" w:ascii="宋体" w:hAnsi="宋体" w:eastAsia="宋体" w:cs="宋体"/>
                <w:b/>
                <w:sz w:val="21"/>
                <w:szCs w:val="21"/>
              </w:rPr>
              <w:t>选择编码</w:t>
            </w:r>
          </w:p>
        </w:tc>
        <w:tc>
          <w:tcPr>
            <w:tcW w:w="1593" w:type="dxa"/>
            <w:tcBorders>
              <w:top w:val="single" w:color="000000" w:sz="12" w:space="0"/>
              <w:bottom w:val="single" w:color="000000" w:sz="6" w:space="0"/>
            </w:tcBorders>
            <w:vAlign w:val="center"/>
          </w:tcPr>
          <w:p w14:paraId="37E38CB4">
            <w:pPr>
              <w:overflowPunct w:val="0"/>
              <w:bidi w:val="0"/>
              <w:snapToGrid w:val="0"/>
              <w:spacing w:before="0" w:after="0" w:line="240" w:lineRule="auto"/>
              <w:ind w:firstLineChars="200"/>
              <w:jc w:val="center"/>
              <w:textAlignment w:val="auto"/>
              <w:rPr>
                <w:rFonts w:hint="eastAsia" w:ascii="宋体" w:hAnsi="宋体" w:eastAsia="宋体" w:cs="宋体"/>
                <w:b/>
                <w:szCs w:val="21"/>
              </w:rPr>
            </w:pPr>
            <w:r>
              <w:rPr>
                <w:rFonts w:hint="eastAsia" w:ascii="宋体" w:hAnsi="宋体" w:eastAsia="宋体" w:cs="宋体"/>
                <w:b/>
                <w:sz w:val="21"/>
                <w:szCs w:val="21"/>
              </w:rPr>
              <w:t>涉及回答数</w:t>
            </w:r>
          </w:p>
        </w:tc>
      </w:tr>
      <w:tr w14:paraId="61525A8B">
        <w:tblPrEx>
          <w:tblCellMar>
            <w:top w:w="0" w:type="dxa"/>
            <w:left w:w="0" w:type="dxa"/>
            <w:bottom w:w="0" w:type="dxa"/>
            <w:right w:w="0" w:type="dxa"/>
          </w:tblCellMar>
        </w:tblPrEx>
        <w:trPr>
          <w:cantSplit/>
          <w:jc w:val="center"/>
        </w:trPr>
        <w:tc>
          <w:tcPr>
            <w:tcW w:w="2501" w:type="dxa"/>
            <w:vAlign w:val="center"/>
          </w:tcPr>
          <w:p w14:paraId="19AF706A">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不会、想不出、看不懂、难题、新题型</w:t>
            </w:r>
          </w:p>
        </w:tc>
        <w:tc>
          <w:tcPr>
            <w:tcW w:w="2569" w:type="dxa"/>
            <w:vAlign w:val="center"/>
          </w:tcPr>
          <w:p w14:paraId="0E630C6B">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问题理解、思路生成、陌生任务适应</w:t>
            </w:r>
          </w:p>
        </w:tc>
        <w:tc>
          <w:tcPr>
            <w:tcW w:w="1859" w:type="dxa"/>
            <w:vAlign w:val="center"/>
          </w:tcPr>
          <w:p w14:paraId="204F009B">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复杂问题与认知加工困难</w:t>
            </w:r>
          </w:p>
        </w:tc>
        <w:tc>
          <w:tcPr>
            <w:tcW w:w="1593" w:type="dxa"/>
            <w:vAlign w:val="center"/>
          </w:tcPr>
          <w:p w14:paraId="335FDCE0">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287</w:t>
            </w:r>
          </w:p>
        </w:tc>
      </w:tr>
      <w:tr w14:paraId="2D0E4A59">
        <w:tblPrEx>
          <w:tblCellMar>
            <w:top w:w="0" w:type="dxa"/>
            <w:left w:w="0" w:type="dxa"/>
            <w:bottom w:w="0" w:type="dxa"/>
            <w:right w:w="0" w:type="dxa"/>
          </w:tblCellMar>
        </w:tblPrEx>
        <w:trPr>
          <w:cantSplit/>
          <w:jc w:val="center"/>
        </w:trPr>
        <w:tc>
          <w:tcPr>
            <w:tcW w:w="2501" w:type="dxa"/>
            <w:vAlign w:val="center"/>
          </w:tcPr>
          <w:p w14:paraId="000E9104">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数学、英语、语文、作文、阅读、公式等</w:t>
            </w:r>
          </w:p>
        </w:tc>
        <w:tc>
          <w:tcPr>
            <w:tcW w:w="2569" w:type="dxa"/>
            <w:vAlign w:val="center"/>
          </w:tcPr>
          <w:p w14:paraId="4B8C0FCA">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学科知识、学科技能、学科任务</w:t>
            </w:r>
          </w:p>
        </w:tc>
        <w:tc>
          <w:tcPr>
            <w:tcW w:w="1859" w:type="dxa"/>
            <w:vAlign w:val="center"/>
          </w:tcPr>
          <w:p w14:paraId="50BE573B">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学科知识与技能困难</w:t>
            </w:r>
          </w:p>
        </w:tc>
        <w:tc>
          <w:tcPr>
            <w:tcW w:w="1593" w:type="dxa"/>
            <w:vAlign w:val="center"/>
          </w:tcPr>
          <w:p w14:paraId="58AD4376">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245</w:t>
            </w:r>
          </w:p>
        </w:tc>
      </w:tr>
      <w:tr w14:paraId="03BA1BAD">
        <w:tblPrEx>
          <w:tblCellMar>
            <w:top w:w="0" w:type="dxa"/>
            <w:left w:w="0" w:type="dxa"/>
            <w:bottom w:w="0" w:type="dxa"/>
            <w:right w:w="0" w:type="dxa"/>
          </w:tblCellMar>
        </w:tblPrEx>
        <w:trPr>
          <w:cantSplit/>
          <w:jc w:val="center"/>
        </w:trPr>
        <w:tc>
          <w:tcPr>
            <w:tcW w:w="2501" w:type="dxa"/>
            <w:vAlign w:val="center"/>
          </w:tcPr>
          <w:p w14:paraId="28AC3F71">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作业、卷子、任务多、时间不够、疲劳</w:t>
            </w:r>
          </w:p>
        </w:tc>
        <w:tc>
          <w:tcPr>
            <w:tcW w:w="2569" w:type="dxa"/>
            <w:vAlign w:val="center"/>
          </w:tcPr>
          <w:p w14:paraId="05E980C0">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任务负荷、时间压力、重复学习</w:t>
            </w:r>
          </w:p>
        </w:tc>
        <w:tc>
          <w:tcPr>
            <w:tcW w:w="1859" w:type="dxa"/>
            <w:vAlign w:val="center"/>
          </w:tcPr>
          <w:p w14:paraId="79F21241">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作业任务与时间负担</w:t>
            </w:r>
          </w:p>
        </w:tc>
        <w:tc>
          <w:tcPr>
            <w:tcW w:w="1593" w:type="dxa"/>
            <w:vAlign w:val="center"/>
          </w:tcPr>
          <w:p w14:paraId="451C30B9">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161</w:t>
            </w:r>
          </w:p>
        </w:tc>
      </w:tr>
      <w:tr w14:paraId="32A82E6C">
        <w:tblPrEx>
          <w:tblCellMar>
            <w:top w:w="0" w:type="dxa"/>
            <w:left w:w="0" w:type="dxa"/>
            <w:bottom w:w="0" w:type="dxa"/>
            <w:right w:w="0" w:type="dxa"/>
          </w:tblCellMar>
        </w:tblPrEx>
        <w:trPr>
          <w:cantSplit/>
          <w:jc w:val="center"/>
        </w:trPr>
        <w:tc>
          <w:tcPr>
            <w:tcW w:w="2501" w:type="dxa"/>
            <w:vAlign w:val="center"/>
          </w:tcPr>
          <w:p w14:paraId="5EB77090">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背课文、背单词、默写、记不住</w:t>
            </w:r>
          </w:p>
        </w:tc>
        <w:tc>
          <w:tcPr>
            <w:tcW w:w="2569" w:type="dxa"/>
            <w:vAlign w:val="center"/>
          </w:tcPr>
          <w:p w14:paraId="1824E8BE">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识记保持、提取困难</w:t>
            </w:r>
          </w:p>
        </w:tc>
        <w:tc>
          <w:tcPr>
            <w:tcW w:w="1859" w:type="dxa"/>
            <w:vAlign w:val="center"/>
          </w:tcPr>
          <w:p w14:paraId="3F8117CC">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记忆背诵困难</w:t>
            </w:r>
          </w:p>
        </w:tc>
        <w:tc>
          <w:tcPr>
            <w:tcW w:w="1593" w:type="dxa"/>
            <w:vAlign w:val="center"/>
          </w:tcPr>
          <w:p w14:paraId="1EDBA7A5">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97</w:t>
            </w:r>
          </w:p>
        </w:tc>
      </w:tr>
      <w:tr w14:paraId="597C3469">
        <w:tblPrEx>
          <w:tblCellMar>
            <w:top w:w="0" w:type="dxa"/>
            <w:left w:w="0" w:type="dxa"/>
            <w:bottom w:w="0" w:type="dxa"/>
            <w:right w:w="0" w:type="dxa"/>
          </w:tblCellMar>
        </w:tblPrEx>
        <w:trPr>
          <w:cantSplit/>
          <w:jc w:val="center"/>
        </w:trPr>
        <w:tc>
          <w:tcPr>
            <w:tcW w:w="2501" w:type="dxa"/>
            <w:vAlign w:val="center"/>
          </w:tcPr>
          <w:p w14:paraId="6945F20E">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考试、成绩、考不好、测试</w:t>
            </w:r>
          </w:p>
        </w:tc>
        <w:tc>
          <w:tcPr>
            <w:tcW w:w="2569" w:type="dxa"/>
            <w:vAlign w:val="center"/>
          </w:tcPr>
          <w:p w14:paraId="12B2FABB">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考试情境、结果评价、成绩压力</w:t>
            </w:r>
          </w:p>
        </w:tc>
        <w:tc>
          <w:tcPr>
            <w:tcW w:w="1859" w:type="dxa"/>
            <w:vAlign w:val="center"/>
          </w:tcPr>
          <w:p w14:paraId="685C60E8">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考试评价压力</w:t>
            </w:r>
          </w:p>
        </w:tc>
        <w:tc>
          <w:tcPr>
            <w:tcW w:w="1593" w:type="dxa"/>
            <w:vAlign w:val="center"/>
          </w:tcPr>
          <w:p w14:paraId="7F3C82E6">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64</w:t>
            </w:r>
          </w:p>
        </w:tc>
      </w:tr>
      <w:tr w14:paraId="41E702D7">
        <w:tblPrEx>
          <w:tblCellMar>
            <w:top w:w="0" w:type="dxa"/>
            <w:left w:w="0" w:type="dxa"/>
            <w:bottom w:w="0" w:type="dxa"/>
            <w:right w:w="0" w:type="dxa"/>
          </w:tblCellMar>
        </w:tblPrEx>
        <w:trPr>
          <w:cantSplit/>
          <w:jc w:val="center"/>
        </w:trPr>
        <w:tc>
          <w:tcPr>
            <w:tcW w:w="2501" w:type="dxa"/>
            <w:vAlign w:val="center"/>
          </w:tcPr>
          <w:p w14:paraId="3E4B32FC">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分心、拖延、缺乏动力、自律不足</w:t>
            </w:r>
          </w:p>
        </w:tc>
        <w:tc>
          <w:tcPr>
            <w:tcW w:w="2569" w:type="dxa"/>
            <w:vAlign w:val="center"/>
          </w:tcPr>
          <w:p w14:paraId="456CF9B8">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注意控制、学习动力、自我管理</w:t>
            </w:r>
          </w:p>
        </w:tc>
        <w:tc>
          <w:tcPr>
            <w:tcW w:w="1859" w:type="dxa"/>
            <w:vAlign w:val="center"/>
          </w:tcPr>
          <w:p w14:paraId="4B0E22BB">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学习动力与自我管理困难</w:t>
            </w:r>
          </w:p>
        </w:tc>
        <w:tc>
          <w:tcPr>
            <w:tcW w:w="1593" w:type="dxa"/>
            <w:vAlign w:val="center"/>
          </w:tcPr>
          <w:p w14:paraId="461F81D1">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44</w:t>
            </w:r>
          </w:p>
        </w:tc>
      </w:tr>
      <w:tr w14:paraId="02EDEBED">
        <w:tblPrEx>
          <w:tblCellMar>
            <w:top w:w="0" w:type="dxa"/>
            <w:left w:w="0" w:type="dxa"/>
            <w:bottom w:w="0" w:type="dxa"/>
            <w:right w:w="0" w:type="dxa"/>
          </w:tblCellMar>
        </w:tblPrEx>
        <w:trPr>
          <w:cantSplit/>
          <w:jc w:val="center"/>
        </w:trPr>
        <w:tc>
          <w:tcPr>
            <w:tcW w:w="2501" w:type="dxa"/>
            <w:vAlign w:val="center"/>
          </w:tcPr>
          <w:p w14:paraId="6044A37A">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焦虑、烦躁、紧张、心态调整困难</w:t>
            </w:r>
          </w:p>
        </w:tc>
        <w:tc>
          <w:tcPr>
            <w:tcW w:w="2569" w:type="dxa"/>
            <w:vAlign w:val="center"/>
          </w:tcPr>
          <w:p w14:paraId="5C9A9234">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紧张体验、挫折反应、情绪调适</w:t>
            </w:r>
          </w:p>
        </w:tc>
        <w:tc>
          <w:tcPr>
            <w:tcW w:w="1859" w:type="dxa"/>
            <w:vAlign w:val="center"/>
          </w:tcPr>
          <w:p w14:paraId="5DE07BB9">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情绪与压力调适困难</w:t>
            </w:r>
          </w:p>
        </w:tc>
        <w:tc>
          <w:tcPr>
            <w:tcW w:w="1593" w:type="dxa"/>
            <w:vAlign w:val="center"/>
          </w:tcPr>
          <w:p w14:paraId="6B47D283">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25</w:t>
            </w:r>
          </w:p>
        </w:tc>
      </w:tr>
      <w:tr w14:paraId="583F9E12">
        <w:tblPrEx>
          <w:tblCellMar>
            <w:top w:w="0" w:type="dxa"/>
            <w:left w:w="0" w:type="dxa"/>
            <w:bottom w:w="0" w:type="dxa"/>
            <w:right w:w="0" w:type="dxa"/>
          </w:tblCellMar>
        </w:tblPrEx>
        <w:trPr>
          <w:cantSplit/>
          <w:jc w:val="center"/>
        </w:trPr>
        <w:tc>
          <w:tcPr>
            <w:tcW w:w="2501" w:type="dxa"/>
            <w:vAlign w:val="center"/>
          </w:tcPr>
          <w:p w14:paraId="6D186EF1">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同学不听意见、不会合作、不敢求助</w:t>
            </w:r>
          </w:p>
        </w:tc>
        <w:tc>
          <w:tcPr>
            <w:tcW w:w="2569" w:type="dxa"/>
            <w:vAlign w:val="center"/>
          </w:tcPr>
          <w:p w14:paraId="6A5449CD">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合作协商、表达求助、人际互动</w:t>
            </w:r>
          </w:p>
        </w:tc>
        <w:tc>
          <w:tcPr>
            <w:tcW w:w="1859" w:type="dxa"/>
            <w:vAlign w:val="center"/>
          </w:tcPr>
          <w:p w14:paraId="2D321E08">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合作交流困难</w:t>
            </w:r>
          </w:p>
        </w:tc>
        <w:tc>
          <w:tcPr>
            <w:tcW w:w="1593" w:type="dxa"/>
            <w:vAlign w:val="center"/>
          </w:tcPr>
          <w:p w14:paraId="177805F0">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17</w:t>
            </w:r>
          </w:p>
        </w:tc>
      </w:tr>
      <w:tr w14:paraId="38620CFF">
        <w:tblPrEx>
          <w:tblCellMar>
            <w:top w:w="0" w:type="dxa"/>
            <w:left w:w="0" w:type="dxa"/>
            <w:bottom w:w="0" w:type="dxa"/>
            <w:right w:w="0" w:type="dxa"/>
          </w:tblCellMar>
        </w:tblPrEx>
        <w:trPr>
          <w:cantSplit/>
          <w:jc w:val="center"/>
        </w:trPr>
        <w:tc>
          <w:tcPr>
            <w:tcW w:w="2501" w:type="dxa"/>
            <w:tcBorders>
              <w:bottom w:val="single" w:color="000000" w:sz="12" w:space="0"/>
            </w:tcBorders>
            <w:vAlign w:val="center"/>
          </w:tcPr>
          <w:p w14:paraId="4111D862">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无、没有、不知道、未想好</w:t>
            </w:r>
          </w:p>
        </w:tc>
        <w:tc>
          <w:tcPr>
            <w:tcW w:w="2569" w:type="dxa"/>
            <w:tcBorders>
              <w:bottom w:val="single" w:color="000000" w:sz="12" w:space="0"/>
            </w:tcBorders>
            <w:vAlign w:val="center"/>
          </w:tcPr>
          <w:p w14:paraId="20A61E48">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未提供具体困难情境</w:t>
            </w:r>
          </w:p>
        </w:tc>
        <w:tc>
          <w:tcPr>
            <w:tcW w:w="1859" w:type="dxa"/>
            <w:tcBorders>
              <w:bottom w:val="single" w:color="000000" w:sz="12" w:space="0"/>
            </w:tcBorders>
            <w:vAlign w:val="center"/>
          </w:tcPr>
          <w:p w14:paraId="1ACC9254">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未陈述具体困难</w:t>
            </w:r>
          </w:p>
        </w:tc>
        <w:tc>
          <w:tcPr>
            <w:tcW w:w="1593" w:type="dxa"/>
            <w:tcBorders>
              <w:bottom w:val="single" w:color="000000" w:sz="12" w:space="0"/>
            </w:tcBorders>
            <w:vAlign w:val="center"/>
          </w:tcPr>
          <w:p w14:paraId="6874AC0E">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379</w:t>
            </w:r>
          </w:p>
        </w:tc>
      </w:tr>
    </w:tbl>
    <w:p w14:paraId="26C57437">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 xml:space="preserve">前测文本显示，学生所说的困难并不只是知识不会。复杂问题中的理解、思路生成与陌生任务适应最为集中；与此同时，学科知识、作业负担、记忆背诵、考试压力、自我管理及合作交流也共同构成了学生真实的学习困境。</w:t>
      </w:r>
      <w:del w:id="90074" w:author="Claude" w:date="2026-10-27T03:49:22Z">
        <w:r>
          <w:rPr>
            <w:rFonts w:hint="eastAsia" w:ascii="宋体" w:hAnsi="宋体" w:eastAsia="宋体" w:cs="宋体"/>
            <w:b w:val="0"/>
            <w:sz w:val="24"/>
          </w:rPr>
          <w:delText xml:space="preserve">因此，前测开放题</w:delText>
        </w:r>
      </w:del>
      <w:ins w:id="90075" w:author="Claude" w:date="2026-10-27T03:49:22Z">
        <w:r>
          <w:rPr>
            <w:rFonts w:hint="eastAsia" w:ascii="宋体" w:hAnsi="宋体" w:eastAsia="宋体" w:cs="宋体"/>
            <w:b w:val="0"/>
            <w:sz w:val="24"/>
          </w:rPr>
          <w:t xml:space="preserve">前测开放题因此</w:t>
        </w:r>
      </w:ins>
      <w:r>
        <w:rPr>
          <w:rFonts w:hint="eastAsia" w:ascii="宋体" w:hAnsi="宋体" w:eastAsia="宋体" w:cs="宋体"/>
          <w:b w:val="0"/>
          <w:sz w:val="24"/>
        </w:rPr>
        <w:t xml:space="preserve">更适合作为问题诊断材料。同一条回答可能涉及多类困难，因此按类别统计的涉及回答数之和大于有效回答数。</w:t>
      </w:r>
    </w:p>
    <w:p w14:paraId="1D8079EA">
      <w:pPr>
        <w:pageBreakBefore w:val="0"/>
        <w:overflowPunct w:val="0"/>
        <w:bidi w:val="0"/>
        <w:snapToGrid w:val="0"/>
        <w:spacing w:before="0" w:after="0" w:line="360" w:lineRule="auto"/>
        <w:ind w:firstLine="480" w:firstLineChars="0"/>
        <w:jc w:val="both"/>
        <w:textAlignment w:val="auto"/>
        <w:outlineLvl w:val="4"/>
        <w:rPr>
          <w:rFonts w:hint="eastAsia" w:ascii="宋体" w:hAnsi="宋体" w:eastAsia="宋体" w:cs="宋体"/>
          <w:sz w:val="24"/>
        </w:rPr>
      </w:pPr>
      <w:r>
        <w:rPr>
          <w:rFonts w:hint="eastAsia" w:ascii="宋体" w:hAnsi="宋体" w:eastAsia="宋体" w:cs="宋体"/>
          <w:b w:val="0"/>
          <w:sz w:val="24"/>
        </w:rPr>
        <w:t>2）后测中的学习变化感知</w:t>
      </w:r>
    </w:p>
    <w:p w14:paraId="174FEEC3">
      <w:pPr>
        <w:keepNext/>
        <w:pageBreakBefore w:val="0"/>
        <w:overflowPunct w:val="0"/>
        <w:bidi w:val="0"/>
        <w:snapToGrid w:val="0"/>
        <w:spacing w:before="180" w:after="60" w:line="240" w:lineRule="auto"/>
        <w:ind w:firstLineChars="200"/>
        <w:jc w:val="center"/>
        <w:textAlignment w:val="auto"/>
        <w:rPr>
          <w:rFonts w:hint="eastAsia" w:ascii="宋体" w:hAnsi="宋体" w:eastAsia="宋体" w:cs="宋体"/>
          <w:sz w:val="24"/>
        </w:rPr>
      </w:pPr>
      <w:r>
        <w:rPr>
          <w:rFonts w:hint="eastAsia" w:ascii="宋体" w:hAnsi="宋体" w:eastAsia="宋体" w:cs="宋体"/>
          <w:b w:val="0"/>
          <w:sz w:val="21"/>
        </w:rPr>
        <w:t>表3-66  学生后测开放性回答三级编码表</w:t>
      </w:r>
    </w:p>
    <w:tbl>
      <w:tblPr>
        <w:tblStyle w:val="12"/>
        <w:tblW w:w="8870" w:type="dxa"/>
        <w:jc w:val="center"/>
        <w:tblLayout w:type="fixed"/>
        <w:tblCellMar>
          <w:top w:w="0" w:type="dxa"/>
          <w:left w:w="0" w:type="dxa"/>
          <w:bottom w:w="0" w:type="dxa"/>
          <w:right w:w="0" w:type="dxa"/>
        </w:tblCellMar>
      </w:tblPr>
      <w:tblGrid>
        <w:gridCol w:w="2975"/>
        <w:gridCol w:w="2496"/>
        <w:gridCol w:w="1859"/>
        <w:gridCol w:w="1540"/>
      </w:tblGrid>
      <w:tr w14:paraId="68866F6A">
        <w:tblPrEx>
          <w:tblCellMar>
            <w:top w:w="0" w:type="dxa"/>
            <w:left w:w="0" w:type="dxa"/>
            <w:bottom w:w="0" w:type="dxa"/>
            <w:right w:w="0" w:type="dxa"/>
          </w:tblCellMar>
        </w:tblPrEx>
        <w:trPr>
          <w:cantSplit/>
          <w:tblHeader/>
          <w:jc w:val="center"/>
        </w:trPr>
        <w:tc>
          <w:tcPr>
            <w:tcW w:w="2975" w:type="dxa"/>
            <w:tcBorders>
              <w:top w:val="single" w:color="000000" w:sz="12" w:space="0"/>
              <w:bottom w:val="single" w:color="000000" w:sz="6" w:space="0"/>
            </w:tcBorders>
            <w:vAlign w:val="center"/>
          </w:tcPr>
          <w:p w14:paraId="7D8C5F5A">
            <w:pPr>
              <w:overflowPunct w:val="0"/>
              <w:bidi w:val="0"/>
              <w:snapToGrid w:val="0"/>
              <w:spacing w:before="0" w:after="0" w:line="240" w:lineRule="auto"/>
              <w:ind w:firstLineChars="200"/>
              <w:jc w:val="center"/>
              <w:textAlignment w:val="auto"/>
              <w:rPr>
                <w:rFonts w:hint="eastAsia" w:ascii="宋体" w:hAnsi="宋体" w:eastAsia="宋体" w:cs="宋体"/>
                <w:b/>
                <w:szCs w:val="21"/>
              </w:rPr>
            </w:pPr>
            <w:r>
              <w:rPr>
                <w:rFonts w:hint="eastAsia" w:ascii="宋体" w:hAnsi="宋体" w:eastAsia="宋体" w:cs="宋体"/>
                <w:b/>
                <w:sz w:val="21"/>
                <w:szCs w:val="21"/>
              </w:rPr>
              <w:t>开放编码</w:t>
            </w:r>
          </w:p>
        </w:tc>
        <w:tc>
          <w:tcPr>
            <w:tcW w:w="2496" w:type="dxa"/>
            <w:tcBorders>
              <w:top w:val="single" w:color="000000" w:sz="12" w:space="0"/>
              <w:bottom w:val="single" w:color="000000" w:sz="6" w:space="0"/>
            </w:tcBorders>
            <w:vAlign w:val="center"/>
          </w:tcPr>
          <w:p w14:paraId="58A7B61B">
            <w:pPr>
              <w:overflowPunct w:val="0"/>
              <w:bidi w:val="0"/>
              <w:snapToGrid w:val="0"/>
              <w:spacing w:before="0" w:after="0" w:line="240" w:lineRule="auto"/>
              <w:ind w:firstLineChars="200"/>
              <w:jc w:val="center"/>
              <w:textAlignment w:val="auto"/>
              <w:rPr>
                <w:rFonts w:hint="eastAsia" w:ascii="宋体" w:hAnsi="宋体" w:eastAsia="宋体" w:cs="宋体"/>
                <w:b/>
                <w:szCs w:val="21"/>
              </w:rPr>
            </w:pPr>
            <w:r>
              <w:rPr>
                <w:rFonts w:hint="eastAsia" w:ascii="宋体" w:hAnsi="宋体" w:eastAsia="宋体" w:cs="宋体"/>
                <w:b/>
                <w:sz w:val="21"/>
                <w:szCs w:val="21"/>
              </w:rPr>
              <w:t>轴心编码</w:t>
            </w:r>
          </w:p>
        </w:tc>
        <w:tc>
          <w:tcPr>
            <w:tcW w:w="1859" w:type="dxa"/>
            <w:tcBorders>
              <w:top w:val="single" w:color="000000" w:sz="12" w:space="0"/>
              <w:bottom w:val="single" w:color="000000" w:sz="6" w:space="0"/>
            </w:tcBorders>
            <w:vAlign w:val="center"/>
          </w:tcPr>
          <w:p w14:paraId="43C09D82">
            <w:pPr>
              <w:overflowPunct w:val="0"/>
              <w:bidi w:val="0"/>
              <w:snapToGrid w:val="0"/>
              <w:spacing w:before="0" w:after="0" w:line="240" w:lineRule="auto"/>
              <w:ind w:firstLineChars="200"/>
              <w:jc w:val="center"/>
              <w:textAlignment w:val="auto"/>
              <w:rPr>
                <w:rFonts w:hint="eastAsia" w:ascii="宋体" w:hAnsi="宋体" w:eastAsia="宋体" w:cs="宋体"/>
                <w:b/>
                <w:szCs w:val="21"/>
              </w:rPr>
            </w:pPr>
            <w:r>
              <w:rPr>
                <w:rFonts w:hint="eastAsia" w:ascii="宋体" w:hAnsi="宋体" w:eastAsia="宋体" w:cs="宋体"/>
                <w:b/>
                <w:sz w:val="21"/>
                <w:szCs w:val="21"/>
              </w:rPr>
              <w:t>选择编码</w:t>
            </w:r>
          </w:p>
        </w:tc>
        <w:tc>
          <w:tcPr>
            <w:tcW w:w="1540" w:type="dxa"/>
            <w:tcBorders>
              <w:top w:val="single" w:color="000000" w:sz="12" w:space="0"/>
              <w:bottom w:val="single" w:color="000000" w:sz="6" w:space="0"/>
            </w:tcBorders>
            <w:vAlign w:val="center"/>
          </w:tcPr>
          <w:p w14:paraId="6E176E7E">
            <w:pPr>
              <w:overflowPunct w:val="0"/>
              <w:bidi w:val="0"/>
              <w:snapToGrid w:val="0"/>
              <w:spacing w:before="0" w:after="0" w:line="240" w:lineRule="auto"/>
              <w:ind w:firstLineChars="200"/>
              <w:jc w:val="center"/>
              <w:textAlignment w:val="auto"/>
              <w:rPr>
                <w:rFonts w:hint="eastAsia" w:ascii="宋体" w:hAnsi="宋体" w:eastAsia="宋体" w:cs="宋体"/>
                <w:b/>
                <w:szCs w:val="21"/>
              </w:rPr>
            </w:pPr>
            <w:r>
              <w:rPr>
                <w:rFonts w:hint="eastAsia" w:ascii="宋体" w:hAnsi="宋体" w:eastAsia="宋体" w:cs="宋体"/>
                <w:b/>
                <w:sz w:val="21"/>
                <w:szCs w:val="21"/>
              </w:rPr>
              <w:t>涉及回答数</w:t>
            </w:r>
          </w:p>
        </w:tc>
      </w:tr>
      <w:tr w14:paraId="71CBCE52">
        <w:tblPrEx>
          <w:tblCellMar>
            <w:top w:w="0" w:type="dxa"/>
            <w:left w:w="0" w:type="dxa"/>
            <w:bottom w:w="0" w:type="dxa"/>
            <w:right w:w="0" w:type="dxa"/>
          </w:tblCellMar>
        </w:tblPrEx>
        <w:trPr>
          <w:cantSplit/>
          <w:jc w:val="center"/>
        </w:trPr>
        <w:tc>
          <w:tcPr>
            <w:tcW w:w="2975" w:type="dxa"/>
            <w:vAlign w:val="center"/>
          </w:tcPr>
          <w:p w14:paraId="53541F8D">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思考更全面、多角度、更深入、逻辑更清晰</w:t>
            </w:r>
          </w:p>
        </w:tc>
        <w:tc>
          <w:tcPr>
            <w:tcW w:w="2496" w:type="dxa"/>
            <w:vAlign w:val="center"/>
          </w:tcPr>
          <w:p w14:paraId="7B98DC27">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多角度分析、信息整合、深度加工</w:t>
            </w:r>
          </w:p>
        </w:tc>
        <w:tc>
          <w:tcPr>
            <w:tcW w:w="1859" w:type="dxa"/>
            <w:vAlign w:val="center"/>
          </w:tcPr>
          <w:p w14:paraId="0DB6D130">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分析深化与多角度思考</w:t>
            </w:r>
          </w:p>
        </w:tc>
        <w:tc>
          <w:tcPr>
            <w:tcW w:w="1540" w:type="dxa"/>
            <w:vAlign w:val="center"/>
          </w:tcPr>
          <w:p w14:paraId="57C50C97">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366</w:t>
            </w:r>
          </w:p>
        </w:tc>
      </w:tr>
      <w:tr w14:paraId="24A4DF7F">
        <w:tblPrEx>
          <w:tblCellMar>
            <w:top w:w="0" w:type="dxa"/>
            <w:left w:w="0" w:type="dxa"/>
            <w:bottom w:w="0" w:type="dxa"/>
            <w:right w:w="0" w:type="dxa"/>
          </w:tblCellMar>
        </w:tblPrEx>
        <w:trPr>
          <w:cantSplit/>
          <w:jc w:val="center"/>
        </w:trPr>
        <w:tc>
          <w:tcPr>
            <w:tcW w:w="2975" w:type="dxa"/>
            <w:vAlign w:val="center"/>
          </w:tcPr>
          <w:p w14:paraId="725A5986">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讨论、交流、倾听、互助、共同解决</w:t>
            </w:r>
          </w:p>
        </w:tc>
        <w:tc>
          <w:tcPr>
            <w:tcW w:w="2496" w:type="dxa"/>
            <w:vAlign w:val="center"/>
          </w:tcPr>
          <w:p w14:paraId="299B36F0">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合作讨论、倾听回应、协商互助</w:t>
            </w:r>
          </w:p>
        </w:tc>
        <w:tc>
          <w:tcPr>
            <w:tcW w:w="1859" w:type="dxa"/>
            <w:vAlign w:val="center"/>
          </w:tcPr>
          <w:p w14:paraId="5C421BFA">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合作沟通与倾听共情</w:t>
            </w:r>
          </w:p>
        </w:tc>
        <w:tc>
          <w:tcPr>
            <w:tcW w:w="1540" w:type="dxa"/>
            <w:vAlign w:val="center"/>
          </w:tcPr>
          <w:p w14:paraId="5CEF191C">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244</w:t>
            </w:r>
          </w:p>
        </w:tc>
      </w:tr>
      <w:tr w14:paraId="45B65953">
        <w:tblPrEx>
          <w:tblCellMar>
            <w:top w:w="0" w:type="dxa"/>
            <w:left w:w="0" w:type="dxa"/>
            <w:bottom w:w="0" w:type="dxa"/>
            <w:right w:w="0" w:type="dxa"/>
          </w:tblCellMar>
        </w:tblPrEx>
        <w:trPr>
          <w:cantSplit/>
          <w:jc w:val="center"/>
        </w:trPr>
        <w:tc>
          <w:tcPr>
            <w:tcW w:w="2975" w:type="dxa"/>
            <w:vAlign w:val="center"/>
          </w:tcPr>
          <w:p w14:paraId="6DC4679D">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自己先想、独立解决、主动提问、求助</w:t>
            </w:r>
          </w:p>
        </w:tc>
        <w:tc>
          <w:tcPr>
            <w:tcW w:w="2496" w:type="dxa"/>
            <w:vAlign w:val="center"/>
          </w:tcPr>
          <w:p w14:paraId="78E941C2">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自主思考、主动探究、问题解决</w:t>
            </w:r>
          </w:p>
        </w:tc>
        <w:tc>
          <w:tcPr>
            <w:tcW w:w="1859" w:type="dxa"/>
            <w:vAlign w:val="center"/>
          </w:tcPr>
          <w:p w14:paraId="41C921F9">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学习主体性与独立解决</w:t>
            </w:r>
          </w:p>
        </w:tc>
        <w:tc>
          <w:tcPr>
            <w:tcW w:w="1540" w:type="dxa"/>
            <w:vAlign w:val="center"/>
          </w:tcPr>
          <w:p w14:paraId="4FB9AF5E">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172</w:t>
            </w:r>
          </w:p>
        </w:tc>
      </w:tr>
      <w:tr w14:paraId="180A096A">
        <w:tblPrEx>
          <w:tblCellMar>
            <w:top w:w="0" w:type="dxa"/>
            <w:left w:w="0" w:type="dxa"/>
            <w:bottom w:w="0" w:type="dxa"/>
            <w:right w:w="0" w:type="dxa"/>
          </w:tblCellMar>
        </w:tblPrEx>
        <w:trPr>
          <w:cantSplit/>
          <w:jc w:val="center"/>
        </w:trPr>
        <w:tc>
          <w:tcPr>
            <w:tcW w:w="2975" w:type="dxa"/>
            <w:vAlign w:val="center"/>
          </w:tcPr>
          <w:p w14:paraId="78186CBA">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更认真、有计划、专注、效率更高</w:t>
            </w:r>
          </w:p>
        </w:tc>
        <w:tc>
          <w:tcPr>
            <w:tcW w:w="2496" w:type="dxa"/>
            <w:vAlign w:val="center"/>
          </w:tcPr>
          <w:p w14:paraId="44EAB159">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任务责任、时间管理、学习投入</w:t>
            </w:r>
          </w:p>
        </w:tc>
        <w:tc>
          <w:tcPr>
            <w:tcW w:w="1859" w:type="dxa"/>
            <w:vAlign w:val="center"/>
          </w:tcPr>
          <w:p w14:paraId="24681B06">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责任担当与自我管理</w:t>
            </w:r>
          </w:p>
        </w:tc>
        <w:tc>
          <w:tcPr>
            <w:tcW w:w="1540" w:type="dxa"/>
            <w:vAlign w:val="center"/>
          </w:tcPr>
          <w:p w14:paraId="6ABE16CC">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83</w:t>
            </w:r>
          </w:p>
        </w:tc>
      </w:tr>
      <w:tr w14:paraId="280E796A">
        <w:tblPrEx>
          <w:tblCellMar>
            <w:top w:w="0" w:type="dxa"/>
            <w:left w:w="0" w:type="dxa"/>
            <w:bottom w:w="0" w:type="dxa"/>
            <w:right w:w="0" w:type="dxa"/>
          </w:tblCellMar>
        </w:tblPrEx>
        <w:trPr>
          <w:cantSplit/>
          <w:jc w:val="center"/>
        </w:trPr>
        <w:tc>
          <w:tcPr>
            <w:tcW w:w="2975" w:type="dxa"/>
            <w:vAlign w:val="center"/>
          </w:tcPr>
          <w:p w14:paraId="2BBA1138">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冷静、耐心、不轻易放弃、继续尝试</w:t>
            </w:r>
          </w:p>
        </w:tc>
        <w:tc>
          <w:tcPr>
            <w:tcW w:w="2496" w:type="dxa"/>
            <w:vAlign w:val="center"/>
          </w:tcPr>
          <w:p w14:paraId="0529908C">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情绪调适、困难坚持、学习韧性</w:t>
            </w:r>
          </w:p>
        </w:tc>
        <w:tc>
          <w:tcPr>
            <w:tcW w:w="1859" w:type="dxa"/>
            <w:vAlign w:val="center"/>
          </w:tcPr>
          <w:p w14:paraId="2A2F3DF4">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情绪调节与学习韧性</w:t>
            </w:r>
          </w:p>
        </w:tc>
        <w:tc>
          <w:tcPr>
            <w:tcW w:w="1540" w:type="dxa"/>
            <w:vAlign w:val="center"/>
          </w:tcPr>
          <w:p w14:paraId="33AC86B2">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51</w:t>
            </w:r>
          </w:p>
        </w:tc>
      </w:tr>
      <w:tr w14:paraId="62B466F5">
        <w:tblPrEx>
          <w:tblCellMar>
            <w:top w:w="0" w:type="dxa"/>
            <w:left w:w="0" w:type="dxa"/>
            <w:bottom w:w="0" w:type="dxa"/>
            <w:right w:w="0" w:type="dxa"/>
          </w:tblCellMar>
        </w:tblPrEx>
        <w:trPr>
          <w:cantSplit/>
          <w:jc w:val="center"/>
        </w:trPr>
        <w:tc>
          <w:tcPr>
            <w:tcW w:w="2975" w:type="dxa"/>
            <w:vAlign w:val="center"/>
          </w:tcPr>
          <w:p w14:paraId="0782AEBB">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多种解法、不同方法、新思路、迁移</w:t>
            </w:r>
          </w:p>
        </w:tc>
        <w:tc>
          <w:tcPr>
            <w:tcW w:w="2496" w:type="dxa"/>
            <w:vAlign w:val="center"/>
          </w:tcPr>
          <w:p w14:paraId="760A73E4">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多方案生成、方法变换、迁移应用</w:t>
            </w:r>
          </w:p>
        </w:tc>
        <w:tc>
          <w:tcPr>
            <w:tcW w:w="1859" w:type="dxa"/>
            <w:vAlign w:val="center"/>
          </w:tcPr>
          <w:p w14:paraId="38C1F732">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迁移创新与多方案生成</w:t>
            </w:r>
          </w:p>
        </w:tc>
        <w:tc>
          <w:tcPr>
            <w:tcW w:w="1540" w:type="dxa"/>
            <w:vAlign w:val="center"/>
          </w:tcPr>
          <w:p w14:paraId="25E81F90">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40</w:t>
            </w:r>
          </w:p>
        </w:tc>
      </w:tr>
      <w:tr w14:paraId="61237A97">
        <w:tblPrEx>
          <w:tblCellMar>
            <w:top w:w="0" w:type="dxa"/>
            <w:left w:w="0" w:type="dxa"/>
            <w:bottom w:w="0" w:type="dxa"/>
            <w:right w:w="0" w:type="dxa"/>
          </w:tblCellMar>
        </w:tblPrEx>
        <w:trPr>
          <w:cantSplit/>
          <w:jc w:val="center"/>
        </w:trPr>
        <w:tc>
          <w:tcPr>
            <w:tcW w:w="2975" w:type="dxa"/>
            <w:vAlign w:val="center"/>
          </w:tcPr>
          <w:p w14:paraId="6C0F4F79">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比较优缺点、找原因、反思、检查</w:t>
            </w:r>
          </w:p>
        </w:tc>
        <w:tc>
          <w:tcPr>
            <w:tcW w:w="2496" w:type="dxa"/>
            <w:vAlign w:val="center"/>
          </w:tcPr>
          <w:p w14:paraId="7295522E">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比较判断、依据意识、自我反思</w:t>
            </w:r>
          </w:p>
        </w:tc>
        <w:tc>
          <w:tcPr>
            <w:tcW w:w="1859" w:type="dxa"/>
            <w:vAlign w:val="center"/>
          </w:tcPr>
          <w:p w14:paraId="63224893">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评价判断与反思修正</w:t>
            </w:r>
          </w:p>
        </w:tc>
        <w:tc>
          <w:tcPr>
            <w:tcW w:w="1540" w:type="dxa"/>
            <w:vAlign w:val="center"/>
          </w:tcPr>
          <w:p w14:paraId="6371870C">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23</w:t>
            </w:r>
          </w:p>
        </w:tc>
      </w:tr>
      <w:tr w14:paraId="4681B0B0">
        <w:tblPrEx>
          <w:tblCellMar>
            <w:top w:w="0" w:type="dxa"/>
            <w:left w:w="0" w:type="dxa"/>
            <w:bottom w:w="0" w:type="dxa"/>
            <w:right w:w="0" w:type="dxa"/>
          </w:tblCellMar>
        </w:tblPrEx>
        <w:trPr>
          <w:cantSplit/>
          <w:jc w:val="center"/>
        </w:trPr>
        <w:tc>
          <w:tcPr>
            <w:tcW w:w="2975" w:type="dxa"/>
            <w:vAlign w:val="center"/>
          </w:tcPr>
          <w:p w14:paraId="39624920">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表达更清楚、敢发言、能说出观点</w:t>
            </w:r>
          </w:p>
        </w:tc>
        <w:tc>
          <w:tcPr>
            <w:tcW w:w="2496" w:type="dxa"/>
            <w:vAlign w:val="center"/>
          </w:tcPr>
          <w:p w14:paraId="66078777">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观点表达、成果呈现</w:t>
            </w:r>
          </w:p>
        </w:tc>
        <w:tc>
          <w:tcPr>
            <w:tcW w:w="1859" w:type="dxa"/>
            <w:vAlign w:val="center"/>
          </w:tcPr>
          <w:p w14:paraId="5E29E290">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表达清晰与成果呈现</w:t>
            </w:r>
          </w:p>
        </w:tc>
        <w:tc>
          <w:tcPr>
            <w:tcW w:w="1540" w:type="dxa"/>
            <w:vAlign w:val="center"/>
          </w:tcPr>
          <w:p w14:paraId="08081BC6">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21</w:t>
            </w:r>
          </w:p>
        </w:tc>
      </w:tr>
      <w:tr w14:paraId="0E9059AB">
        <w:tblPrEx>
          <w:tblCellMar>
            <w:top w:w="0" w:type="dxa"/>
            <w:left w:w="0" w:type="dxa"/>
            <w:bottom w:w="0" w:type="dxa"/>
            <w:right w:w="0" w:type="dxa"/>
          </w:tblCellMar>
        </w:tblPrEx>
        <w:trPr>
          <w:cantSplit/>
          <w:jc w:val="center"/>
        </w:trPr>
        <w:tc>
          <w:tcPr>
            <w:tcW w:w="2975" w:type="dxa"/>
            <w:vAlign w:val="center"/>
          </w:tcPr>
          <w:p w14:paraId="3BB7D7A8">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听取不同意见、理解别人、不固执</w:t>
            </w:r>
          </w:p>
        </w:tc>
        <w:tc>
          <w:tcPr>
            <w:tcW w:w="2496" w:type="dxa"/>
            <w:vAlign w:val="center"/>
          </w:tcPr>
          <w:p w14:paraId="5C41705D">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接纳差异、换位理解、观点整合</w:t>
            </w:r>
          </w:p>
        </w:tc>
        <w:tc>
          <w:tcPr>
            <w:tcW w:w="1859" w:type="dxa"/>
            <w:vAlign w:val="center"/>
          </w:tcPr>
          <w:p w14:paraId="19CF95B7">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包容开放与接纳差异</w:t>
            </w:r>
          </w:p>
        </w:tc>
        <w:tc>
          <w:tcPr>
            <w:tcW w:w="1540" w:type="dxa"/>
            <w:vAlign w:val="center"/>
          </w:tcPr>
          <w:p w14:paraId="79E6D32E">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9</w:t>
            </w:r>
          </w:p>
        </w:tc>
      </w:tr>
      <w:tr w14:paraId="5E1AA6D2">
        <w:tblPrEx>
          <w:tblCellMar>
            <w:top w:w="0" w:type="dxa"/>
            <w:left w:w="0" w:type="dxa"/>
            <w:bottom w:w="0" w:type="dxa"/>
            <w:right w:w="0" w:type="dxa"/>
          </w:tblCellMar>
        </w:tblPrEx>
        <w:trPr>
          <w:cantSplit/>
          <w:jc w:val="center"/>
        </w:trPr>
        <w:tc>
          <w:tcPr>
            <w:tcW w:w="2975" w:type="dxa"/>
            <w:vAlign w:val="center"/>
          </w:tcPr>
          <w:p w14:paraId="7F16CF39">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题目更难、压力仍在、拖延等</w:t>
            </w:r>
          </w:p>
        </w:tc>
        <w:tc>
          <w:tcPr>
            <w:tcW w:w="2496" w:type="dxa"/>
            <w:vAlign w:val="center"/>
          </w:tcPr>
          <w:p w14:paraId="6F1EF27E">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持续困难、负向体验</w:t>
            </w:r>
          </w:p>
        </w:tc>
        <w:tc>
          <w:tcPr>
            <w:tcW w:w="1859" w:type="dxa"/>
            <w:vAlign w:val="center"/>
          </w:tcPr>
          <w:p w14:paraId="626A662C">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任务难度或负向体验仍在</w:t>
            </w:r>
          </w:p>
        </w:tc>
        <w:tc>
          <w:tcPr>
            <w:tcW w:w="1540" w:type="dxa"/>
            <w:vAlign w:val="center"/>
          </w:tcPr>
          <w:p w14:paraId="38118C09">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74</w:t>
            </w:r>
          </w:p>
        </w:tc>
      </w:tr>
      <w:tr w14:paraId="1CE58D86">
        <w:tblPrEx>
          <w:tblCellMar>
            <w:top w:w="0" w:type="dxa"/>
            <w:left w:w="0" w:type="dxa"/>
            <w:bottom w:w="0" w:type="dxa"/>
            <w:right w:w="0" w:type="dxa"/>
          </w:tblCellMar>
        </w:tblPrEx>
        <w:trPr>
          <w:cantSplit/>
          <w:jc w:val="center"/>
        </w:trPr>
        <w:tc>
          <w:tcPr>
            <w:tcW w:w="2975" w:type="dxa"/>
            <w:tcBorders>
              <w:bottom w:val="single" w:color="000000" w:sz="12" w:space="0"/>
            </w:tcBorders>
            <w:vAlign w:val="center"/>
          </w:tcPr>
          <w:p w14:paraId="2F5D0032">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无、没有、没变、不知道</w:t>
            </w:r>
          </w:p>
        </w:tc>
        <w:tc>
          <w:tcPr>
            <w:tcW w:w="2496" w:type="dxa"/>
            <w:tcBorders>
              <w:bottom w:val="single" w:color="000000" w:sz="12" w:space="0"/>
            </w:tcBorders>
            <w:vAlign w:val="center"/>
          </w:tcPr>
          <w:p w14:paraId="46A978E1">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未提供具体变化信息</w:t>
            </w:r>
          </w:p>
        </w:tc>
        <w:tc>
          <w:tcPr>
            <w:tcW w:w="1859" w:type="dxa"/>
            <w:tcBorders>
              <w:bottom w:val="single" w:color="000000" w:sz="12" w:space="0"/>
            </w:tcBorders>
            <w:vAlign w:val="center"/>
          </w:tcPr>
          <w:p w14:paraId="355C9620">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未陈述具体变化</w:t>
            </w:r>
          </w:p>
        </w:tc>
        <w:tc>
          <w:tcPr>
            <w:tcW w:w="1540" w:type="dxa"/>
            <w:tcBorders>
              <w:bottom w:val="single" w:color="000000" w:sz="12" w:space="0"/>
            </w:tcBorders>
            <w:vAlign w:val="center"/>
          </w:tcPr>
          <w:p w14:paraId="545ACE30">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429</w:t>
            </w:r>
          </w:p>
        </w:tc>
      </w:tr>
    </w:tbl>
    <w:p w14:paraId="74613E43">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后测中，学生最常使用的是会换个角度想、先自己思考、会听取同学意见、遇到困难更冷静等具体行为描述。这些文字使思维、合作与问题解决过程变得可见。同时，429条回答未陈述具体变化，另有74条仍表达任务难度、学习压力或负向体验，研究中均予以保留，以避免只呈现积极声音。同一条回答可能同时描述多方面的变化，各类别的涉及回答数可以重叠。</w:t>
      </w:r>
    </w:p>
    <w:p w14:paraId="4DBADC41">
      <w:pPr>
        <w:keepNext/>
        <w:pageBreakBefore w:val="0"/>
        <w:overflowPunct w:val="0"/>
        <w:bidi w:val="0"/>
        <w:snapToGrid w:val="0"/>
        <w:spacing w:before="0" w:after="0" w:line="360" w:lineRule="auto"/>
        <w:ind w:firstLine="480" w:firstLineChars="200"/>
        <w:jc w:val="both"/>
        <w:textAlignment w:val="auto"/>
        <w:outlineLvl w:val="4"/>
        <w:rPr>
          <w:rFonts w:hint="eastAsia" w:ascii="宋体" w:hAnsi="宋体" w:eastAsia="宋体" w:cs="宋体"/>
          <w:sz w:val="24"/>
        </w:rPr>
      </w:pPr>
      <w:r>
        <w:rPr>
          <w:rFonts w:hint="eastAsia" w:ascii="宋体" w:hAnsi="宋体" w:eastAsia="宋体" w:cs="宋体"/>
          <w:b w:val="0"/>
          <w:sz w:val="24"/>
        </w:rPr>
        <w:t>3）前后测文本的主题对应</w:t>
      </w:r>
    </w:p>
    <w:p w14:paraId="35F6142C">
      <w:pPr>
        <w:keepNext/>
        <w:pageBreakBefore w:val="0"/>
        <w:overflowPunct w:val="0"/>
        <w:bidi w:val="0"/>
        <w:snapToGrid w:val="0"/>
        <w:spacing w:before="180" w:after="60" w:line="240" w:lineRule="auto"/>
        <w:ind w:firstLineChars="200"/>
        <w:jc w:val="center"/>
        <w:textAlignment w:val="auto"/>
        <w:rPr>
          <w:rFonts w:hint="eastAsia" w:ascii="宋体" w:hAnsi="宋体" w:eastAsia="宋体" w:cs="宋体"/>
          <w:sz w:val="24"/>
        </w:rPr>
      </w:pPr>
      <w:r>
        <w:rPr>
          <w:rFonts w:hint="eastAsia" w:ascii="宋体" w:hAnsi="宋体" w:eastAsia="宋体" w:cs="宋体"/>
          <w:b w:val="0"/>
          <w:sz w:val="21"/>
        </w:rPr>
        <w:t>表3-67  学生前后测开放性文本主题对应表</w:t>
      </w:r>
    </w:p>
    <w:tbl>
      <w:tblPr>
        <w:tblStyle w:val="12"/>
        <w:tblW w:w="8519" w:type="dxa"/>
        <w:jc w:val="center"/>
        <w:tblLayout w:type="fixed"/>
        <w:tblCellMar>
          <w:top w:w="0" w:type="dxa"/>
          <w:left w:w="0" w:type="dxa"/>
          <w:bottom w:w="0" w:type="dxa"/>
          <w:right w:w="0" w:type="dxa"/>
        </w:tblCellMar>
      </w:tblPr>
      <w:tblGrid>
        <w:gridCol w:w="1864"/>
        <w:gridCol w:w="2611"/>
        <w:gridCol w:w="4044"/>
      </w:tblGrid>
      <w:tr w14:paraId="2579F645">
        <w:tblPrEx>
          <w:tblCellMar>
            <w:top w:w="0" w:type="dxa"/>
            <w:left w:w="0" w:type="dxa"/>
            <w:bottom w:w="0" w:type="dxa"/>
            <w:right w:w="0" w:type="dxa"/>
          </w:tblCellMar>
        </w:tblPrEx>
        <w:trPr>
          <w:cantSplit/>
          <w:tblHeader/>
          <w:jc w:val="center"/>
        </w:trPr>
        <w:tc>
          <w:tcPr>
            <w:tcW w:w="1864" w:type="dxa"/>
            <w:tcBorders>
              <w:top w:val="single" w:color="000000" w:sz="12" w:space="0"/>
              <w:bottom w:val="single" w:color="000000" w:sz="6" w:space="0"/>
            </w:tcBorders>
            <w:vAlign w:val="center"/>
          </w:tcPr>
          <w:p w14:paraId="15864494">
            <w:pPr>
              <w:overflowPunct w:val="0"/>
              <w:bidi w:val="0"/>
              <w:snapToGrid w:val="0"/>
              <w:spacing w:before="0" w:after="0" w:line="240" w:lineRule="auto"/>
              <w:ind w:firstLineChars="200"/>
              <w:jc w:val="center"/>
              <w:textAlignment w:val="auto"/>
              <w:rPr>
                <w:rFonts w:hint="eastAsia" w:ascii="宋体" w:hAnsi="宋体" w:eastAsia="宋体" w:cs="宋体"/>
                <w:b/>
                <w:szCs w:val="21"/>
              </w:rPr>
            </w:pPr>
            <w:r>
              <w:rPr>
                <w:rFonts w:hint="eastAsia" w:ascii="宋体" w:hAnsi="宋体" w:eastAsia="宋体" w:cs="宋体"/>
                <w:b/>
                <w:sz w:val="21"/>
                <w:szCs w:val="21"/>
              </w:rPr>
              <w:t>前测困难领域</w:t>
            </w:r>
          </w:p>
        </w:tc>
        <w:tc>
          <w:tcPr>
            <w:tcW w:w="2611" w:type="dxa"/>
            <w:tcBorders>
              <w:top w:val="single" w:color="000000" w:sz="12" w:space="0"/>
              <w:bottom w:val="single" w:color="000000" w:sz="6" w:space="0"/>
            </w:tcBorders>
            <w:vAlign w:val="center"/>
          </w:tcPr>
          <w:p w14:paraId="28EBC91D">
            <w:pPr>
              <w:overflowPunct w:val="0"/>
              <w:bidi w:val="0"/>
              <w:snapToGrid w:val="0"/>
              <w:spacing w:before="0" w:after="0" w:line="240" w:lineRule="auto"/>
              <w:ind w:firstLineChars="200"/>
              <w:jc w:val="center"/>
              <w:textAlignment w:val="auto"/>
              <w:rPr>
                <w:rFonts w:hint="eastAsia" w:ascii="宋体" w:hAnsi="宋体" w:eastAsia="宋体" w:cs="宋体"/>
                <w:b/>
                <w:szCs w:val="21"/>
              </w:rPr>
            </w:pPr>
            <w:r>
              <w:rPr>
                <w:rFonts w:hint="eastAsia" w:ascii="宋体" w:hAnsi="宋体" w:eastAsia="宋体" w:cs="宋体"/>
                <w:b/>
                <w:sz w:val="21"/>
                <w:szCs w:val="21"/>
              </w:rPr>
              <w:t>后测相关主题</w:t>
            </w:r>
          </w:p>
        </w:tc>
        <w:tc>
          <w:tcPr>
            <w:tcW w:w="4044" w:type="dxa"/>
            <w:tcBorders>
              <w:top w:val="single" w:color="000000" w:sz="12" w:space="0"/>
              <w:bottom w:val="single" w:color="000000" w:sz="6" w:space="0"/>
            </w:tcBorders>
            <w:vAlign w:val="center"/>
          </w:tcPr>
          <w:p w14:paraId="6E88A5F2">
            <w:pPr>
              <w:overflowPunct w:val="0"/>
              <w:bidi w:val="0"/>
              <w:snapToGrid w:val="0"/>
              <w:spacing w:before="0" w:after="0" w:line="240" w:lineRule="auto"/>
              <w:ind w:firstLineChars="200"/>
              <w:jc w:val="center"/>
              <w:textAlignment w:val="auto"/>
              <w:rPr>
                <w:rFonts w:hint="eastAsia" w:ascii="宋体" w:hAnsi="宋体" w:eastAsia="宋体" w:cs="宋体"/>
                <w:b/>
                <w:szCs w:val="21"/>
              </w:rPr>
            </w:pPr>
            <w:r>
              <w:rPr>
                <w:rFonts w:hint="eastAsia" w:ascii="宋体" w:hAnsi="宋体" w:eastAsia="宋体" w:cs="宋体"/>
                <w:b/>
                <w:sz w:val="21"/>
                <w:szCs w:val="21"/>
              </w:rPr>
              <w:t>对应关系</w:t>
            </w:r>
          </w:p>
        </w:tc>
      </w:tr>
      <w:tr w14:paraId="46E6CDE7">
        <w:tblPrEx>
          <w:tblCellMar>
            <w:top w:w="0" w:type="dxa"/>
            <w:left w:w="0" w:type="dxa"/>
            <w:bottom w:w="0" w:type="dxa"/>
            <w:right w:w="0" w:type="dxa"/>
          </w:tblCellMar>
        </w:tblPrEx>
        <w:trPr>
          <w:cantSplit/>
          <w:jc w:val="center"/>
        </w:trPr>
        <w:tc>
          <w:tcPr>
            <w:tcW w:w="1864" w:type="dxa"/>
            <w:vAlign w:val="center"/>
          </w:tcPr>
          <w:p w14:paraId="0B34D7D8">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复杂问题理解、思路生成困难</w:t>
            </w:r>
          </w:p>
        </w:tc>
        <w:tc>
          <w:tcPr>
            <w:tcW w:w="2611" w:type="dxa"/>
            <w:vAlign w:val="center"/>
          </w:tcPr>
          <w:p w14:paraId="5C377D54">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分析深化、多角度思考、迁移创新、自主解决</w:t>
            </w:r>
          </w:p>
        </w:tc>
        <w:tc>
          <w:tcPr>
            <w:tcW w:w="4044" w:type="dxa"/>
            <w:vAlign w:val="center"/>
          </w:tcPr>
          <w:p w14:paraId="4F47FFFB">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从“不会、想不出”到“换角度、想多种方法、先自己思考”</w:t>
            </w:r>
          </w:p>
        </w:tc>
      </w:tr>
      <w:tr w14:paraId="182835F1">
        <w:tblPrEx>
          <w:tblCellMar>
            <w:top w:w="0" w:type="dxa"/>
            <w:left w:w="0" w:type="dxa"/>
            <w:bottom w:w="0" w:type="dxa"/>
            <w:right w:w="0" w:type="dxa"/>
          </w:tblCellMar>
        </w:tblPrEx>
        <w:trPr>
          <w:cantSplit/>
          <w:jc w:val="center"/>
        </w:trPr>
        <w:tc>
          <w:tcPr>
            <w:tcW w:w="1864" w:type="dxa"/>
            <w:vAlign w:val="center"/>
          </w:tcPr>
          <w:p w14:paraId="175BC727">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学科知识与技能困难</w:t>
            </w:r>
          </w:p>
        </w:tc>
        <w:tc>
          <w:tcPr>
            <w:tcW w:w="2611" w:type="dxa"/>
            <w:vAlign w:val="center"/>
          </w:tcPr>
          <w:p w14:paraId="14E8FC6C">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知识联系、多角度分析、主动求助</w:t>
            </w:r>
          </w:p>
        </w:tc>
        <w:tc>
          <w:tcPr>
            <w:tcW w:w="4044" w:type="dxa"/>
            <w:vAlign w:val="center"/>
          </w:tcPr>
          <w:p w14:paraId="28B7B5BB">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从具体学科困难到“联系知识点”“主动请教”“总结思路”</w:t>
            </w:r>
          </w:p>
        </w:tc>
      </w:tr>
      <w:tr w14:paraId="176A2B53">
        <w:tblPrEx>
          <w:tblCellMar>
            <w:top w:w="0" w:type="dxa"/>
            <w:left w:w="0" w:type="dxa"/>
            <w:bottom w:w="0" w:type="dxa"/>
            <w:right w:w="0" w:type="dxa"/>
          </w:tblCellMar>
        </w:tblPrEx>
        <w:trPr>
          <w:cantSplit/>
          <w:jc w:val="center"/>
        </w:trPr>
        <w:tc>
          <w:tcPr>
            <w:tcW w:w="1864" w:type="dxa"/>
            <w:vAlign w:val="center"/>
          </w:tcPr>
          <w:p w14:paraId="2A5D8126">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作业任务与时间负担</w:t>
            </w:r>
          </w:p>
        </w:tc>
        <w:tc>
          <w:tcPr>
            <w:tcW w:w="2611" w:type="dxa"/>
            <w:vAlign w:val="center"/>
          </w:tcPr>
          <w:p w14:paraId="720B298B">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责任担当与自我管理</w:t>
            </w:r>
          </w:p>
        </w:tc>
        <w:tc>
          <w:tcPr>
            <w:tcW w:w="4044" w:type="dxa"/>
            <w:vAlign w:val="center"/>
          </w:tcPr>
          <w:p w14:paraId="0F886713">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后测出现“更认真”“更有计划”“愿意投入时间”等过程性表达</w:t>
            </w:r>
          </w:p>
        </w:tc>
      </w:tr>
      <w:tr w14:paraId="100E7CF2">
        <w:tblPrEx>
          <w:tblCellMar>
            <w:top w:w="0" w:type="dxa"/>
            <w:left w:w="0" w:type="dxa"/>
            <w:bottom w:w="0" w:type="dxa"/>
            <w:right w:w="0" w:type="dxa"/>
          </w:tblCellMar>
        </w:tblPrEx>
        <w:trPr>
          <w:cantSplit/>
          <w:jc w:val="center"/>
        </w:trPr>
        <w:tc>
          <w:tcPr>
            <w:tcW w:w="1864" w:type="dxa"/>
            <w:vAlign w:val="center"/>
          </w:tcPr>
          <w:p w14:paraId="5DD44841">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考试评价与情绪压力</w:t>
            </w:r>
          </w:p>
        </w:tc>
        <w:tc>
          <w:tcPr>
            <w:tcW w:w="2611" w:type="dxa"/>
            <w:vAlign w:val="center"/>
          </w:tcPr>
          <w:p w14:paraId="6DE6A70E">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情绪调节与学习韧性</w:t>
            </w:r>
          </w:p>
        </w:tc>
        <w:tc>
          <w:tcPr>
            <w:tcW w:w="4044" w:type="dxa"/>
            <w:vAlign w:val="center"/>
          </w:tcPr>
          <w:p w14:paraId="2B3B4154">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后测出现“冷静”“耐心”“不轻易放弃”等情境化表达</w:t>
            </w:r>
          </w:p>
        </w:tc>
      </w:tr>
      <w:tr w14:paraId="6668B0D1">
        <w:tblPrEx>
          <w:tblCellMar>
            <w:top w:w="0" w:type="dxa"/>
            <w:left w:w="0" w:type="dxa"/>
            <w:bottom w:w="0" w:type="dxa"/>
            <w:right w:w="0" w:type="dxa"/>
          </w:tblCellMar>
        </w:tblPrEx>
        <w:trPr>
          <w:cantSplit/>
          <w:jc w:val="center"/>
        </w:trPr>
        <w:tc>
          <w:tcPr>
            <w:tcW w:w="1864" w:type="dxa"/>
            <w:tcBorders>
              <w:bottom w:val="single" w:color="000000" w:sz="12" w:space="0"/>
            </w:tcBorders>
            <w:vAlign w:val="center"/>
          </w:tcPr>
          <w:p w14:paraId="57692889">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合作交流困难</w:t>
            </w:r>
          </w:p>
        </w:tc>
        <w:tc>
          <w:tcPr>
            <w:tcW w:w="2611" w:type="dxa"/>
            <w:tcBorders>
              <w:bottom w:val="single" w:color="000000" w:sz="12" w:space="0"/>
            </w:tcBorders>
            <w:vAlign w:val="center"/>
          </w:tcPr>
          <w:p w14:paraId="7201B241">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合作沟通、倾听共情、包容开放</w:t>
            </w:r>
          </w:p>
        </w:tc>
        <w:tc>
          <w:tcPr>
            <w:tcW w:w="4044" w:type="dxa"/>
            <w:tcBorders>
              <w:bottom w:val="single" w:color="000000" w:sz="12" w:space="0"/>
            </w:tcBorders>
            <w:vAlign w:val="center"/>
          </w:tcPr>
          <w:p w14:paraId="56D9F892">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后测出现“主动交流”“听取意见”“理解他人”“共同解决”等表达</w:t>
            </w:r>
          </w:p>
        </w:tc>
      </w:tr>
    </w:tbl>
    <w:p w14:paraId="397EAAE5">
      <w:pPr>
        <w:pageBreakBefore w:val="0"/>
        <w:overflowPunct w:val="0"/>
        <w:bidi w:val="0"/>
        <w:snapToGrid w:val="0"/>
        <w:spacing w:before="0" w:after="0" w:line="360" w:lineRule="auto"/>
        <w:ind w:firstLineChars="200"/>
        <w:jc w:val="both"/>
        <w:textAlignment w:val="auto"/>
        <w:rPr>
          <w:rFonts w:hint="eastAsia" w:ascii="宋体" w:hAnsi="宋体" w:eastAsia="宋体" w:cs="宋体"/>
          <w:b/>
          <w:bCs/>
          <w:sz w:val="24"/>
          <w:szCs w:val="32"/>
        </w:rPr>
      </w:pPr>
      <w:r>
        <w:rPr>
          <w:rFonts w:hint="eastAsia" w:ascii="宋体" w:hAnsi="宋体" w:eastAsia="宋体" w:cs="宋体"/>
          <w:b w:val="0"/>
          <w:sz w:val="24"/>
        </w:rPr>
        <w:t xml:space="preserve">这种对应属于质性意义上的问题与回应关系。前测回答的是难在哪里，后测回答的是现在怎么想、怎么合作、怎么解决。</w:t>
      </w:r>
      <w:del w:id="90076" w:author="Claude" w:date="2026-10-27T03:49:22Z">
        <w:r>
          <w:rPr>
            <w:rFonts w:hint="eastAsia" w:ascii="宋体" w:hAnsi="宋体" w:eastAsia="宋体" w:cs="宋体"/>
            <w:b w:val="0"/>
            <w:sz w:val="24"/>
          </w:rPr>
          <w:delText xml:space="preserve">因此，本部分</w:delText>
        </w:r>
      </w:del>
      <w:ins w:id="90077" w:author="Claude" w:date="2026-10-27T03:49:22Z">
        <w:r>
          <w:rPr>
            <w:rFonts w:hint="eastAsia" w:ascii="宋体" w:hAnsi="宋体" w:eastAsia="宋体" w:cs="宋体"/>
            <w:b w:val="0"/>
            <w:sz w:val="24"/>
          </w:rPr>
          <w:t xml:space="preserve">本部分因此</w:t>
        </w:r>
      </w:ins>
      <w:r>
        <w:rPr>
          <w:rFonts w:hint="eastAsia" w:ascii="宋体" w:hAnsi="宋体" w:eastAsia="宋体" w:cs="宋体"/>
          <w:b w:val="0"/>
          <w:sz w:val="24"/>
        </w:rPr>
        <w:t xml:space="preserve">能够补充呈现学生学习过程中的真实声音，但不单独承担成效证明功能。真正的学习成效仍需与配对量表、课堂观察、学生作品及任务表现等多源证据共同判断。</w:t>
      </w:r>
    </w:p>
    <w:p w14:paraId="712C367E">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sz w:val="24"/>
          <w:lang w:val="en-US" w:eastAsia="zh-CN"/>
        </w:rPr>
      </w:pPr>
      <w:bookmarkStart w:id="105" w:name="_Toc18840"/>
      <w:r>
        <w:rPr>
          <w:rFonts w:hint="eastAsia" w:ascii="宋体" w:hAnsi="宋体" w:eastAsia="宋体" w:cs="宋体"/>
          <w:b/>
          <w:sz w:val="28"/>
        </w:rPr>
        <w:t>2.教师问卷前后测结果</w:t>
      </w:r>
      <w:r>
        <w:rPr>
          <w:rFonts w:hint="eastAsia" w:ascii="宋体" w:hAnsi="宋体" w:eastAsia="宋体" w:cs="宋体"/>
          <w:b/>
          <w:sz w:val="28"/>
          <w:lang w:val="en-US" w:eastAsia="zh-CN"/>
        </w:rPr>
        <w:t>分析</w:t>
      </w:r>
      <w:bookmarkEnd w:id="105"/>
    </w:p>
    <w:p w14:paraId="551369F1">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本课题组依据教师前后测问卷及所提供的匹配表，分析教师样本构成与四个共同维度的测评结果。按现有匹配关系计算，课堂教学实践与教学自我效能均值略有上升，现实阻碍均值略有下降，认知与价值认同基本稳定；四个维度均未达到统计显著。</w:t>
      </w:r>
    </w:p>
    <w:p w14:paraId="025CA162">
      <w:pPr>
        <w:keepNext/>
        <w:pageBreakBefore w:val="0"/>
        <w:overflowPunct w:val="0"/>
        <w:bidi w:val="0"/>
        <w:snapToGrid w:val="0"/>
        <w:spacing w:before="0" w:after="0" w:line="360" w:lineRule="auto"/>
        <w:ind w:firstLine="480" w:firstLineChars="200"/>
        <w:jc w:val="both"/>
        <w:textAlignment w:val="auto"/>
        <w:outlineLvl w:val="3"/>
        <w:rPr>
          <w:rFonts w:hint="eastAsia" w:ascii="宋体" w:hAnsi="宋体" w:eastAsia="宋体" w:cs="宋体"/>
          <w:b/>
          <w:sz w:val="24"/>
        </w:rPr>
      </w:pPr>
      <w:bookmarkStart w:id="106" w:name="_Toc19084"/>
      <w:r>
        <w:rPr>
          <w:rFonts w:hint="eastAsia" w:ascii="宋体" w:hAnsi="宋体" w:eastAsia="宋体" w:cs="宋体"/>
          <w:b w:val="0"/>
          <w:sz w:val="24"/>
        </w:rPr>
        <w:t>（1）数据来源与样本</w:t>
      </w:r>
      <w:bookmarkEnd w:id="106"/>
    </w:p>
    <w:p w14:paraId="41FE307A">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教师前测问卷共163份，后测共172份。匹配表包含</w:t>
      </w:r>
      <w:r>
        <w:rPr>
          <w:rFonts w:hint="eastAsia" w:ascii="宋体" w:hAnsi="宋体" w:eastAsia="宋体" w:cs="宋体"/>
          <w:b w:val="0"/>
          <w:sz w:val="24"/>
          <w:lang w:val="en-US" w:eastAsia="zh-CN"/>
        </w:rPr>
        <w:t>163</w:t>
      </w:r>
      <w:r>
        <w:rPr>
          <w:rFonts w:hint="eastAsia" w:ascii="宋体" w:hAnsi="宋体" w:eastAsia="宋体" w:cs="宋体"/>
          <w:b w:val="0"/>
          <w:sz w:val="24"/>
        </w:rPr>
        <w:t>组不重复的前后测对应记录因此，编号相同的</w:t>
      </w:r>
      <w:r>
        <w:rPr>
          <w:rFonts w:hint="eastAsia" w:ascii="宋体" w:hAnsi="宋体" w:eastAsia="宋体" w:cs="宋体"/>
          <w:b w:val="0"/>
          <w:sz w:val="24"/>
          <w:lang w:val="en-US" w:eastAsia="zh-CN"/>
        </w:rPr>
        <w:t>163</w:t>
      </w:r>
      <w:r>
        <w:rPr>
          <w:rFonts w:hint="eastAsia" w:ascii="宋体" w:hAnsi="宋体" w:eastAsia="宋体" w:cs="宋体"/>
          <w:b w:val="0"/>
          <w:sz w:val="24"/>
        </w:rPr>
        <w:t>组应视为待核实的对应记录，以下配对检验属于探索性分析。</w:t>
      </w:r>
    </w:p>
    <w:p w14:paraId="5B30B6CF">
      <w:pPr>
        <w:pStyle w:val="2"/>
        <w:keepNext/>
        <w:ind w:firstLine="0" w:firstLineChars="0"/>
        <w:outlineLvl w:val="3"/>
        <w:rPr>
          <w:rFonts w:hint="eastAsia" w:ascii="宋体" w:hAnsi="宋体" w:eastAsia="宋体" w:cs="宋体"/>
          <w:color w:val="auto"/>
        </w:rPr>
      </w:pPr>
      <w:bookmarkStart w:id="107" w:name="_Toc15768"/>
      <w:r>
        <w:rPr>
          <w:rFonts w:hint="eastAsia" w:ascii="宋体" w:hAnsi="宋体" w:eastAsia="宋体" w:cs="宋体"/>
          <w:b/>
          <w:color w:val="auto"/>
          <w:sz w:val="28"/>
        </w:rPr>
        <w:t>（1）教师背景分布</w:t>
      </w:r>
      <w:bookmarkEnd w:id="107"/>
    </w:p>
    <w:p w14:paraId="7572D6F7">
      <w:pPr>
        <w:keepNext/>
        <w:spacing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表3-68  纳入匹配表的教师背景分布（n＝163）</w:t>
      </w:r>
    </w:p>
    <w:tbl>
      <w:tblPr>
        <w:tblStyle w:val="12"/>
        <w:tblW w:w="9216" w:type="dxa"/>
        <w:tblInd w:w="0" w:type="dxa"/>
        <w:tblLayout w:type="fixed"/>
        <w:tblCellMar>
          <w:top w:w="0" w:type="dxa"/>
          <w:left w:w="108" w:type="dxa"/>
          <w:bottom w:w="0" w:type="dxa"/>
          <w:right w:w="108" w:type="dxa"/>
        </w:tblCellMar>
      </w:tblPr>
      <w:tblGrid>
        <w:gridCol w:w="2304"/>
        <w:gridCol w:w="2880"/>
        <w:gridCol w:w="1440"/>
        <w:gridCol w:w="2592"/>
      </w:tblGrid>
      <w:tr w14:paraId="678A891F">
        <w:tblPrEx>
          <w:tblCellMar>
            <w:top w:w="0" w:type="dxa"/>
            <w:left w:w="108" w:type="dxa"/>
            <w:bottom w:w="0" w:type="dxa"/>
            <w:right w:w="108" w:type="dxa"/>
          </w:tblCellMar>
        </w:tblPrEx>
        <w:trPr>
          <w:cantSplit/>
          <w:tblHeader/>
        </w:trPr>
        <w:tc>
          <w:tcPr>
            <w:tcW w:w="2304" w:type="dxa"/>
            <w:tcBorders>
              <w:top w:val="single" w:color="000000" w:sz="8" w:space="0"/>
              <w:bottom w:val="single" w:color="000000" w:sz="8" w:space="0"/>
            </w:tcBorders>
            <w:vAlign w:val="center"/>
          </w:tcPr>
          <w:p w14:paraId="5B205849">
            <w:pPr>
              <w:spacing w:before="0" w:after="0" w:line="240" w:lineRule="auto"/>
              <w:ind w:firstLine="0"/>
              <w:jc w:val="center"/>
              <w:rPr>
                <w:rFonts w:hint="eastAsia" w:ascii="宋体" w:hAnsi="宋体" w:eastAsia="宋体" w:cs="宋体"/>
                <w:color w:val="auto"/>
              </w:rPr>
            </w:pPr>
            <w:r>
              <w:rPr>
                <w:rFonts w:hint="eastAsia" w:ascii="宋体" w:hAnsi="宋体" w:eastAsia="宋体" w:cs="宋体"/>
                <w:b/>
                <w:color w:val="auto"/>
                <w:sz w:val="21"/>
              </w:rPr>
              <w:t>背景特征</w:t>
            </w:r>
          </w:p>
        </w:tc>
        <w:tc>
          <w:tcPr>
            <w:tcW w:w="2880" w:type="dxa"/>
            <w:tcBorders>
              <w:top w:val="single" w:color="000000" w:sz="8" w:space="0"/>
              <w:bottom w:val="single" w:color="000000" w:sz="8" w:space="0"/>
            </w:tcBorders>
            <w:vAlign w:val="center"/>
          </w:tcPr>
          <w:p w14:paraId="2A8809B4">
            <w:pPr>
              <w:spacing w:before="0" w:after="0" w:line="240" w:lineRule="auto"/>
              <w:ind w:firstLine="0"/>
              <w:jc w:val="center"/>
              <w:rPr>
                <w:rFonts w:hint="eastAsia" w:ascii="宋体" w:hAnsi="宋体" w:eastAsia="宋体" w:cs="宋体"/>
                <w:color w:val="auto"/>
              </w:rPr>
            </w:pPr>
            <w:r>
              <w:rPr>
                <w:rFonts w:hint="eastAsia" w:ascii="宋体" w:hAnsi="宋体" w:eastAsia="宋体" w:cs="宋体"/>
                <w:b/>
                <w:color w:val="auto"/>
                <w:sz w:val="21"/>
              </w:rPr>
              <w:t>类别</w:t>
            </w:r>
          </w:p>
        </w:tc>
        <w:tc>
          <w:tcPr>
            <w:tcW w:w="1440" w:type="dxa"/>
            <w:tcBorders>
              <w:top w:val="single" w:color="000000" w:sz="8" w:space="0"/>
              <w:bottom w:val="single" w:color="000000" w:sz="8" w:space="0"/>
            </w:tcBorders>
            <w:vAlign w:val="center"/>
          </w:tcPr>
          <w:p w14:paraId="56AA239D">
            <w:pPr>
              <w:spacing w:before="0" w:after="0" w:line="240" w:lineRule="auto"/>
              <w:ind w:firstLine="0"/>
              <w:jc w:val="center"/>
              <w:rPr>
                <w:rFonts w:hint="eastAsia" w:ascii="宋体" w:hAnsi="宋体" w:eastAsia="宋体" w:cs="宋体"/>
                <w:color w:val="auto"/>
              </w:rPr>
            </w:pPr>
            <w:r>
              <w:rPr>
                <w:rFonts w:hint="eastAsia" w:ascii="宋体" w:hAnsi="宋体" w:eastAsia="宋体" w:cs="宋体"/>
                <w:b/>
                <w:color w:val="auto"/>
                <w:sz w:val="21"/>
              </w:rPr>
              <w:t>人数</w:t>
            </w:r>
          </w:p>
        </w:tc>
        <w:tc>
          <w:tcPr>
            <w:tcW w:w="2592" w:type="dxa"/>
            <w:tcBorders>
              <w:top w:val="single" w:color="000000" w:sz="8" w:space="0"/>
              <w:bottom w:val="single" w:color="000000" w:sz="8" w:space="0"/>
            </w:tcBorders>
            <w:vAlign w:val="center"/>
          </w:tcPr>
          <w:p w14:paraId="7FE34CC9">
            <w:pPr>
              <w:spacing w:before="0" w:after="0" w:line="240" w:lineRule="auto"/>
              <w:ind w:firstLine="0"/>
              <w:jc w:val="center"/>
              <w:rPr>
                <w:rFonts w:hint="eastAsia" w:ascii="宋体" w:hAnsi="宋体" w:eastAsia="宋体" w:cs="宋体"/>
                <w:color w:val="auto"/>
              </w:rPr>
            </w:pPr>
            <w:r>
              <w:rPr>
                <w:rFonts w:hint="eastAsia" w:ascii="宋体" w:hAnsi="宋体" w:eastAsia="宋体" w:cs="宋体"/>
                <w:b/>
                <w:color w:val="auto"/>
                <w:sz w:val="21"/>
              </w:rPr>
              <w:t>比例（%）</w:t>
            </w:r>
          </w:p>
        </w:tc>
      </w:tr>
      <w:tr w14:paraId="4944F5CA">
        <w:tblPrEx>
          <w:tblCellMar>
            <w:top w:w="0" w:type="dxa"/>
            <w:left w:w="108" w:type="dxa"/>
            <w:bottom w:w="0" w:type="dxa"/>
            <w:right w:w="108" w:type="dxa"/>
          </w:tblCellMar>
        </w:tblPrEx>
        <w:trPr>
          <w:cantSplit/>
        </w:trPr>
        <w:tc>
          <w:tcPr>
            <w:tcW w:w="2304" w:type="dxa"/>
            <w:vAlign w:val="center"/>
          </w:tcPr>
          <w:p w14:paraId="611C1797">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教龄</w:t>
            </w:r>
          </w:p>
        </w:tc>
        <w:tc>
          <w:tcPr>
            <w:tcW w:w="2880" w:type="dxa"/>
            <w:vAlign w:val="center"/>
          </w:tcPr>
          <w:p w14:paraId="192F6DFE">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3年以下</w:t>
            </w:r>
          </w:p>
        </w:tc>
        <w:tc>
          <w:tcPr>
            <w:tcW w:w="1440" w:type="dxa"/>
            <w:vAlign w:val="center"/>
          </w:tcPr>
          <w:p w14:paraId="114B1108">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29</w:t>
            </w:r>
          </w:p>
        </w:tc>
        <w:tc>
          <w:tcPr>
            <w:tcW w:w="2592" w:type="dxa"/>
            <w:vAlign w:val="center"/>
          </w:tcPr>
          <w:p w14:paraId="027A6E3E">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17.79</w:t>
            </w:r>
          </w:p>
        </w:tc>
      </w:tr>
      <w:tr w14:paraId="3AB2D449">
        <w:tblPrEx>
          <w:tblCellMar>
            <w:top w:w="0" w:type="dxa"/>
            <w:left w:w="108" w:type="dxa"/>
            <w:bottom w:w="0" w:type="dxa"/>
            <w:right w:w="108" w:type="dxa"/>
          </w:tblCellMar>
        </w:tblPrEx>
        <w:trPr>
          <w:cantSplit/>
        </w:trPr>
        <w:tc>
          <w:tcPr>
            <w:tcW w:w="2304" w:type="dxa"/>
            <w:vAlign w:val="center"/>
          </w:tcPr>
          <w:p w14:paraId="074F5823">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教龄</w:t>
            </w:r>
          </w:p>
        </w:tc>
        <w:tc>
          <w:tcPr>
            <w:tcW w:w="2880" w:type="dxa"/>
            <w:vAlign w:val="center"/>
          </w:tcPr>
          <w:p w14:paraId="0346EED0">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3-5年</w:t>
            </w:r>
          </w:p>
        </w:tc>
        <w:tc>
          <w:tcPr>
            <w:tcW w:w="1440" w:type="dxa"/>
            <w:vAlign w:val="center"/>
          </w:tcPr>
          <w:p w14:paraId="2EC4B787">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33</w:t>
            </w:r>
          </w:p>
        </w:tc>
        <w:tc>
          <w:tcPr>
            <w:tcW w:w="2592" w:type="dxa"/>
            <w:vAlign w:val="center"/>
          </w:tcPr>
          <w:p w14:paraId="79755181">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20.25</w:t>
            </w:r>
          </w:p>
        </w:tc>
      </w:tr>
      <w:tr w14:paraId="6ED3754D">
        <w:tblPrEx>
          <w:tblCellMar>
            <w:top w:w="0" w:type="dxa"/>
            <w:left w:w="108" w:type="dxa"/>
            <w:bottom w:w="0" w:type="dxa"/>
            <w:right w:w="108" w:type="dxa"/>
          </w:tblCellMar>
        </w:tblPrEx>
        <w:trPr>
          <w:cantSplit/>
        </w:trPr>
        <w:tc>
          <w:tcPr>
            <w:tcW w:w="2304" w:type="dxa"/>
            <w:vAlign w:val="center"/>
          </w:tcPr>
          <w:p w14:paraId="7538E5DF">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教龄</w:t>
            </w:r>
          </w:p>
        </w:tc>
        <w:tc>
          <w:tcPr>
            <w:tcW w:w="2880" w:type="dxa"/>
            <w:vAlign w:val="center"/>
          </w:tcPr>
          <w:p w14:paraId="2F74DD0A">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6-10年</w:t>
            </w:r>
          </w:p>
        </w:tc>
        <w:tc>
          <w:tcPr>
            <w:tcW w:w="1440" w:type="dxa"/>
            <w:vAlign w:val="center"/>
          </w:tcPr>
          <w:p w14:paraId="494B3642">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29</w:t>
            </w:r>
          </w:p>
        </w:tc>
        <w:tc>
          <w:tcPr>
            <w:tcW w:w="2592" w:type="dxa"/>
            <w:vAlign w:val="center"/>
          </w:tcPr>
          <w:p w14:paraId="37417CF0">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17.79</w:t>
            </w:r>
          </w:p>
        </w:tc>
      </w:tr>
      <w:tr w14:paraId="73AA2649">
        <w:tblPrEx>
          <w:tblCellMar>
            <w:top w:w="0" w:type="dxa"/>
            <w:left w:w="108" w:type="dxa"/>
            <w:bottom w:w="0" w:type="dxa"/>
            <w:right w:w="108" w:type="dxa"/>
          </w:tblCellMar>
        </w:tblPrEx>
        <w:trPr>
          <w:cantSplit/>
        </w:trPr>
        <w:tc>
          <w:tcPr>
            <w:tcW w:w="2304" w:type="dxa"/>
            <w:vAlign w:val="center"/>
          </w:tcPr>
          <w:p w14:paraId="034D3B55">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教龄</w:t>
            </w:r>
          </w:p>
        </w:tc>
        <w:tc>
          <w:tcPr>
            <w:tcW w:w="2880" w:type="dxa"/>
            <w:vAlign w:val="center"/>
          </w:tcPr>
          <w:p w14:paraId="03CEB957">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10年以上</w:t>
            </w:r>
          </w:p>
        </w:tc>
        <w:tc>
          <w:tcPr>
            <w:tcW w:w="1440" w:type="dxa"/>
            <w:vAlign w:val="center"/>
          </w:tcPr>
          <w:p w14:paraId="1B0AF205">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72</w:t>
            </w:r>
          </w:p>
        </w:tc>
        <w:tc>
          <w:tcPr>
            <w:tcW w:w="2592" w:type="dxa"/>
            <w:vAlign w:val="center"/>
          </w:tcPr>
          <w:p w14:paraId="798E39BC">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44.17</w:t>
            </w:r>
          </w:p>
        </w:tc>
      </w:tr>
      <w:tr w14:paraId="498A503F">
        <w:tblPrEx>
          <w:tblCellMar>
            <w:top w:w="0" w:type="dxa"/>
            <w:left w:w="108" w:type="dxa"/>
            <w:bottom w:w="0" w:type="dxa"/>
            <w:right w:w="108" w:type="dxa"/>
          </w:tblCellMar>
        </w:tblPrEx>
        <w:trPr>
          <w:cantSplit/>
        </w:trPr>
        <w:tc>
          <w:tcPr>
            <w:tcW w:w="2304" w:type="dxa"/>
            <w:vAlign w:val="center"/>
          </w:tcPr>
          <w:p w14:paraId="3EE4615B">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职称</w:t>
            </w:r>
          </w:p>
        </w:tc>
        <w:tc>
          <w:tcPr>
            <w:tcW w:w="2880" w:type="dxa"/>
            <w:vAlign w:val="center"/>
          </w:tcPr>
          <w:p w14:paraId="11A7CF73">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初级</w:t>
            </w:r>
          </w:p>
        </w:tc>
        <w:tc>
          <w:tcPr>
            <w:tcW w:w="1440" w:type="dxa"/>
            <w:vAlign w:val="center"/>
          </w:tcPr>
          <w:p w14:paraId="3E1CDB20">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63</w:t>
            </w:r>
          </w:p>
        </w:tc>
        <w:tc>
          <w:tcPr>
            <w:tcW w:w="2592" w:type="dxa"/>
            <w:vAlign w:val="center"/>
          </w:tcPr>
          <w:p w14:paraId="46B42B1A">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38.65</w:t>
            </w:r>
          </w:p>
        </w:tc>
      </w:tr>
      <w:tr w14:paraId="3A4AADCE">
        <w:tblPrEx>
          <w:tblCellMar>
            <w:top w:w="0" w:type="dxa"/>
            <w:left w:w="108" w:type="dxa"/>
            <w:bottom w:w="0" w:type="dxa"/>
            <w:right w:w="108" w:type="dxa"/>
          </w:tblCellMar>
        </w:tblPrEx>
        <w:trPr>
          <w:cantSplit/>
        </w:trPr>
        <w:tc>
          <w:tcPr>
            <w:tcW w:w="2304" w:type="dxa"/>
            <w:vAlign w:val="center"/>
          </w:tcPr>
          <w:p w14:paraId="2768FEA4">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职称</w:t>
            </w:r>
          </w:p>
        </w:tc>
        <w:tc>
          <w:tcPr>
            <w:tcW w:w="2880" w:type="dxa"/>
            <w:vAlign w:val="center"/>
          </w:tcPr>
          <w:p w14:paraId="04595EB8">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中级</w:t>
            </w:r>
          </w:p>
        </w:tc>
        <w:tc>
          <w:tcPr>
            <w:tcW w:w="1440" w:type="dxa"/>
            <w:vAlign w:val="center"/>
          </w:tcPr>
          <w:p w14:paraId="136000ED">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75</w:t>
            </w:r>
          </w:p>
        </w:tc>
        <w:tc>
          <w:tcPr>
            <w:tcW w:w="2592" w:type="dxa"/>
            <w:vAlign w:val="center"/>
          </w:tcPr>
          <w:p w14:paraId="043AAA10">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46.01</w:t>
            </w:r>
          </w:p>
        </w:tc>
      </w:tr>
      <w:tr w14:paraId="462EB106">
        <w:tblPrEx>
          <w:tblCellMar>
            <w:top w:w="0" w:type="dxa"/>
            <w:left w:w="108" w:type="dxa"/>
            <w:bottom w:w="0" w:type="dxa"/>
            <w:right w:w="108" w:type="dxa"/>
          </w:tblCellMar>
        </w:tblPrEx>
        <w:trPr>
          <w:cantSplit/>
        </w:trPr>
        <w:tc>
          <w:tcPr>
            <w:tcW w:w="2304" w:type="dxa"/>
            <w:vAlign w:val="center"/>
          </w:tcPr>
          <w:p w14:paraId="4616F639">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职称</w:t>
            </w:r>
          </w:p>
        </w:tc>
        <w:tc>
          <w:tcPr>
            <w:tcW w:w="2880" w:type="dxa"/>
            <w:vAlign w:val="center"/>
          </w:tcPr>
          <w:p w14:paraId="4E71DBCD">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高级及以上</w:t>
            </w:r>
          </w:p>
        </w:tc>
        <w:tc>
          <w:tcPr>
            <w:tcW w:w="1440" w:type="dxa"/>
            <w:vAlign w:val="center"/>
          </w:tcPr>
          <w:p w14:paraId="00DF0C32">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25</w:t>
            </w:r>
          </w:p>
        </w:tc>
        <w:tc>
          <w:tcPr>
            <w:tcW w:w="2592" w:type="dxa"/>
            <w:vAlign w:val="center"/>
          </w:tcPr>
          <w:p w14:paraId="05942D03">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15.34</w:t>
            </w:r>
          </w:p>
        </w:tc>
      </w:tr>
      <w:tr w14:paraId="1FCE9845">
        <w:tblPrEx>
          <w:tblCellMar>
            <w:top w:w="0" w:type="dxa"/>
            <w:left w:w="108" w:type="dxa"/>
            <w:bottom w:w="0" w:type="dxa"/>
            <w:right w:w="108" w:type="dxa"/>
          </w:tblCellMar>
        </w:tblPrEx>
        <w:trPr>
          <w:cantSplit/>
        </w:trPr>
        <w:tc>
          <w:tcPr>
            <w:tcW w:w="2304" w:type="dxa"/>
            <w:vAlign w:val="center"/>
          </w:tcPr>
          <w:p w14:paraId="3A0F6B26">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学段</w:t>
            </w:r>
          </w:p>
        </w:tc>
        <w:tc>
          <w:tcPr>
            <w:tcW w:w="2880" w:type="dxa"/>
            <w:vAlign w:val="center"/>
          </w:tcPr>
          <w:p w14:paraId="62C0BD25">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初中</w:t>
            </w:r>
          </w:p>
        </w:tc>
        <w:tc>
          <w:tcPr>
            <w:tcW w:w="1440" w:type="dxa"/>
            <w:vAlign w:val="center"/>
          </w:tcPr>
          <w:p w14:paraId="42CD5FE0">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114</w:t>
            </w:r>
          </w:p>
        </w:tc>
        <w:tc>
          <w:tcPr>
            <w:tcW w:w="2592" w:type="dxa"/>
            <w:vAlign w:val="center"/>
          </w:tcPr>
          <w:p w14:paraId="4268ABF0">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69.94</w:t>
            </w:r>
          </w:p>
        </w:tc>
      </w:tr>
      <w:tr w14:paraId="03023AEE">
        <w:tblPrEx>
          <w:tblCellMar>
            <w:top w:w="0" w:type="dxa"/>
            <w:left w:w="108" w:type="dxa"/>
            <w:bottom w:w="0" w:type="dxa"/>
            <w:right w:w="108" w:type="dxa"/>
          </w:tblCellMar>
        </w:tblPrEx>
        <w:trPr>
          <w:cantSplit/>
        </w:trPr>
        <w:tc>
          <w:tcPr>
            <w:tcW w:w="2304" w:type="dxa"/>
            <w:vAlign w:val="center"/>
          </w:tcPr>
          <w:p w14:paraId="2D88D2D2">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学段</w:t>
            </w:r>
          </w:p>
        </w:tc>
        <w:tc>
          <w:tcPr>
            <w:tcW w:w="2880" w:type="dxa"/>
            <w:vAlign w:val="center"/>
          </w:tcPr>
          <w:p w14:paraId="6CF38998">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高中</w:t>
            </w:r>
          </w:p>
        </w:tc>
        <w:tc>
          <w:tcPr>
            <w:tcW w:w="1440" w:type="dxa"/>
            <w:vAlign w:val="center"/>
          </w:tcPr>
          <w:p w14:paraId="5F1D139D">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49</w:t>
            </w:r>
          </w:p>
        </w:tc>
        <w:tc>
          <w:tcPr>
            <w:tcW w:w="2592" w:type="dxa"/>
            <w:vAlign w:val="center"/>
          </w:tcPr>
          <w:p w14:paraId="1F0CDF1A">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30.06</w:t>
            </w:r>
          </w:p>
        </w:tc>
      </w:tr>
      <w:tr w14:paraId="714DFEC1">
        <w:tblPrEx>
          <w:tblCellMar>
            <w:top w:w="0" w:type="dxa"/>
            <w:left w:w="108" w:type="dxa"/>
            <w:bottom w:w="0" w:type="dxa"/>
            <w:right w:w="108" w:type="dxa"/>
          </w:tblCellMar>
        </w:tblPrEx>
        <w:trPr>
          <w:cantSplit/>
        </w:trPr>
        <w:tc>
          <w:tcPr>
            <w:tcW w:w="2304" w:type="dxa"/>
            <w:vAlign w:val="center"/>
          </w:tcPr>
          <w:p w14:paraId="11FF9687">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前测培训经历</w:t>
            </w:r>
          </w:p>
        </w:tc>
        <w:tc>
          <w:tcPr>
            <w:tcW w:w="2880" w:type="dxa"/>
            <w:vAlign w:val="center"/>
          </w:tcPr>
          <w:p w14:paraId="0AFCC849">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是</w:t>
            </w:r>
          </w:p>
        </w:tc>
        <w:tc>
          <w:tcPr>
            <w:tcW w:w="1440" w:type="dxa"/>
            <w:vAlign w:val="center"/>
          </w:tcPr>
          <w:p w14:paraId="1DA14E49">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130</w:t>
            </w:r>
          </w:p>
        </w:tc>
        <w:tc>
          <w:tcPr>
            <w:tcW w:w="2592" w:type="dxa"/>
            <w:vAlign w:val="center"/>
          </w:tcPr>
          <w:p w14:paraId="39E70EDF">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79.75</w:t>
            </w:r>
          </w:p>
        </w:tc>
      </w:tr>
      <w:tr w14:paraId="18D52812">
        <w:tblPrEx>
          <w:tblCellMar>
            <w:top w:w="0" w:type="dxa"/>
            <w:left w:w="108" w:type="dxa"/>
            <w:bottom w:w="0" w:type="dxa"/>
            <w:right w:w="108" w:type="dxa"/>
          </w:tblCellMar>
        </w:tblPrEx>
        <w:trPr>
          <w:cantSplit/>
        </w:trPr>
        <w:tc>
          <w:tcPr>
            <w:tcW w:w="2304" w:type="dxa"/>
            <w:tcBorders>
              <w:bottom w:val="single" w:color="000000" w:sz="8" w:space="0"/>
            </w:tcBorders>
            <w:vAlign w:val="center"/>
          </w:tcPr>
          <w:p w14:paraId="4CE0F26C">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前测培训经历</w:t>
            </w:r>
          </w:p>
        </w:tc>
        <w:tc>
          <w:tcPr>
            <w:tcW w:w="2880" w:type="dxa"/>
            <w:tcBorders>
              <w:bottom w:val="single" w:color="000000" w:sz="8" w:space="0"/>
            </w:tcBorders>
            <w:vAlign w:val="center"/>
          </w:tcPr>
          <w:p w14:paraId="7C9B0E59">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否</w:t>
            </w:r>
          </w:p>
        </w:tc>
        <w:tc>
          <w:tcPr>
            <w:tcW w:w="1440" w:type="dxa"/>
            <w:tcBorders>
              <w:bottom w:val="single" w:color="000000" w:sz="8" w:space="0"/>
            </w:tcBorders>
            <w:vAlign w:val="center"/>
          </w:tcPr>
          <w:p w14:paraId="6B0C1521">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33</w:t>
            </w:r>
          </w:p>
        </w:tc>
        <w:tc>
          <w:tcPr>
            <w:tcW w:w="2592" w:type="dxa"/>
            <w:tcBorders>
              <w:bottom w:val="single" w:color="000000" w:sz="8" w:space="0"/>
            </w:tcBorders>
            <w:vAlign w:val="center"/>
          </w:tcPr>
          <w:p w14:paraId="259C5645">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20.25</w:t>
            </w:r>
          </w:p>
        </w:tc>
      </w:tr>
    </w:tbl>
    <w:p w14:paraId="459D6A27">
      <w:pPr>
        <w:spacing w:before="0" w:after="0" w:line="360" w:lineRule="auto"/>
        <w:ind w:firstLine="480"/>
        <w:jc w:val="both"/>
        <w:rPr>
          <w:rFonts w:hint="eastAsia" w:ascii="宋体" w:hAnsi="宋体" w:eastAsia="宋体" w:cs="宋体"/>
          <w:color w:val="auto"/>
        </w:rPr>
      </w:pPr>
      <w:r>
        <w:rPr>
          <w:rFonts w:hint="eastAsia" w:ascii="宋体" w:hAnsi="宋体" w:eastAsia="宋体" w:cs="宋体"/>
          <w:b w:val="0"/>
          <w:color w:val="auto"/>
          <w:sz w:val="24"/>
        </w:rPr>
        <w:t>样本中，教龄10年以上教师72人（44.17%），中级职称教师75人（46.01%）；初中教师114人（69.94%），高中教师49人（30.06%）。前测已有相关培训经历者130人（79.75%）。参与教师覆盖不同职业发展阶段，既有具有较丰富教学经验的教师，也有处于专业成长阶段的青年教师，为考察相关教学设计在不同教师群体中的实践应用提供了基础。多数教师在研究实施前已接触相关培训或教研活动，为课题进一步从理念理解走向课堂实施创造了有利条件。</w:t>
      </w:r>
    </w:p>
    <w:p w14:paraId="43731852">
      <w:pPr>
        <w:pStyle w:val="2"/>
        <w:keepNext/>
        <w:ind w:firstLine="0" w:firstLineChars="0"/>
        <w:outlineLvl w:val="3"/>
        <w:rPr>
          <w:rFonts w:hint="eastAsia" w:ascii="宋体" w:hAnsi="宋体" w:eastAsia="宋体" w:cs="宋体"/>
          <w:color w:val="auto"/>
        </w:rPr>
      </w:pPr>
      <w:bookmarkStart w:id="108" w:name="_Toc23596"/>
      <w:r>
        <w:rPr>
          <w:rFonts w:hint="eastAsia" w:ascii="宋体" w:hAnsi="宋体" w:eastAsia="宋体" w:cs="宋体"/>
          <w:b/>
          <w:color w:val="auto"/>
          <w:sz w:val="28"/>
        </w:rPr>
        <w:t>（2）学科分布与维度计分</w:t>
      </w:r>
      <w:bookmarkEnd w:id="108"/>
    </w:p>
    <w:p w14:paraId="479D2297">
      <w:pPr>
        <w:keepNext/>
        <w:spacing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表3-69  纳入匹配表的教师学科分布（n＝163）</w:t>
      </w:r>
    </w:p>
    <w:tbl>
      <w:tblPr>
        <w:tblStyle w:val="12"/>
        <w:tblW w:w="9216" w:type="dxa"/>
        <w:tblInd w:w="0" w:type="dxa"/>
        <w:tblLayout w:type="fixed"/>
        <w:tblCellMar>
          <w:top w:w="0" w:type="dxa"/>
          <w:left w:w="108" w:type="dxa"/>
          <w:bottom w:w="0" w:type="dxa"/>
          <w:right w:w="108" w:type="dxa"/>
        </w:tblCellMar>
      </w:tblPr>
      <w:tblGrid>
        <w:gridCol w:w="4608"/>
        <w:gridCol w:w="2016"/>
        <w:gridCol w:w="2592"/>
      </w:tblGrid>
      <w:tr w14:paraId="3CE98B25">
        <w:tblPrEx>
          <w:tblCellMar>
            <w:top w:w="0" w:type="dxa"/>
            <w:left w:w="108" w:type="dxa"/>
            <w:bottom w:w="0" w:type="dxa"/>
            <w:right w:w="108" w:type="dxa"/>
          </w:tblCellMar>
        </w:tblPrEx>
        <w:trPr>
          <w:cantSplit/>
          <w:tblHeader/>
        </w:trPr>
        <w:tc>
          <w:tcPr>
            <w:tcW w:w="4608" w:type="dxa"/>
            <w:tcBorders>
              <w:top w:val="single" w:color="000000" w:sz="8" w:space="0"/>
              <w:bottom w:val="single" w:color="000000" w:sz="8" w:space="0"/>
            </w:tcBorders>
            <w:vAlign w:val="center"/>
          </w:tcPr>
          <w:p w14:paraId="2A9A8BA4">
            <w:pPr>
              <w:spacing w:before="0" w:after="0" w:line="240" w:lineRule="auto"/>
              <w:ind w:firstLine="0"/>
              <w:jc w:val="center"/>
              <w:rPr>
                <w:rFonts w:hint="eastAsia" w:ascii="宋体" w:hAnsi="宋体" w:eastAsia="宋体" w:cs="宋体"/>
                <w:color w:val="auto"/>
              </w:rPr>
            </w:pPr>
            <w:r>
              <w:rPr>
                <w:rFonts w:hint="eastAsia" w:ascii="宋体" w:hAnsi="宋体" w:eastAsia="宋体" w:cs="宋体"/>
                <w:b/>
                <w:color w:val="auto"/>
                <w:sz w:val="21"/>
              </w:rPr>
              <w:t>学科</w:t>
            </w:r>
          </w:p>
        </w:tc>
        <w:tc>
          <w:tcPr>
            <w:tcW w:w="2016" w:type="dxa"/>
            <w:tcBorders>
              <w:top w:val="single" w:color="000000" w:sz="8" w:space="0"/>
              <w:bottom w:val="single" w:color="000000" w:sz="8" w:space="0"/>
            </w:tcBorders>
            <w:vAlign w:val="center"/>
          </w:tcPr>
          <w:p w14:paraId="50B6555D">
            <w:pPr>
              <w:spacing w:before="0" w:after="0" w:line="240" w:lineRule="auto"/>
              <w:ind w:firstLine="0"/>
              <w:jc w:val="center"/>
              <w:rPr>
                <w:rFonts w:hint="eastAsia" w:ascii="宋体" w:hAnsi="宋体" w:eastAsia="宋体" w:cs="宋体"/>
                <w:color w:val="auto"/>
              </w:rPr>
            </w:pPr>
            <w:r>
              <w:rPr>
                <w:rFonts w:hint="eastAsia" w:ascii="宋体" w:hAnsi="宋体" w:eastAsia="宋体" w:cs="宋体"/>
                <w:b/>
                <w:color w:val="auto"/>
                <w:sz w:val="21"/>
              </w:rPr>
              <w:t>人数</w:t>
            </w:r>
          </w:p>
        </w:tc>
        <w:tc>
          <w:tcPr>
            <w:tcW w:w="2592" w:type="dxa"/>
            <w:tcBorders>
              <w:top w:val="single" w:color="000000" w:sz="8" w:space="0"/>
              <w:bottom w:val="single" w:color="000000" w:sz="8" w:space="0"/>
            </w:tcBorders>
            <w:vAlign w:val="center"/>
          </w:tcPr>
          <w:p w14:paraId="2FD8D9A7">
            <w:pPr>
              <w:spacing w:before="0" w:after="0" w:line="240" w:lineRule="auto"/>
              <w:ind w:firstLine="0"/>
              <w:jc w:val="center"/>
              <w:rPr>
                <w:rFonts w:hint="eastAsia" w:ascii="宋体" w:hAnsi="宋体" w:eastAsia="宋体" w:cs="宋体"/>
                <w:color w:val="auto"/>
              </w:rPr>
            </w:pPr>
            <w:r>
              <w:rPr>
                <w:rFonts w:hint="eastAsia" w:ascii="宋体" w:hAnsi="宋体" w:eastAsia="宋体" w:cs="宋体"/>
                <w:b/>
                <w:color w:val="auto"/>
                <w:sz w:val="21"/>
              </w:rPr>
              <w:t>比例（%）</w:t>
            </w:r>
          </w:p>
        </w:tc>
      </w:tr>
      <w:tr w14:paraId="6F8BEDA4">
        <w:tblPrEx>
          <w:tblCellMar>
            <w:top w:w="0" w:type="dxa"/>
            <w:left w:w="108" w:type="dxa"/>
            <w:bottom w:w="0" w:type="dxa"/>
            <w:right w:w="108" w:type="dxa"/>
          </w:tblCellMar>
        </w:tblPrEx>
        <w:trPr>
          <w:cantSplit/>
        </w:trPr>
        <w:tc>
          <w:tcPr>
            <w:tcW w:w="4608" w:type="dxa"/>
            <w:vAlign w:val="center"/>
          </w:tcPr>
          <w:p w14:paraId="3CC57BF7">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语文</w:t>
            </w:r>
          </w:p>
        </w:tc>
        <w:tc>
          <w:tcPr>
            <w:tcW w:w="2016" w:type="dxa"/>
            <w:vAlign w:val="center"/>
          </w:tcPr>
          <w:p w14:paraId="74CD89F2">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36</w:t>
            </w:r>
          </w:p>
        </w:tc>
        <w:tc>
          <w:tcPr>
            <w:tcW w:w="2592" w:type="dxa"/>
            <w:vAlign w:val="center"/>
          </w:tcPr>
          <w:p w14:paraId="293B71A3">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22.09</w:t>
            </w:r>
          </w:p>
        </w:tc>
      </w:tr>
      <w:tr w14:paraId="66D14D35">
        <w:tblPrEx>
          <w:tblCellMar>
            <w:top w:w="0" w:type="dxa"/>
            <w:left w:w="108" w:type="dxa"/>
            <w:bottom w:w="0" w:type="dxa"/>
            <w:right w:w="108" w:type="dxa"/>
          </w:tblCellMar>
        </w:tblPrEx>
        <w:trPr>
          <w:cantSplit/>
        </w:trPr>
        <w:tc>
          <w:tcPr>
            <w:tcW w:w="4608" w:type="dxa"/>
            <w:vAlign w:val="center"/>
          </w:tcPr>
          <w:p w14:paraId="3075C97E">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英语</w:t>
            </w:r>
          </w:p>
        </w:tc>
        <w:tc>
          <w:tcPr>
            <w:tcW w:w="2016" w:type="dxa"/>
            <w:vAlign w:val="center"/>
          </w:tcPr>
          <w:p w14:paraId="70B30038">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22</w:t>
            </w:r>
          </w:p>
        </w:tc>
        <w:tc>
          <w:tcPr>
            <w:tcW w:w="2592" w:type="dxa"/>
            <w:vAlign w:val="center"/>
          </w:tcPr>
          <w:p w14:paraId="1AC439CE">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13.50</w:t>
            </w:r>
          </w:p>
        </w:tc>
      </w:tr>
      <w:tr w14:paraId="3F9D0689">
        <w:tblPrEx>
          <w:tblCellMar>
            <w:top w:w="0" w:type="dxa"/>
            <w:left w:w="108" w:type="dxa"/>
            <w:bottom w:w="0" w:type="dxa"/>
            <w:right w:w="108" w:type="dxa"/>
          </w:tblCellMar>
        </w:tblPrEx>
        <w:trPr>
          <w:cantSplit/>
        </w:trPr>
        <w:tc>
          <w:tcPr>
            <w:tcW w:w="4608" w:type="dxa"/>
            <w:vAlign w:val="center"/>
          </w:tcPr>
          <w:p w14:paraId="6EF86B4E">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体育与健康</w:t>
            </w:r>
          </w:p>
        </w:tc>
        <w:tc>
          <w:tcPr>
            <w:tcW w:w="2016" w:type="dxa"/>
            <w:vAlign w:val="center"/>
          </w:tcPr>
          <w:p w14:paraId="381FA151">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19</w:t>
            </w:r>
          </w:p>
        </w:tc>
        <w:tc>
          <w:tcPr>
            <w:tcW w:w="2592" w:type="dxa"/>
            <w:vAlign w:val="center"/>
          </w:tcPr>
          <w:p w14:paraId="3C6A62F3">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11.66</w:t>
            </w:r>
          </w:p>
        </w:tc>
      </w:tr>
      <w:tr w14:paraId="4E939189">
        <w:tblPrEx>
          <w:tblCellMar>
            <w:top w:w="0" w:type="dxa"/>
            <w:left w:w="108" w:type="dxa"/>
            <w:bottom w:w="0" w:type="dxa"/>
            <w:right w:w="108" w:type="dxa"/>
          </w:tblCellMar>
        </w:tblPrEx>
        <w:trPr>
          <w:cantSplit/>
        </w:trPr>
        <w:tc>
          <w:tcPr>
            <w:tcW w:w="4608" w:type="dxa"/>
            <w:vAlign w:val="center"/>
          </w:tcPr>
          <w:p w14:paraId="5770A899">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数学</w:t>
            </w:r>
          </w:p>
        </w:tc>
        <w:tc>
          <w:tcPr>
            <w:tcW w:w="2016" w:type="dxa"/>
            <w:vAlign w:val="center"/>
          </w:tcPr>
          <w:p w14:paraId="0560B2C0">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15</w:t>
            </w:r>
          </w:p>
        </w:tc>
        <w:tc>
          <w:tcPr>
            <w:tcW w:w="2592" w:type="dxa"/>
            <w:vAlign w:val="center"/>
          </w:tcPr>
          <w:p w14:paraId="77405585">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9.20</w:t>
            </w:r>
          </w:p>
        </w:tc>
      </w:tr>
      <w:tr w14:paraId="3080D48B">
        <w:tblPrEx>
          <w:tblCellMar>
            <w:top w:w="0" w:type="dxa"/>
            <w:left w:w="108" w:type="dxa"/>
            <w:bottom w:w="0" w:type="dxa"/>
            <w:right w:w="108" w:type="dxa"/>
          </w:tblCellMar>
        </w:tblPrEx>
        <w:trPr>
          <w:cantSplit/>
        </w:trPr>
        <w:tc>
          <w:tcPr>
            <w:tcW w:w="4608" w:type="dxa"/>
            <w:vAlign w:val="center"/>
          </w:tcPr>
          <w:p w14:paraId="3E91B82F">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物理</w:t>
            </w:r>
          </w:p>
        </w:tc>
        <w:tc>
          <w:tcPr>
            <w:tcW w:w="2016" w:type="dxa"/>
            <w:vAlign w:val="center"/>
          </w:tcPr>
          <w:p w14:paraId="64302348">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14</w:t>
            </w:r>
          </w:p>
        </w:tc>
        <w:tc>
          <w:tcPr>
            <w:tcW w:w="2592" w:type="dxa"/>
            <w:vAlign w:val="center"/>
          </w:tcPr>
          <w:p w14:paraId="4AFEF867">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8.59</w:t>
            </w:r>
          </w:p>
        </w:tc>
      </w:tr>
      <w:tr w14:paraId="7A527BCE">
        <w:tblPrEx>
          <w:tblCellMar>
            <w:top w:w="0" w:type="dxa"/>
            <w:left w:w="108" w:type="dxa"/>
            <w:bottom w:w="0" w:type="dxa"/>
            <w:right w:w="108" w:type="dxa"/>
          </w:tblCellMar>
        </w:tblPrEx>
        <w:trPr>
          <w:cantSplit/>
        </w:trPr>
        <w:tc>
          <w:tcPr>
            <w:tcW w:w="4608" w:type="dxa"/>
            <w:vAlign w:val="center"/>
          </w:tcPr>
          <w:p w14:paraId="22A66DC3">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道法/思政</w:t>
            </w:r>
          </w:p>
        </w:tc>
        <w:tc>
          <w:tcPr>
            <w:tcW w:w="2016" w:type="dxa"/>
            <w:vAlign w:val="center"/>
          </w:tcPr>
          <w:p w14:paraId="50CC6AAE">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13</w:t>
            </w:r>
          </w:p>
        </w:tc>
        <w:tc>
          <w:tcPr>
            <w:tcW w:w="2592" w:type="dxa"/>
            <w:vAlign w:val="center"/>
          </w:tcPr>
          <w:p w14:paraId="034C6225">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7.98</w:t>
            </w:r>
          </w:p>
        </w:tc>
      </w:tr>
      <w:tr w14:paraId="477BDAAF">
        <w:tblPrEx>
          <w:tblCellMar>
            <w:top w:w="0" w:type="dxa"/>
            <w:left w:w="108" w:type="dxa"/>
            <w:bottom w:w="0" w:type="dxa"/>
            <w:right w:w="108" w:type="dxa"/>
          </w:tblCellMar>
        </w:tblPrEx>
        <w:trPr>
          <w:cantSplit/>
        </w:trPr>
        <w:tc>
          <w:tcPr>
            <w:tcW w:w="4608" w:type="dxa"/>
            <w:vAlign w:val="center"/>
          </w:tcPr>
          <w:p w14:paraId="78B0E0FE">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艺术</w:t>
            </w:r>
          </w:p>
        </w:tc>
        <w:tc>
          <w:tcPr>
            <w:tcW w:w="2016" w:type="dxa"/>
            <w:vAlign w:val="center"/>
          </w:tcPr>
          <w:p w14:paraId="4A962F33">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11</w:t>
            </w:r>
          </w:p>
        </w:tc>
        <w:tc>
          <w:tcPr>
            <w:tcW w:w="2592" w:type="dxa"/>
            <w:vAlign w:val="center"/>
          </w:tcPr>
          <w:p w14:paraId="78FA2DA5">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6.75</w:t>
            </w:r>
          </w:p>
        </w:tc>
      </w:tr>
      <w:tr w14:paraId="6BF5BA20">
        <w:tblPrEx>
          <w:tblCellMar>
            <w:top w:w="0" w:type="dxa"/>
            <w:left w:w="108" w:type="dxa"/>
            <w:bottom w:w="0" w:type="dxa"/>
            <w:right w:w="108" w:type="dxa"/>
          </w:tblCellMar>
        </w:tblPrEx>
        <w:trPr>
          <w:cantSplit/>
        </w:trPr>
        <w:tc>
          <w:tcPr>
            <w:tcW w:w="4608" w:type="dxa"/>
            <w:vAlign w:val="center"/>
          </w:tcPr>
          <w:p w14:paraId="13DAAD2A">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化学</w:t>
            </w:r>
          </w:p>
        </w:tc>
        <w:tc>
          <w:tcPr>
            <w:tcW w:w="2016" w:type="dxa"/>
            <w:vAlign w:val="center"/>
          </w:tcPr>
          <w:p w14:paraId="12A8260B">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10</w:t>
            </w:r>
          </w:p>
        </w:tc>
        <w:tc>
          <w:tcPr>
            <w:tcW w:w="2592" w:type="dxa"/>
            <w:vAlign w:val="center"/>
          </w:tcPr>
          <w:p w14:paraId="5DE77C4F">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6.13</w:t>
            </w:r>
          </w:p>
        </w:tc>
      </w:tr>
      <w:tr w14:paraId="5CC9BD9B">
        <w:tblPrEx>
          <w:tblCellMar>
            <w:top w:w="0" w:type="dxa"/>
            <w:left w:w="108" w:type="dxa"/>
            <w:bottom w:w="0" w:type="dxa"/>
            <w:right w:w="108" w:type="dxa"/>
          </w:tblCellMar>
        </w:tblPrEx>
        <w:trPr>
          <w:cantSplit/>
        </w:trPr>
        <w:tc>
          <w:tcPr>
            <w:tcW w:w="4608" w:type="dxa"/>
            <w:vAlign w:val="center"/>
          </w:tcPr>
          <w:p w14:paraId="5A43D164">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历史</w:t>
            </w:r>
          </w:p>
        </w:tc>
        <w:tc>
          <w:tcPr>
            <w:tcW w:w="2016" w:type="dxa"/>
            <w:vAlign w:val="center"/>
          </w:tcPr>
          <w:p w14:paraId="692ADADE">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9</w:t>
            </w:r>
          </w:p>
        </w:tc>
        <w:tc>
          <w:tcPr>
            <w:tcW w:w="2592" w:type="dxa"/>
            <w:vAlign w:val="center"/>
          </w:tcPr>
          <w:p w14:paraId="4BEAE5FD">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5.52</w:t>
            </w:r>
          </w:p>
        </w:tc>
      </w:tr>
      <w:tr w14:paraId="327C437C">
        <w:tblPrEx>
          <w:tblCellMar>
            <w:top w:w="0" w:type="dxa"/>
            <w:left w:w="108" w:type="dxa"/>
            <w:bottom w:w="0" w:type="dxa"/>
            <w:right w:w="108" w:type="dxa"/>
          </w:tblCellMar>
        </w:tblPrEx>
        <w:trPr>
          <w:cantSplit/>
        </w:trPr>
        <w:tc>
          <w:tcPr>
            <w:tcW w:w="4608" w:type="dxa"/>
            <w:vAlign w:val="center"/>
          </w:tcPr>
          <w:p w14:paraId="6AF9BE16">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地理</w:t>
            </w:r>
          </w:p>
        </w:tc>
        <w:tc>
          <w:tcPr>
            <w:tcW w:w="2016" w:type="dxa"/>
            <w:vAlign w:val="center"/>
          </w:tcPr>
          <w:p w14:paraId="2FE68E77">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6</w:t>
            </w:r>
          </w:p>
        </w:tc>
        <w:tc>
          <w:tcPr>
            <w:tcW w:w="2592" w:type="dxa"/>
            <w:vAlign w:val="center"/>
          </w:tcPr>
          <w:p w14:paraId="7DE00291">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3.68</w:t>
            </w:r>
          </w:p>
        </w:tc>
      </w:tr>
      <w:tr w14:paraId="374B08DC">
        <w:tblPrEx>
          <w:tblCellMar>
            <w:top w:w="0" w:type="dxa"/>
            <w:left w:w="108" w:type="dxa"/>
            <w:bottom w:w="0" w:type="dxa"/>
            <w:right w:w="108" w:type="dxa"/>
          </w:tblCellMar>
        </w:tblPrEx>
        <w:trPr>
          <w:cantSplit/>
        </w:trPr>
        <w:tc>
          <w:tcPr>
            <w:tcW w:w="4608" w:type="dxa"/>
            <w:vAlign w:val="center"/>
          </w:tcPr>
          <w:p w14:paraId="6D59BCE3">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其他</w:t>
            </w:r>
          </w:p>
        </w:tc>
        <w:tc>
          <w:tcPr>
            <w:tcW w:w="2016" w:type="dxa"/>
            <w:vAlign w:val="center"/>
          </w:tcPr>
          <w:p w14:paraId="6C8FB37E">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4</w:t>
            </w:r>
          </w:p>
        </w:tc>
        <w:tc>
          <w:tcPr>
            <w:tcW w:w="2592" w:type="dxa"/>
            <w:vAlign w:val="center"/>
          </w:tcPr>
          <w:p w14:paraId="5DB024F8">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2.45</w:t>
            </w:r>
          </w:p>
        </w:tc>
      </w:tr>
      <w:tr w14:paraId="341C5E88">
        <w:tblPrEx>
          <w:tblCellMar>
            <w:top w:w="0" w:type="dxa"/>
            <w:left w:w="108" w:type="dxa"/>
            <w:bottom w:w="0" w:type="dxa"/>
            <w:right w:w="108" w:type="dxa"/>
          </w:tblCellMar>
        </w:tblPrEx>
        <w:trPr>
          <w:cantSplit/>
        </w:trPr>
        <w:tc>
          <w:tcPr>
            <w:tcW w:w="4608" w:type="dxa"/>
            <w:vAlign w:val="center"/>
          </w:tcPr>
          <w:p w14:paraId="14BF25C5">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心理</w:t>
            </w:r>
          </w:p>
        </w:tc>
        <w:tc>
          <w:tcPr>
            <w:tcW w:w="2016" w:type="dxa"/>
            <w:vAlign w:val="center"/>
          </w:tcPr>
          <w:p w14:paraId="2AB1B7C2">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2</w:t>
            </w:r>
          </w:p>
        </w:tc>
        <w:tc>
          <w:tcPr>
            <w:tcW w:w="2592" w:type="dxa"/>
            <w:vAlign w:val="center"/>
          </w:tcPr>
          <w:p w14:paraId="40BCA2FA">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1.23</w:t>
            </w:r>
          </w:p>
        </w:tc>
      </w:tr>
      <w:tr w14:paraId="706BEB6E">
        <w:tblPrEx>
          <w:tblCellMar>
            <w:top w:w="0" w:type="dxa"/>
            <w:left w:w="108" w:type="dxa"/>
            <w:bottom w:w="0" w:type="dxa"/>
            <w:right w:w="108" w:type="dxa"/>
          </w:tblCellMar>
        </w:tblPrEx>
        <w:trPr>
          <w:cantSplit/>
        </w:trPr>
        <w:tc>
          <w:tcPr>
            <w:tcW w:w="4608" w:type="dxa"/>
            <w:vAlign w:val="center"/>
          </w:tcPr>
          <w:p w14:paraId="27839CC2">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科学</w:t>
            </w:r>
          </w:p>
        </w:tc>
        <w:tc>
          <w:tcPr>
            <w:tcW w:w="2016" w:type="dxa"/>
            <w:vAlign w:val="center"/>
          </w:tcPr>
          <w:p w14:paraId="1D37CCE9">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1</w:t>
            </w:r>
          </w:p>
        </w:tc>
        <w:tc>
          <w:tcPr>
            <w:tcW w:w="2592" w:type="dxa"/>
            <w:vAlign w:val="center"/>
          </w:tcPr>
          <w:p w14:paraId="7A88C2A0">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0.61</w:t>
            </w:r>
          </w:p>
        </w:tc>
      </w:tr>
      <w:tr w14:paraId="3115BAB7">
        <w:tblPrEx>
          <w:tblCellMar>
            <w:top w:w="0" w:type="dxa"/>
            <w:left w:w="108" w:type="dxa"/>
            <w:bottom w:w="0" w:type="dxa"/>
            <w:right w:w="108" w:type="dxa"/>
          </w:tblCellMar>
        </w:tblPrEx>
        <w:trPr>
          <w:cantSplit/>
        </w:trPr>
        <w:tc>
          <w:tcPr>
            <w:tcW w:w="4608" w:type="dxa"/>
            <w:vAlign w:val="center"/>
          </w:tcPr>
          <w:p w14:paraId="411DB6FA">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生物学</w:t>
            </w:r>
          </w:p>
        </w:tc>
        <w:tc>
          <w:tcPr>
            <w:tcW w:w="2016" w:type="dxa"/>
            <w:vAlign w:val="center"/>
          </w:tcPr>
          <w:p w14:paraId="61B8C416">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1</w:t>
            </w:r>
          </w:p>
        </w:tc>
        <w:tc>
          <w:tcPr>
            <w:tcW w:w="2592" w:type="dxa"/>
            <w:vAlign w:val="center"/>
          </w:tcPr>
          <w:p w14:paraId="7040C519">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0.61</w:t>
            </w:r>
          </w:p>
        </w:tc>
      </w:tr>
      <w:tr w14:paraId="7F8E740D">
        <w:tblPrEx>
          <w:tblCellMar>
            <w:top w:w="0" w:type="dxa"/>
            <w:left w:w="108" w:type="dxa"/>
            <w:bottom w:w="0" w:type="dxa"/>
            <w:right w:w="108" w:type="dxa"/>
          </w:tblCellMar>
        </w:tblPrEx>
        <w:trPr>
          <w:cantSplit/>
        </w:trPr>
        <w:tc>
          <w:tcPr>
            <w:tcW w:w="4608" w:type="dxa"/>
            <w:tcBorders>
              <w:bottom w:val="single" w:color="000000" w:sz="8" w:space="0"/>
            </w:tcBorders>
            <w:vAlign w:val="center"/>
          </w:tcPr>
          <w:p w14:paraId="5CE35C34">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合计</w:t>
            </w:r>
          </w:p>
        </w:tc>
        <w:tc>
          <w:tcPr>
            <w:tcW w:w="2016" w:type="dxa"/>
            <w:tcBorders>
              <w:bottom w:val="single" w:color="000000" w:sz="8" w:space="0"/>
            </w:tcBorders>
            <w:vAlign w:val="center"/>
          </w:tcPr>
          <w:p w14:paraId="05D68E81">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163</w:t>
            </w:r>
          </w:p>
        </w:tc>
        <w:tc>
          <w:tcPr>
            <w:tcW w:w="2592" w:type="dxa"/>
            <w:tcBorders>
              <w:bottom w:val="single" w:color="000000" w:sz="8" w:space="0"/>
            </w:tcBorders>
            <w:vAlign w:val="center"/>
          </w:tcPr>
          <w:p w14:paraId="406DBF99">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100.00</w:t>
            </w:r>
          </w:p>
        </w:tc>
      </w:tr>
    </w:tbl>
    <w:p w14:paraId="65C7F347">
      <w:pPr>
        <w:spacing w:line="240" w:lineRule="auto"/>
        <w:ind w:firstLine="0"/>
        <w:jc w:val="left"/>
        <w:rPr>
          <w:rFonts w:hint="eastAsia" w:ascii="宋体" w:hAnsi="宋体" w:eastAsia="宋体" w:cs="宋体"/>
          <w:color w:val="auto"/>
        </w:rPr>
      </w:pPr>
      <w:r>
        <w:rPr>
          <w:rFonts w:hint="eastAsia" w:ascii="宋体" w:hAnsi="宋体" w:eastAsia="宋体" w:cs="宋体"/>
          <w:b w:val="0"/>
          <w:color w:val="auto"/>
          <w:sz w:val="21"/>
        </w:rPr>
        <w:t>注：学科名称保留原始分类；各项百分比独立四舍五入，分项相加可能与100%存在微小差异。</w:t>
      </w:r>
    </w:p>
    <w:p w14:paraId="4976A821">
      <w:pPr>
        <w:spacing w:before="0" w:after="0" w:line="360" w:lineRule="auto"/>
        <w:ind w:firstLine="480"/>
        <w:jc w:val="both"/>
        <w:rPr>
          <w:rFonts w:hint="eastAsia" w:ascii="宋体" w:hAnsi="宋体" w:eastAsia="宋体" w:cs="宋体"/>
          <w:color w:val="auto"/>
        </w:rPr>
      </w:pPr>
      <w:r>
        <w:rPr>
          <w:rFonts w:hint="eastAsia" w:ascii="宋体" w:hAnsi="宋体" w:eastAsia="宋体" w:cs="宋体"/>
          <w:b w:val="0"/>
          <w:color w:val="auto"/>
          <w:sz w:val="24"/>
        </w:rPr>
        <w:t>样本包含13类具名学科及“其他”类别，其中语文36人（22.09%）、英语22人（13.50%）、体育与健康19人（11.66%）、数学15人（9.20%）。多学科参与为课题考察高阶能力培育在不同学科任务中的应用提供了实践基础，有助于从多种教学情境理解其实施价值。不过，各学科人数不均衡，本次主要分析教师整体变化，不据此推断各学科具有同等成效。</w:t>
      </w:r>
    </w:p>
    <w:p w14:paraId="51C2AFFA">
      <w:pPr>
        <w:spacing w:before="0" w:after="0" w:line="360" w:lineRule="auto"/>
        <w:ind w:firstLine="480"/>
        <w:jc w:val="both"/>
        <w:rPr>
          <w:rFonts w:hint="eastAsia" w:ascii="宋体" w:hAnsi="宋体" w:eastAsia="宋体" w:cs="宋体"/>
          <w:color w:val="auto"/>
        </w:rPr>
      </w:pPr>
      <w:r>
        <w:rPr>
          <w:rFonts w:hint="eastAsia" w:ascii="宋体" w:hAnsi="宋体" w:eastAsia="宋体" w:cs="宋体"/>
          <w:b w:val="0"/>
          <w:color w:val="auto"/>
          <w:sz w:val="24"/>
        </w:rPr>
        <w:t>为保证前后测可比，本次仅保留两次问卷共有的22个题项，分别构成认知与价值认同（7题）、课堂教学实践（6题）、教学自我效能（3题）和现实开展阻碍（6题）四个维度。后测新增的理解变化、培训应用与总体能力提升等题项作为补充材料单独分析，不纳入共同维度的配对计分，前后问卷原始总分也不直接比较。</w:t>
      </w:r>
    </w:p>
    <w:p w14:paraId="38117D14">
      <w:pPr>
        <w:spacing w:before="0" w:after="0" w:line="360" w:lineRule="auto"/>
        <w:ind w:firstLine="480"/>
        <w:jc w:val="both"/>
        <w:rPr>
          <w:rFonts w:hint="eastAsia" w:ascii="宋体" w:hAnsi="宋体" w:eastAsia="宋体" w:cs="宋体"/>
          <w:color w:val="auto"/>
        </w:rPr>
      </w:pPr>
      <w:r>
        <w:rPr>
          <w:rFonts w:hint="eastAsia" w:ascii="宋体" w:hAnsi="宋体" w:eastAsia="宋体" w:cs="宋体"/>
          <w:b w:val="0"/>
          <w:color w:val="auto"/>
          <w:sz w:val="24"/>
        </w:rPr>
        <w:t>各题按照“完全不符合”至“完全符合”依次赋值1—5分，以所属题项平均分作为维度得分。163组记录的共同题项均无缺失。前三个维度分数越高，表示相关自评越积极；现实开展阻碍分数越高，表示困难感受越强，因此该维度得分下降为有利变化。部分题项及引导语在后测中有所调整，结果解释需考虑其可比性。</w:t>
      </w:r>
    </w:p>
    <w:p w14:paraId="659B223C">
      <w:pPr>
        <w:spacing w:before="0" w:after="0" w:line="360" w:lineRule="auto"/>
        <w:ind w:firstLine="480"/>
        <w:jc w:val="both"/>
        <w:rPr>
          <w:rFonts w:hint="eastAsia" w:ascii="宋体" w:hAnsi="宋体" w:eastAsia="宋体" w:cs="宋体"/>
          <w:color w:val="auto"/>
        </w:rPr>
      </w:pPr>
      <w:r>
        <w:rPr>
          <w:rFonts w:hint="eastAsia" w:ascii="宋体" w:hAnsi="宋体" w:eastAsia="宋体" w:cs="宋体"/>
          <w:b w:val="0"/>
          <w:color w:val="auto"/>
          <w:sz w:val="24"/>
        </w:rPr>
        <w:t>统计采用双侧配对t检验，报告前后测均值、标准差、后测减前测的平均差值及其95%置信区间，并对四个维度的检验采用Holm法校正，显著性水平为0.05。统一差值方向后，前三个维度的正值表示提高，现实开展阻碍的负值表示困难感受减轻。分析依据所提供的163组对应关系进行，配对检验以对应关系成立、不同教师的差值相互独立为前提。</w:t>
      </w:r>
    </w:p>
    <w:p w14:paraId="25014E15">
      <w:pPr>
        <w:pStyle w:val="3"/>
        <w:keepNext/>
        <w:ind w:firstLine="0" w:firstLineChars="0"/>
        <w:outlineLvl w:val="3"/>
        <w:rPr>
          <w:rFonts w:hint="eastAsia" w:ascii="宋体" w:hAnsi="宋体" w:eastAsia="宋体" w:cs="宋体"/>
          <w:color w:val="auto"/>
        </w:rPr>
      </w:pPr>
      <w:bookmarkStart w:id="109" w:name="_Toc19701"/>
      <w:r>
        <w:rPr>
          <w:rFonts w:hint="eastAsia" w:ascii="宋体" w:hAnsi="宋体" w:eastAsia="宋体" w:cs="宋体"/>
          <w:b/>
          <w:color w:val="auto"/>
          <w:sz w:val="28"/>
          <w:lang w:eastAsia="zh-CN"/>
        </w:rPr>
        <w:t>（</w:t>
      </w:r>
      <w:r>
        <w:rPr>
          <w:rFonts w:hint="eastAsia" w:ascii="宋体" w:hAnsi="宋体" w:eastAsia="宋体" w:cs="宋体"/>
          <w:b/>
          <w:color w:val="auto"/>
          <w:sz w:val="28"/>
          <w:lang w:val="en-US" w:eastAsia="zh-CN"/>
        </w:rPr>
        <w:t>3）</w:t>
      </w:r>
      <w:r>
        <w:rPr>
          <w:rFonts w:hint="eastAsia" w:ascii="宋体" w:hAnsi="宋体" w:eastAsia="宋体" w:cs="宋体"/>
          <w:b/>
          <w:color w:val="auto"/>
          <w:sz w:val="28"/>
        </w:rPr>
        <w:t>总体与各维度比较</w:t>
      </w:r>
      <w:bookmarkEnd w:id="109"/>
    </w:p>
    <w:p w14:paraId="199BBDEF">
      <w:pPr>
        <w:pStyle w:val="4"/>
        <w:keepNext/>
        <w:spacing w:before="280" w:after="280"/>
        <w:ind w:firstLine="0" w:firstLineChars="0"/>
        <w:outlineLvl w:val="4"/>
        <w:rPr>
          <w:rFonts w:hint="eastAsia" w:ascii="宋体" w:hAnsi="宋体" w:eastAsia="宋体" w:cs="宋体"/>
          <w:color w:val="auto"/>
          <w:lang w:val="en-US" w:eastAsia="zh-CN"/>
        </w:rPr>
      </w:pPr>
      <w:r>
        <w:rPr>
          <w:rFonts w:hint="eastAsia" w:ascii="宋体" w:hAnsi="宋体" w:eastAsia="宋体" w:cs="宋体"/>
          <w:b/>
          <w:color w:val="auto"/>
          <w:sz w:val="28"/>
        </w:rPr>
        <w:t>1</w:t>
      </w:r>
      <w:r>
        <w:rPr>
          <w:rFonts w:hint="eastAsia" w:ascii="宋体" w:hAnsi="宋体" w:eastAsia="宋体" w:cs="宋体"/>
          <w:b/>
          <w:color w:val="auto"/>
          <w:sz w:val="28"/>
          <w:lang w:eastAsia="zh-CN"/>
        </w:rPr>
        <w:t>）</w:t>
      </w:r>
      <w:r>
        <w:rPr>
          <w:rFonts w:hint="eastAsia" w:ascii="宋体" w:hAnsi="宋体" w:eastAsia="宋体" w:cs="宋体"/>
          <w:b/>
          <w:color w:val="auto"/>
          <w:sz w:val="28"/>
        </w:rPr>
        <w:t>总体情况</w:t>
      </w:r>
      <w:r>
        <w:rPr>
          <w:rFonts w:hint="eastAsia" w:ascii="宋体" w:hAnsi="宋体" w:eastAsia="宋体" w:cs="宋体"/>
          <w:b/>
          <w:color w:val="auto"/>
          <w:sz w:val="28"/>
          <w:lang w:val="en-US" w:eastAsia="zh-CN"/>
        </w:rPr>
        <w:t>比较分析</w:t>
      </w:r>
    </w:p>
    <w:p w14:paraId="0AD98919">
      <w:pPr>
        <w:spacing w:before="0" w:after="0" w:line="360" w:lineRule="auto"/>
        <w:ind w:firstLine="480"/>
        <w:jc w:val="both"/>
        <w:rPr>
          <w:rFonts w:hint="eastAsia" w:ascii="宋体" w:hAnsi="宋体" w:eastAsia="宋体" w:cs="宋体"/>
          <w:color w:val="auto"/>
        </w:rPr>
      </w:pPr>
      <w:r>
        <w:rPr>
          <w:rFonts w:hint="eastAsia" w:ascii="宋体" w:hAnsi="宋体" w:eastAsia="宋体" w:cs="宋体"/>
          <w:b w:val="0"/>
          <w:color w:val="auto"/>
          <w:sz w:val="24"/>
        </w:rPr>
        <w:t>鉴于认知、实践、自我效能与现实阻碍的含义和方向不同，不直接比较原文件的总分。为回应总体变化的分析需要，补充构建共同题项综合指标：前三个维度共16题按原方向计分，6道阻碍题按“6－原分数”反向计分，再对22题取平均。该指标为本次分析构建的探索性综合值，尚未经单独结构验证，不称为已验证的教师能力总量表。</w:t>
      </w:r>
    </w:p>
    <w:p w14:paraId="6BE0E802">
      <w:pPr>
        <w:keepNext/>
        <w:spacing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表3-70  共同题项综合指标前后测比较（n＝163）</w:t>
      </w:r>
    </w:p>
    <w:tbl>
      <w:tblPr>
        <w:tblStyle w:val="12"/>
        <w:tblW w:w="8784" w:type="dxa"/>
        <w:tblInd w:w="0" w:type="dxa"/>
        <w:tblLayout w:type="fixed"/>
        <w:tblCellMar>
          <w:top w:w="0" w:type="dxa"/>
          <w:left w:w="108" w:type="dxa"/>
          <w:bottom w:w="0" w:type="dxa"/>
          <w:right w:w="108" w:type="dxa"/>
        </w:tblCellMar>
      </w:tblPr>
      <w:tblGrid>
        <w:gridCol w:w="893"/>
        <w:gridCol w:w="935"/>
        <w:gridCol w:w="937"/>
        <w:gridCol w:w="1151"/>
        <w:gridCol w:w="2563"/>
        <w:gridCol w:w="1153"/>
        <w:gridCol w:w="1152"/>
      </w:tblGrid>
      <w:tr w14:paraId="031EED0E">
        <w:tblPrEx>
          <w:tblCellMar>
            <w:top w:w="0" w:type="dxa"/>
            <w:left w:w="108" w:type="dxa"/>
            <w:bottom w:w="0" w:type="dxa"/>
            <w:right w:w="108" w:type="dxa"/>
          </w:tblCellMar>
        </w:tblPrEx>
        <w:trPr>
          <w:cantSplit/>
          <w:tblHeader/>
        </w:trPr>
        <w:tc>
          <w:tcPr>
            <w:tcW w:w="893" w:type="dxa"/>
            <w:tcBorders>
              <w:top w:val="single" w:color="000000" w:sz="8" w:space="0"/>
              <w:bottom w:val="single" w:color="000000" w:sz="8" w:space="0"/>
            </w:tcBorders>
            <w:vAlign w:val="center"/>
          </w:tcPr>
          <w:p w14:paraId="07423D9A">
            <w:pPr>
              <w:keepNext/>
              <w:spacing w:before="0" w:after="0" w:line="240" w:lineRule="auto"/>
              <w:ind w:firstLine="0"/>
              <w:jc w:val="center"/>
              <w:rPr>
                <w:rFonts w:hint="eastAsia" w:ascii="宋体" w:hAnsi="宋体" w:eastAsia="宋体" w:cs="宋体"/>
                <w:color w:val="auto"/>
              </w:rPr>
            </w:pPr>
            <w:r>
              <w:rPr>
                <w:rFonts w:hint="eastAsia" w:ascii="宋体" w:hAnsi="宋体" w:eastAsia="宋体" w:cs="宋体"/>
                <w:b/>
                <w:color w:val="auto"/>
                <w:sz w:val="21"/>
              </w:rPr>
              <w:t>测量</w:t>
            </w:r>
          </w:p>
        </w:tc>
        <w:tc>
          <w:tcPr>
            <w:tcW w:w="935" w:type="dxa"/>
            <w:tcBorders>
              <w:top w:val="single" w:color="000000" w:sz="8" w:space="0"/>
              <w:bottom w:val="single" w:color="000000" w:sz="8" w:space="0"/>
            </w:tcBorders>
            <w:vAlign w:val="center"/>
          </w:tcPr>
          <w:p w14:paraId="41B3729A">
            <w:pPr>
              <w:keepNext/>
              <w:spacing w:before="0" w:after="0" w:line="240" w:lineRule="auto"/>
              <w:ind w:firstLine="0"/>
              <w:jc w:val="center"/>
              <w:rPr>
                <w:rFonts w:hint="eastAsia" w:ascii="宋体" w:hAnsi="宋体" w:eastAsia="宋体" w:cs="宋体"/>
                <w:color w:val="auto"/>
              </w:rPr>
            </w:pPr>
            <w:r>
              <w:rPr>
                <w:rFonts w:hint="eastAsia" w:ascii="宋体" w:hAnsi="宋体" w:eastAsia="宋体" w:cs="宋体"/>
                <w:b/>
                <w:color w:val="auto"/>
                <w:sz w:val="21"/>
              </w:rPr>
              <w:t>M</w:t>
            </w:r>
          </w:p>
        </w:tc>
        <w:tc>
          <w:tcPr>
            <w:tcW w:w="937" w:type="dxa"/>
            <w:tcBorders>
              <w:top w:val="single" w:color="000000" w:sz="8" w:space="0"/>
              <w:bottom w:val="single" w:color="000000" w:sz="8" w:space="0"/>
            </w:tcBorders>
            <w:vAlign w:val="center"/>
          </w:tcPr>
          <w:p w14:paraId="3DF75EA5">
            <w:pPr>
              <w:keepNext/>
              <w:spacing w:before="0" w:after="0" w:line="240" w:lineRule="auto"/>
              <w:ind w:firstLine="0"/>
              <w:jc w:val="center"/>
              <w:rPr>
                <w:rFonts w:hint="eastAsia" w:ascii="宋体" w:hAnsi="宋体" w:eastAsia="宋体" w:cs="宋体"/>
                <w:color w:val="auto"/>
              </w:rPr>
            </w:pPr>
            <w:r>
              <w:rPr>
                <w:rFonts w:hint="eastAsia" w:ascii="宋体" w:hAnsi="宋体" w:eastAsia="宋体" w:cs="宋体"/>
                <w:b/>
                <w:color w:val="auto"/>
                <w:sz w:val="21"/>
              </w:rPr>
              <w:t>SD</w:t>
            </w:r>
          </w:p>
        </w:tc>
        <w:tc>
          <w:tcPr>
            <w:tcW w:w="1151" w:type="dxa"/>
            <w:tcBorders>
              <w:top w:val="single" w:color="000000" w:sz="8" w:space="0"/>
              <w:bottom w:val="single" w:color="000000" w:sz="8" w:space="0"/>
            </w:tcBorders>
            <w:vAlign w:val="center"/>
          </w:tcPr>
          <w:p w14:paraId="3AB07405">
            <w:pPr>
              <w:keepNext/>
              <w:spacing w:before="0" w:after="0" w:line="240" w:lineRule="auto"/>
              <w:ind w:firstLine="0"/>
              <w:jc w:val="center"/>
              <w:rPr>
                <w:rFonts w:hint="eastAsia" w:ascii="宋体" w:hAnsi="宋体" w:eastAsia="宋体" w:cs="宋体"/>
                <w:color w:val="auto"/>
              </w:rPr>
            </w:pPr>
            <w:r>
              <w:rPr>
                <w:rFonts w:hint="eastAsia" w:ascii="宋体" w:hAnsi="宋体" w:eastAsia="宋体" w:cs="宋体"/>
                <w:b/>
                <w:color w:val="auto"/>
                <w:sz w:val="21"/>
              </w:rPr>
              <w:t>均值差</w:t>
            </w:r>
          </w:p>
        </w:tc>
        <w:tc>
          <w:tcPr>
            <w:tcW w:w="2563" w:type="dxa"/>
            <w:tcBorders>
              <w:top w:val="single" w:color="000000" w:sz="8" w:space="0"/>
              <w:bottom w:val="single" w:color="000000" w:sz="8" w:space="0"/>
            </w:tcBorders>
            <w:vAlign w:val="center"/>
          </w:tcPr>
          <w:p w14:paraId="1709B50E">
            <w:pPr>
              <w:keepNext/>
              <w:spacing w:before="0" w:after="0" w:line="240" w:lineRule="auto"/>
              <w:ind w:firstLine="0"/>
              <w:jc w:val="center"/>
              <w:rPr>
                <w:rFonts w:hint="eastAsia" w:ascii="宋体" w:hAnsi="宋体" w:eastAsia="宋体" w:cs="宋体"/>
                <w:color w:val="auto"/>
              </w:rPr>
            </w:pPr>
            <w:r>
              <w:rPr>
                <w:rFonts w:hint="eastAsia" w:ascii="宋体" w:hAnsi="宋体" w:eastAsia="宋体" w:cs="宋体"/>
                <w:b/>
                <w:color w:val="auto"/>
                <w:sz w:val="21"/>
              </w:rPr>
              <w:t>95%CI</w:t>
            </w:r>
          </w:p>
        </w:tc>
        <w:tc>
          <w:tcPr>
            <w:tcW w:w="1153" w:type="dxa"/>
            <w:tcBorders>
              <w:top w:val="single" w:color="000000" w:sz="8" w:space="0"/>
              <w:bottom w:val="single" w:color="000000" w:sz="8" w:space="0"/>
            </w:tcBorders>
            <w:vAlign w:val="center"/>
          </w:tcPr>
          <w:p w14:paraId="36C57836">
            <w:pPr>
              <w:keepNext/>
              <w:spacing w:before="0" w:after="0" w:line="240" w:lineRule="auto"/>
              <w:ind w:firstLine="0"/>
              <w:jc w:val="center"/>
              <w:rPr>
                <w:rFonts w:hint="eastAsia" w:ascii="宋体" w:hAnsi="宋体" w:eastAsia="宋体" w:cs="宋体"/>
                <w:color w:val="auto"/>
              </w:rPr>
            </w:pPr>
            <w:r>
              <w:rPr>
                <w:rFonts w:hint="eastAsia" w:ascii="宋体" w:hAnsi="宋体" w:eastAsia="宋体" w:cs="宋体"/>
                <w:b/>
                <w:color w:val="auto"/>
                <w:sz w:val="21"/>
              </w:rPr>
              <w:t>t</w:t>
            </w:r>
          </w:p>
        </w:tc>
        <w:tc>
          <w:tcPr>
            <w:tcW w:w="1152" w:type="dxa"/>
            <w:tcBorders>
              <w:top w:val="single" w:color="000000" w:sz="8" w:space="0"/>
              <w:bottom w:val="single" w:color="000000" w:sz="8" w:space="0"/>
            </w:tcBorders>
            <w:vAlign w:val="center"/>
          </w:tcPr>
          <w:p w14:paraId="0AEA2A2E">
            <w:pPr>
              <w:keepNext/>
              <w:spacing w:before="0" w:after="0" w:line="240" w:lineRule="auto"/>
              <w:ind w:firstLine="0"/>
              <w:jc w:val="center"/>
              <w:rPr>
                <w:rFonts w:hint="eastAsia" w:ascii="宋体" w:hAnsi="宋体" w:eastAsia="宋体" w:cs="宋体"/>
                <w:color w:val="auto"/>
              </w:rPr>
            </w:pPr>
            <w:r>
              <w:rPr>
                <w:rFonts w:hint="eastAsia" w:ascii="宋体" w:hAnsi="宋体" w:eastAsia="宋体" w:cs="宋体"/>
                <w:b/>
                <w:color w:val="auto"/>
                <w:sz w:val="21"/>
              </w:rPr>
              <w:t>p</w:t>
            </w:r>
          </w:p>
        </w:tc>
      </w:tr>
      <w:tr w14:paraId="44C3FEC2">
        <w:tblPrEx>
          <w:tblCellMar>
            <w:top w:w="0" w:type="dxa"/>
            <w:left w:w="108" w:type="dxa"/>
            <w:bottom w:w="0" w:type="dxa"/>
            <w:right w:w="108" w:type="dxa"/>
          </w:tblCellMar>
        </w:tblPrEx>
        <w:trPr>
          <w:cantSplit/>
        </w:trPr>
        <w:tc>
          <w:tcPr>
            <w:tcW w:w="893" w:type="dxa"/>
            <w:vAlign w:val="center"/>
          </w:tcPr>
          <w:p w14:paraId="336C9AE4">
            <w:pPr>
              <w:keepNext/>
              <w:spacing w:before="0" w:after="0" w:line="240" w:lineRule="auto"/>
              <w:ind w:firstLine="0"/>
              <w:jc w:val="center"/>
              <w:rPr>
                <w:rFonts w:hint="eastAsia" w:ascii="宋体" w:hAnsi="宋体" w:eastAsia="宋体" w:cs="宋体"/>
                <w:color w:val="auto"/>
              </w:rPr>
            </w:pPr>
            <w:r>
              <w:rPr>
                <w:rFonts w:hint="eastAsia" w:ascii="宋体" w:hAnsi="宋体" w:eastAsia="宋体" w:cs="宋体"/>
                <w:color w:val="auto"/>
                <w:sz w:val="21"/>
              </w:rPr>
              <w:t>前测</w:t>
            </w:r>
          </w:p>
        </w:tc>
        <w:tc>
          <w:tcPr>
            <w:tcW w:w="935" w:type="dxa"/>
            <w:vAlign w:val="center"/>
          </w:tcPr>
          <w:p w14:paraId="79A03308">
            <w:pPr>
              <w:keepNext/>
              <w:spacing w:before="0" w:after="0" w:line="240" w:lineRule="auto"/>
              <w:ind w:firstLine="0"/>
              <w:jc w:val="center"/>
              <w:rPr>
                <w:rFonts w:hint="eastAsia" w:ascii="宋体" w:hAnsi="宋体" w:eastAsia="宋体" w:cs="宋体"/>
                <w:color w:val="auto"/>
              </w:rPr>
            </w:pPr>
            <w:r>
              <w:rPr>
                <w:rFonts w:hint="eastAsia" w:ascii="宋体" w:hAnsi="宋体" w:eastAsia="宋体" w:cs="宋体"/>
                <w:color w:val="auto"/>
                <w:sz w:val="21"/>
              </w:rPr>
              <w:t>3.748</w:t>
            </w:r>
          </w:p>
        </w:tc>
        <w:tc>
          <w:tcPr>
            <w:tcW w:w="937" w:type="dxa"/>
            <w:vAlign w:val="center"/>
          </w:tcPr>
          <w:p w14:paraId="20CB129B">
            <w:pPr>
              <w:keepNext/>
              <w:spacing w:before="0" w:after="0" w:line="240" w:lineRule="auto"/>
              <w:ind w:firstLine="0"/>
              <w:jc w:val="center"/>
              <w:rPr>
                <w:rFonts w:hint="eastAsia" w:ascii="宋体" w:hAnsi="宋体" w:eastAsia="宋体" w:cs="宋体"/>
                <w:color w:val="auto"/>
              </w:rPr>
            </w:pPr>
            <w:r>
              <w:rPr>
                <w:rFonts w:hint="eastAsia" w:ascii="宋体" w:hAnsi="宋体" w:eastAsia="宋体" w:cs="宋体"/>
                <w:color w:val="auto"/>
                <w:sz w:val="21"/>
              </w:rPr>
              <w:t>0.479</w:t>
            </w:r>
          </w:p>
        </w:tc>
        <w:tc>
          <w:tcPr>
            <w:tcW w:w="1151" w:type="dxa"/>
            <w:vAlign w:val="center"/>
          </w:tcPr>
          <w:p w14:paraId="57ACC1DC">
            <w:pPr>
              <w:keepNext/>
              <w:spacing w:before="0" w:after="0" w:line="240" w:lineRule="auto"/>
              <w:ind w:firstLine="0"/>
              <w:jc w:val="center"/>
              <w:rPr>
                <w:rFonts w:hint="eastAsia" w:ascii="宋体" w:hAnsi="宋体" w:eastAsia="宋体" w:cs="宋体"/>
                <w:color w:val="auto"/>
              </w:rPr>
            </w:pPr>
            <w:r>
              <w:rPr>
                <w:rFonts w:hint="eastAsia" w:ascii="宋体" w:hAnsi="宋体" w:eastAsia="宋体" w:cs="宋体"/>
                <w:color w:val="auto"/>
                <w:sz w:val="21"/>
              </w:rPr>
              <w:t>0.962</w:t>
            </w:r>
          </w:p>
        </w:tc>
        <w:tc>
          <w:tcPr>
            <w:tcW w:w="2563" w:type="dxa"/>
            <w:vAlign w:val="center"/>
          </w:tcPr>
          <w:p w14:paraId="0D818AE4">
            <w:pPr>
              <w:keepNext/>
              <w:spacing w:before="0" w:after="0" w:line="240" w:lineRule="auto"/>
              <w:ind w:firstLine="0"/>
              <w:jc w:val="center"/>
              <w:rPr>
                <w:rFonts w:hint="eastAsia" w:ascii="宋体" w:hAnsi="宋体" w:eastAsia="宋体" w:cs="宋体"/>
                <w:color w:val="auto"/>
              </w:rPr>
            </w:pPr>
            <w:r>
              <w:rPr>
                <w:rFonts w:hint="eastAsia" w:ascii="宋体" w:hAnsi="宋体" w:eastAsia="宋体" w:cs="宋体"/>
                <w:color w:val="auto"/>
                <w:sz w:val="21"/>
              </w:rPr>
              <w:t>0.861～1.064</w:t>
            </w:r>
          </w:p>
        </w:tc>
        <w:tc>
          <w:tcPr>
            <w:tcW w:w="1153" w:type="dxa"/>
            <w:vAlign w:val="center"/>
          </w:tcPr>
          <w:p w14:paraId="0C876023">
            <w:pPr>
              <w:keepNext/>
              <w:spacing w:before="0" w:after="0" w:line="240" w:lineRule="auto"/>
              <w:ind w:firstLine="0"/>
              <w:jc w:val="center"/>
              <w:rPr>
                <w:rFonts w:hint="eastAsia" w:ascii="宋体" w:hAnsi="宋体" w:eastAsia="宋体" w:cs="宋体"/>
                <w:color w:val="auto"/>
              </w:rPr>
            </w:pPr>
            <w:r>
              <w:rPr>
                <w:rFonts w:hint="eastAsia" w:ascii="宋体" w:hAnsi="宋体" w:eastAsia="宋体" w:cs="宋体"/>
                <w:color w:val="auto"/>
                <w:sz w:val="21"/>
              </w:rPr>
              <w:t>18.660</w:t>
            </w:r>
          </w:p>
        </w:tc>
        <w:tc>
          <w:tcPr>
            <w:tcW w:w="1152" w:type="dxa"/>
            <w:vAlign w:val="center"/>
          </w:tcPr>
          <w:p w14:paraId="75379542">
            <w:pPr>
              <w:keepNext/>
              <w:spacing w:before="0" w:after="0" w:line="240" w:lineRule="auto"/>
              <w:ind w:firstLine="0"/>
              <w:jc w:val="center"/>
              <w:rPr>
                <w:rFonts w:hint="eastAsia" w:ascii="宋体" w:hAnsi="宋体" w:eastAsia="宋体" w:cs="宋体"/>
                <w:color w:val="auto"/>
              </w:rPr>
            </w:pPr>
            <w:r>
              <w:rPr>
                <w:rFonts w:hint="eastAsia" w:ascii="宋体" w:hAnsi="宋体" w:eastAsia="宋体" w:cs="宋体"/>
                <w:color w:val="auto"/>
                <w:sz w:val="21"/>
              </w:rPr>
              <w:t>＜0.001</w:t>
            </w:r>
          </w:p>
        </w:tc>
      </w:tr>
      <w:tr w14:paraId="28DCEEEB">
        <w:tblPrEx>
          <w:tblCellMar>
            <w:top w:w="0" w:type="dxa"/>
            <w:left w:w="108" w:type="dxa"/>
            <w:bottom w:w="0" w:type="dxa"/>
            <w:right w:w="108" w:type="dxa"/>
          </w:tblCellMar>
        </w:tblPrEx>
        <w:trPr>
          <w:cantSplit/>
        </w:trPr>
        <w:tc>
          <w:tcPr>
            <w:tcW w:w="893" w:type="dxa"/>
            <w:tcBorders>
              <w:bottom w:val="single" w:color="000000" w:sz="8" w:space="0"/>
            </w:tcBorders>
            <w:vAlign w:val="center"/>
          </w:tcPr>
          <w:p w14:paraId="2A49C10F">
            <w:pPr>
              <w:keepNext/>
              <w:spacing w:before="0" w:after="0" w:line="240" w:lineRule="auto"/>
              <w:ind w:firstLine="0"/>
              <w:jc w:val="center"/>
              <w:rPr>
                <w:rFonts w:hint="eastAsia" w:ascii="宋体" w:hAnsi="宋体" w:eastAsia="宋体" w:cs="宋体"/>
                <w:color w:val="auto"/>
              </w:rPr>
            </w:pPr>
            <w:r>
              <w:rPr>
                <w:rFonts w:hint="eastAsia" w:ascii="宋体" w:hAnsi="宋体" w:eastAsia="宋体" w:cs="宋体"/>
                <w:color w:val="auto"/>
                <w:sz w:val="21"/>
              </w:rPr>
              <w:t>后测</w:t>
            </w:r>
          </w:p>
        </w:tc>
        <w:tc>
          <w:tcPr>
            <w:tcW w:w="935" w:type="dxa"/>
            <w:tcBorders>
              <w:bottom w:val="single" w:color="000000" w:sz="8" w:space="0"/>
            </w:tcBorders>
            <w:vAlign w:val="center"/>
          </w:tcPr>
          <w:p w14:paraId="5CDA541F">
            <w:pPr>
              <w:keepNext/>
              <w:spacing w:before="0" w:after="0" w:line="240" w:lineRule="auto"/>
              <w:ind w:firstLine="0"/>
              <w:jc w:val="center"/>
              <w:rPr>
                <w:rFonts w:hint="eastAsia" w:ascii="宋体" w:hAnsi="宋体" w:eastAsia="宋体" w:cs="宋体"/>
                <w:color w:val="auto"/>
              </w:rPr>
            </w:pPr>
            <w:r>
              <w:rPr>
                <w:rFonts w:hint="eastAsia" w:ascii="宋体" w:hAnsi="宋体" w:eastAsia="宋体" w:cs="宋体"/>
                <w:color w:val="auto"/>
                <w:sz w:val="21"/>
              </w:rPr>
              <w:t>4.710</w:t>
            </w:r>
          </w:p>
        </w:tc>
        <w:tc>
          <w:tcPr>
            <w:tcW w:w="937" w:type="dxa"/>
            <w:tcBorders>
              <w:bottom w:val="single" w:color="000000" w:sz="8" w:space="0"/>
            </w:tcBorders>
            <w:vAlign w:val="center"/>
          </w:tcPr>
          <w:p w14:paraId="750F3A84">
            <w:pPr>
              <w:keepNext/>
              <w:spacing w:before="0" w:after="0" w:line="240" w:lineRule="auto"/>
              <w:ind w:firstLine="0"/>
              <w:jc w:val="center"/>
              <w:rPr>
                <w:rFonts w:hint="eastAsia" w:ascii="宋体" w:hAnsi="宋体" w:eastAsia="宋体" w:cs="宋体"/>
                <w:color w:val="auto"/>
              </w:rPr>
            </w:pPr>
            <w:r>
              <w:rPr>
                <w:rFonts w:hint="eastAsia" w:ascii="宋体" w:hAnsi="宋体" w:eastAsia="宋体" w:cs="宋体"/>
                <w:color w:val="auto"/>
                <w:sz w:val="21"/>
              </w:rPr>
              <w:t>0.470</w:t>
            </w:r>
          </w:p>
        </w:tc>
        <w:tc>
          <w:tcPr>
            <w:tcW w:w="1151" w:type="dxa"/>
            <w:tcBorders>
              <w:bottom w:val="single" w:color="000000" w:sz="8" w:space="0"/>
            </w:tcBorders>
            <w:vAlign w:val="center"/>
          </w:tcPr>
          <w:p w14:paraId="5985671C">
            <w:pPr>
              <w:keepNext/>
              <w:spacing w:before="0" w:after="0" w:line="240" w:lineRule="auto"/>
              <w:ind w:firstLine="0"/>
              <w:jc w:val="center"/>
              <w:rPr>
                <w:rFonts w:hint="eastAsia" w:ascii="宋体" w:hAnsi="宋体" w:eastAsia="宋体" w:cs="宋体"/>
                <w:color w:val="auto"/>
              </w:rPr>
            </w:pPr>
          </w:p>
        </w:tc>
        <w:tc>
          <w:tcPr>
            <w:tcW w:w="2563" w:type="dxa"/>
            <w:tcBorders>
              <w:bottom w:val="single" w:color="000000" w:sz="8" w:space="0"/>
            </w:tcBorders>
            <w:vAlign w:val="center"/>
          </w:tcPr>
          <w:p w14:paraId="754CC588">
            <w:pPr>
              <w:keepNext/>
              <w:spacing w:before="0" w:after="0" w:line="240" w:lineRule="auto"/>
              <w:ind w:firstLine="0"/>
              <w:jc w:val="center"/>
              <w:rPr>
                <w:rFonts w:hint="eastAsia" w:ascii="宋体" w:hAnsi="宋体" w:eastAsia="宋体" w:cs="宋体"/>
                <w:color w:val="auto"/>
              </w:rPr>
            </w:pPr>
          </w:p>
        </w:tc>
        <w:tc>
          <w:tcPr>
            <w:tcW w:w="1153" w:type="dxa"/>
            <w:tcBorders>
              <w:bottom w:val="single" w:color="000000" w:sz="8" w:space="0"/>
            </w:tcBorders>
            <w:vAlign w:val="center"/>
          </w:tcPr>
          <w:p w14:paraId="54A74FF5">
            <w:pPr>
              <w:keepNext/>
              <w:spacing w:before="0" w:after="0" w:line="240" w:lineRule="auto"/>
              <w:ind w:firstLine="0"/>
              <w:jc w:val="center"/>
              <w:rPr>
                <w:rFonts w:hint="eastAsia" w:ascii="宋体" w:hAnsi="宋体" w:eastAsia="宋体" w:cs="宋体"/>
                <w:color w:val="auto"/>
              </w:rPr>
            </w:pPr>
          </w:p>
        </w:tc>
        <w:tc>
          <w:tcPr>
            <w:tcW w:w="1152" w:type="dxa"/>
            <w:tcBorders>
              <w:bottom w:val="single" w:color="000000" w:sz="8" w:space="0"/>
            </w:tcBorders>
            <w:vAlign w:val="center"/>
          </w:tcPr>
          <w:p w14:paraId="06BDD553">
            <w:pPr>
              <w:keepNext/>
              <w:spacing w:before="0" w:after="0" w:line="240" w:lineRule="auto"/>
              <w:ind w:firstLine="0"/>
              <w:jc w:val="center"/>
              <w:rPr>
                <w:rFonts w:hint="eastAsia" w:ascii="宋体" w:hAnsi="宋体" w:eastAsia="宋体" w:cs="宋体"/>
                <w:color w:val="auto"/>
              </w:rPr>
            </w:pPr>
          </w:p>
        </w:tc>
      </w:tr>
    </w:tbl>
    <w:p w14:paraId="4357F962">
      <w:pPr>
        <w:spacing w:before="120" w:after="0" w:line="240" w:lineRule="auto"/>
        <w:ind w:firstLine="0"/>
        <w:jc w:val="left"/>
        <w:rPr>
          <w:rFonts w:hint="eastAsia" w:ascii="宋体" w:hAnsi="宋体" w:eastAsia="宋体" w:cs="宋体"/>
          <w:color w:val="auto"/>
        </w:rPr>
      </w:pPr>
      <w:r>
        <w:rPr>
          <w:rFonts w:hint="eastAsia" w:ascii="宋体" w:hAnsi="宋体" w:eastAsia="宋体" w:cs="宋体"/>
          <w:b w:val="0"/>
          <w:color w:val="auto"/>
          <w:sz w:val="21"/>
        </w:rPr>
        <w:t>注：均值差为后测减前测；df＝162；配对差SD＝0.658；dz＝1.462。本项为探索性补充指标，p值未纳入四维Holm校正。</w:t>
      </w:r>
    </w:p>
    <w:p w14:paraId="4DF84268">
      <w:pPr>
        <w:spacing w:before="0" w:after="0" w:line="360" w:lineRule="auto"/>
        <w:ind w:firstLine="480"/>
        <w:jc w:val="both"/>
        <w:rPr>
          <w:rFonts w:hint="eastAsia" w:ascii="宋体" w:hAnsi="宋体" w:eastAsia="宋体" w:cs="宋体"/>
          <w:color w:val="auto"/>
        </w:rPr>
      </w:pPr>
      <w:r>
        <w:rPr>
          <w:rFonts w:hint="eastAsia" w:ascii="宋体" w:hAnsi="宋体" w:eastAsia="宋体" w:cs="宋体"/>
          <w:b w:val="0"/>
          <w:color w:val="auto"/>
          <w:sz w:val="24"/>
        </w:rPr>
        <w:t>综合指标由3.748升至4.710，平均增加0.962分，95%CI为0.861～1.064，t（162）＝18.660，p＜0.001，dz＝1.462。综合指标的提高，反映教师在正向评价与阻碍感受两个方面呈现整体改善，为课题教师支持与课堂实践的协同推进提供补充依据。该指标包含不同性质的内容，其价值在于概括共同题项的总体变化；具体成效应由以下各维度分别说明，不将其解释为单一教师能力的增量。</w:t>
      </w:r>
    </w:p>
    <w:p w14:paraId="57B2F419">
      <w:pPr>
        <w:pStyle w:val="4"/>
        <w:keepNext/>
        <w:spacing w:before="280" w:after="280"/>
        <w:ind w:firstLine="0" w:firstLineChars="0"/>
        <w:outlineLvl w:val="3"/>
        <w:rPr>
          <w:rFonts w:hint="eastAsia" w:ascii="宋体" w:hAnsi="宋体" w:eastAsia="宋体" w:cs="宋体"/>
          <w:color w:val="auto"/>
          <w:lang w:val="en-US" w:eastAsia="zh-CN"/>
        </w:rPr>
      </w:pPr>
      <w:bookmarkStart w:id="110" w:name="_Toc14846"/>
      <w:r>
        <w:rPr>
          <w:rFonts w:hint="eastAsia" w:ascii="宋体" w:hAnsi="宋体" w:eastAsia="宋体" w:cs="宋体"/>
          <w:b/>
          <w:color w:val="auto"/>
          <w:sz w:val="28"/>
          <w:lang w:eastAsia="zh-CN"/>
        </w:rPr>
        <w:t>（</w:t>
      </w:r>
      <w:r>
        <w:rPr>
          <w:rFonts w:hint="eastAsia" w:ascii="宋体" w:hAnsi="宋体" w:eastAsia="宋体" w:cs="宋体"/>
          <w:b/>
          <w:color w:val="auto"/>
          <w:sz w:val="28"/>
          <w:lang w:val="en-US" w:eastAsia="zh-CN"/>
        </w:rPr>
        <w:t>2）各维度比较分析</w:t>
      </w:r>
      <w:bookmarkEnd w:id="110"/>
    </w:p>
    <w:p w14:paraId="1EA44E13">
      <w:pPr>
        <w:pStyle w:val="4"/>
        <w:keepNext/>
        <w:spacing w:before="280" w:after="280"/>
        <w:ind w:firstLine="0" w:firstLineChars="0"/>
        <w:outlineLvl w:val="4"/>
        <w:rPr>
          <w:rFonts w:hint="eastAsia" w:ascii="宋体" w:hAnsi="宋体" w:eastAsia="宋体" w:cs="宋体"/>
          <w:color w:val="auto"/>
        </w:rPr>
      </w:pPr>
      <w:r>
        <w:rPr>
          <w:rFonts w:hint="eastAsia" w:ascii="宋体" w:hAnsi="宋体" w:eastAsia="宋体" w:cs="宋体"/>
          <w:b/>
          <w:color w:val="auto"/>
          <w:sz w:val="28"/>
          <w:lang w:val="en-US" w:eastAsia="zh-CN"/>
        </w:rPr>
        <w:t>1）</w:t>
      </w:r>
      <w:r>
        <w:rPr>
          <w:rFonts w:hint="eastAsia" w:ascii="宋体" w:hAnsi="宋体" w:eastAsia="宋体" w:cs="宋体"/>
          <w:b/>
          <w:color w:val="auto"/>
          <w:sz w:val="28"/>
        </w:rPr>
        <w:t>认知与价值认同</w:t>
      </w:r>
    </w:p>
    <w:p w14:paraId="10F16851">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表3-71  认知与价值认同前后测比较（n＝163）</w:t>
      </w:r>
    </w:p>
    <w:tbl>
      <w:tblPr>
        <w:tblStyle w:val="12"/>
        <w:tblW w:w="8784" w:type="dxa"/>
        <w:tblInd w:w="0" w:type="dxa"/>
        <w:tblLayout w:type="fixed"/>
        <w:tblCellMar>
          <w:top w:w="0" w:type="dxa"/>
          <w:left w:w="108" w:type="dxa"/>
          <w:bottom w:w="0" w:type="dxa"/>
          <w:right w:w="108" w:type="dxa"/>
        </w:tblCellMar>
      </w:tblPr>
      <w:tblGrid>
        <w:gridCol w:w="893"/>
        <w:gridCol w:w="935"/>
        <w:gridCol w:w="937"/>
        <w:gridCol w:w="1151"/>
        <w:gridCol w:w="2563"/>
        <w:gridCol w:w="1153"/>
        <w:gridCol w:w="1152"/>
      </w:tblGrid>
      <w:tr w14:paraId="4EFF2E5D">
        <w:tblPrEx>
          <w:tblCellMar>
            <w:top w:w="0" w:type="dxa"/>
            <w:left w:w="108" w:type="dxa"/>
            <w:bottom w:w="0" w:type="dxa"/>
            <w:right w:w="108" w:type="dxa"/>
          </w:tblCellMar>
        </w:tblPrEx>
        <w:trPr>
          <w:cantSplit/>
          <w:tblHeader/>
        </w:trPr>
        <w:tc>
          <w:tcPr>
            <w:tcW w:w="893" w:type="dxa"/>
            <w:tcBorders>
              <w:top w:val="single" w:color="000000" w:sz="8" w:space="0"/>
              <w:bottom w:val="single" w:color="000000" w:sz="8" w:space="0"/>
            </w:tcBorders>
            <w:vAlign w:val="center"/>
          </w:tcPr>
          <w:p w14:paraId="60471E66">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测量</w:t>
            </w:r>
          </w:p>
        </w:tc>
        <w:tc>
          <w:tcPr>
            <w:tcW w:w="935" w:type="dxa"/>
            <w:tcBorders>
              <w:top w:val="single" w:color="000000" w:sz="8" w:space="0"/>
              <w:bottom w:val="single" w:color="000000" w:sz="8" w:space="0"/>
            </w:tcBorders>
            <w:vAlign w:val="center"/>
          </w:tcPr>
          <w:p w14:paraId="23D4A169">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M</w:t>
            </w:r>
          </w:p>
        </w:tc>
        <w:tc>
          <w:tcPr>
            <w:tcW w:w="937" w:type="dxa"/>
            <w:tcBorders>
              <w:top w:val="single" w:color="000000" w:sz="8" w:space="0"/>
              <w:bottom w:val="single" w:color="000000" w:sz="8" w:space="0"/>
            </w:tcBorders>
            <w:vAlign w:val="center"/>
          </w:tcPr>
          <w:p w14:paraId="58FB0B10">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SD</w:t>
            </w:r>
          </w:p>
        </w:tc>
        <w:tc>
          <w:tcPr>
            <w:tcW w:w="1151" w:type="dxa"/>
            <w:tcBorders>
              <w:top w:val="single" w:color="000000" w:sz="8" w:space="0"/>
              <w:bottom w:val="single" w:color="000000" w:sz="8" w:space="0"/>
            </w:tcBorders>
            <w:vAlign w:val="center"/>
          </w:tcPr>
          <w:p w14:paraId="6CCCAF7C">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均值差</w:t>
            </w:r>
          </w:p>
        </w:tc>
        <w:tc>
          <w:tcPr>
            <w:tcW w:w="2563" w:type="dxa"/>
            <w:tcBorders>
              <w:top w:val="single" w:color="000000" w:sz="8" w:space="0"/>
              <w:bottom w:val="single" w:color="000000" w:sz="8" w:space="0"/>
            </w:tcBorders>
            <w:vAlign w:val="center"/>
          </w:tcPr>
          <w:p w14:paraId="04121A58">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95%CI</w:t>
            </w:r>
          </w:p>
        </w:tc>
        <w:tc>
          <w:tcPr>
            <w:tcW w:w="1153" w:type="dxa"/>
            <w:tcBorders>
              <w:top w:val="single" w:color="000000" w:sz="8" w:space="0"/>
              <w:bottom w:val="single" w:color="000000" w:sz="8" w:space="0"/>
            </w:tcBorders>
            <w:vAlign w:val="center"/>
          </w:tcPr>
          <w:p w14:paraId="5D7C33ED">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t</w:t>
            </w:r>
          </w:p>
        </w:tc>
        <w:tc>
          <w:tcPr>
            <w:tcW w:w="1152" w:type="dxa"/>
            <w:tcBorders>
              <w:top w:val="single" w:color="000000" w:sz="8" w:space="0"/>
              <w:bottom w:val="single" w:color="000000" w:sz="8" w:space="0"/>
            </w:tcBorders>
            <w:vAlign w:val="center"/>
          </w:tcPr>
          <w:p w14:paraId="772BD662">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p</w:t>
            </w:r>
          </w:p>
        </w:tc>
      </w:tr>
      <w:tr w14:paraId="58645103">
        <w:tblPrEx>
          <w:tblCellMar>
            <w:top w:w="0" w:type="dxa"/>
            <w:left w:w="108" w:type="dxa"/>
            <w:bottom w:w="0" w:type="dxa"/>
            <w:right w:w="108" w:type="dxa"/>
          </w:tblCellMar>
        </w:tblPrEx>
        <w:trPr>
          <w:cantSplit/>
        </w:trPr>
        <w:tc>
          <w:tcPr>
            <w:tcW w:w="893" w:type="dxa"/>
            <w:vAlign w:val="center"/>
          </w:tcPr>
          <w:p w14:paraId="12649240">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前测</w:t>
            </w:r>
          </w:p>
        </w:tc>
        <w:tc>
          <w:tcPr>
            <w:tcW w:w="935" w:type="dxa"/>
            <w:vAlign w:val="center"/>
          </w:tcPr>
          <w:p w14:paraId="25C7E05B">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4.351</w:t>
            </w:r>
          </w:p>
        </w:tc>
        <w:tc>
          <w:tcPr>
            <w:tcW w:w="937" w:type="dxa"/>
            <w:vAlign w:val="center"/>
          </w:tcPr>
          <w:p w14:paraId="116E243E">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0.745</w:t>
            </w:r>
          </w:p>
        </w:tc>
        <w:tc>
          <w:tcPr>
            <w:tcW w:w="1151" w:type="dxa"/>
            <w:vAlign w:val="center"/>
          </w:tcPr>
          <w:p w14:paraId="1D697DB2">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0.414</w:t>
            </w:r>
          </w:p>
        </w:tc>
        <w:tc>
          <w:tcPr>
            <w:tcW w:w="2563" w:type="dxa"/>
            <w:vAlign w:val="center"/>
          </w:tcPr>
          <w:p w14:paraId="10D86F7B">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0.235～0.593</w:t>
            </w:r>
          </w:p>
        </w:tc>
        <w:tc>
          <w:tcPr>
            <w:tcW w:w="1153" w:type="dxa"/>
            <w:vAlign w:val="center"/>
          </w:tcPr>
          <w:p w14:paraId="14536813">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4.559</w:t>
            </w:r>
          </w:p>
        </w:tc>
        <w:tc>
          <w:tcPr>
            <w:tcW w:w="1152" w:type="dxa"/>
            <w:vAlign w:val="center"/>
          </w:tcPr>
          <w:p w14:paraId="06D75CED">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＜0.001</w:t>
            </w:r>
          </w:p>
        </w:tc>
      </w:tr>
      <w:tr w14:paraId="5C2F7FE0">
        <w:tblPrEx>
          <w:tblCellMar>
            <w:top w:w="0" w:type="dxa"/>
            <w:left w:w="108" w:type="dxa"/>
            <w:bottom w:w="0" w:type="dxa"/>
            <w:right w:w="108" w:type="dxa"/>
          </w:tblCellMar>
        </w:tblPrEx>
        <w:trPr>
          <w:cantSplit/>
        </w:trPr>
        <w:tc>
          <w:tcPr>
            <w:tcW w:w="893" w:type="dxa"/>
            <w:tcBorders>
              <w:bottom w:val="single" w:color="000000" w:sz="8" w:space="0"/>
            </w:tcBorders>
            <w:vAlign w:val="center"/>
          </w:tcPr>
          <w:p w14:paraId="3B3FD20C">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后测</w:t>
            </w:r>
          </w:p>
        </w:tc>
        <w:tc>
          <w:tcPr>
            <w:tcW w:w="935" w:type="dxa"/>
            <w:tcBorders>
              <w:bottom w:val="single" w:color="000000" w:sz="8" w:space="0"/>
            </w:tcBorders>
            <w:vAlign w:val="center"/>
          </w:tcPr>
          <w:p w14:paraId="26BD923B">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4.764</w:t>
            </w:r>
          </w:p>
        </w:tc>
        <w:tc>
          <w:tcPr>
            <w:tcW w:w="937" w:type="dxa"/>
            <w:tcBorders>
              <w:bottom w:val="single" w:color="000000" w:sz="8" w:space="0"/>
            </w:tcBorders>
            <w:vAlign w:val="center"/>
          </w:tcPr>
          <w:p w14:paraId="69DE9595">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0.865</w:t>
            </w:r>
          </w:p>
        </w:tc>
        <w:tc>
          <w:tcPr>
            <w:tcW w:w="1151" w:type="dxa"/>
            <w:tcBorders>
              <w:bottom w:val="single" w:color="000000" w:sz="8" w:space="0"/>
            </w:tcBorders>
            <w:vAlign w:val="center"/>
          </w:tcPr>
          <w:p w14:paraId="79140B19">
            <w:pPr>
              <w:keepNext/>
              <w:spacing w:before="0" w:after="0" w:line="240" w:lineRule="auto"/>
              <w:ind w:firstLine="0"/>
              <w:jc w:val="center"/>
              <w:rPr>
                <w:rFonts w:hint="eastAsia" w:ascii="宋体" w:hAnsi="宋体" w:eastAsia="宋体" w:cs="宋体"/>
              </w:rPr>
            </w:pPr>
          </w:p>
        </w:tc>
        <w:tc>
          <w:tcPr>
            <w:tcW w:w="2563" w:type="dxa"/>
            <w:tcBorders>
              <w:bottom w:val="single" w:color="000000" w:sz="8" w:space="0"/>
            </w:tcBorders>
            <w:vAlign w:val="center"/>
          </w:tcPr>
          <w:p w14:paraId="1E8AB4B1">
            <w:pPr>
              <w:keepNext/>
              <w:spacing w:before="0" w:after="0" w:line="240" w:lineRule="auto"/>
              <w:ind w:firstLine="0"/>
              <w:jc w:val="center"/>
              <w:rPr>
                <w:rFonts w:hint="eastAsia" w:ascii="宋体" w:hAnsi="宋体" w:eastAsia="宋体" w:cs="宋体"/>
              </w:rPr>
            </w:pPr>
          </w:p>
        </w:tc>
        <w:tc>
          <w:tcPr>
            <w:tcW w:w="1153" w:type="dxa"/>
            <w:tcBorders>
              <w:bottom w:val="single" w:color="000000" w:sz="8" w:space="0"/>
            </w:tcBorders>
            <w:vAlign w:val="center"/>
          </w:tcPr>
          <w:p w14:paraId="75113BEC">
            <w:pPr>
              <w:keepNext/>
              <w:spacing w:before="0" w:after="0" w:line="240" w:lineRule="auto"/>
              <w:ind w:firstLine="0"/>
              <w:jc w:val="center"/>
              <w:rPr>
                <w:rFonts w:hint="eastAsia" w:ascii="宋体" w:hAnsi="宋体" w:eastAsia="宋体" w:cs="宋体"/>
              </w:rPr>
            </w:pPr>
          </w:p>
        </w:tc>
        <w:tc>
          <w:tcPr>
            <w:tcW w:w="1152" w:type="dxa"/>
            <w:tcBorders>
              <w:bottom w:val="single" w:color="000000" w:sz="8" w:space="0"/>
            </w:tcBorders>
            <w:vAlign w:val="center"/>
          </w:tcPr>
          <w:p w14:paraId="5D097EDA">
            <w:pPr>
              <w:keepNext/>
              <w:spacing w:before="0" w:after="0" w:line="240" w:lineRule="auto"/>
              <w:ind w:firstLine="0"/>
              <w:jc w:val="center"/>
              <w:rPr>
                <w:rFonts w:hint="eastAsia" w:ascii="宋体" w:hAnsi="宋体" w:eastAsia="宋体" w:cs="宋体"/>
              </w:rPr>
            </w:pPr>
          </w:p>
        </w:tc>
      </w:tr>
    </w:tbl>
    <w:p w14:paraId="2B40AA8D">
      <w:pPr>
        <w:spacing w:before="120" w:after="0" w:line="240" w:lineRule="auto"/>
        <w:ind w:firstLine="0"/>
        <w:jc w:val="left"/>
        <w:rPr>
          <w:rFonts w:hint="eastAsia" w:ascii="宋体" w:hAnsi="宋体" w:eastAsia="宋体" w:cs="宋体"/>
        </w:rPr>
      </w:pPr>
      <w:r>
        <w:rPr>
          <w:rFonts w:hint="eastAsia" w:ascii="宋体" w:hAnsi="宋体" w:eastAsia="宋体" w:cs="宋体"/>
          <w:b w:val="0"/>
          <w:sz w:val="21"/>
        </w:rPr>
        <w:t>注：均值差为后测减前测；df＝162；配对差SD＝1.158；dz＝0.357。Holm校正后p＜0.001。</w:t>
      </w:r>
    </w:p>
    <w:p w14:paraId="37BAFD64">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认知与价值认同均值由4.351升至4.764，平均增加0.414分，95%CI为0.235～0.593，t（162）＝4.559，Holm校正后p＜0.001，dz＝0.357。认知与价值认同在较高前测基础上进一步提高，为课题通过理论学习与课堂实践相结合深化教师理解提供了支持。教师对高阶能力内涵、学科育人价值及教学方式调整的自评更加积极，与后测90.18%的教师认可“理解更加清晰”的结果相呼应。这为将高阶能力目标持续融入备课、任务设计和课堂评价提供了较好的认知基础。</w:t>
      </w:r>
    </w:p>
    <w:p w14:paraId="48E99B96">
      <w:pPr>
        <w:pStyle w:val="4"/>
        <w:keepNext/>
        <w:spacing w:before="280" w:after="280"/>
        <w:ind w:firstLine="0" w:firstLineChars="0"/>
        <w:outlineLvl w:val="4"/>
        <w:rPr>
          <w:rFonts w:hint="eastAsia" w:ascii="宋体" w:hAnsi="宋体" w:eastAsia="宋体" w:cs="宋体"/>
        </w:rPr>
      </w:pPr>
      <w:r>
        <w:rPr>
          <w:rFonts w:hint="eastAsia" w:ascii="宋体" w:hAnsi="宋体" w:eastAsia="宋体" w:cs="宋体"/>
          <w:b/>
          <w:sz w:val="28"/>
          <w:lang w:val="en-US" w:eastAsia="zh-CN"/>
        </w:rPr>
        <w:t>2）</w:t>
      </w:r>
      <w:r>
        <w:rPr>
          <w:rFonts w:hint="eastAsia" w:ascii="宋体" w:hAnsi="宋体" w:eastAsia="宋体" w:cs="宋体"/>
          <w:b/>
          <w:sz w:val="28"/>
        </w:rPr>
        <w:t>课堂教学实践</w:t>
      </w:r>
    </w:p>
    <w:p w14:paraId="6FE3E027">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表3-72  课堂教学实践前后测比较（n＝163）</w:t>
      </w:r>
    </w:p>
    <w:tbl>
      <w:tblPr>
        <w:tblStyle w:val="12"/>
        <w:tblW w:w="8784" w:type="dxa"/>
        <w:tblInd w:w="0" w:type="dxa"/>
        <w:tblLayout w:type="fixed"/>
        <w:tblCellMar>
          <w:top w:w="0" w:type="dxa"/>
          <w:left w:w="108" w:type="dxa"/>
          <w:bottom w:w="0" w:type="dxa"/>
          <w:right w:w="108" w:type="dxa"/>
        </w:tblCellMar>
      </w:tblPr>
      <w:tblGrid>
        <w:gridCol w:w="893"/>
        <w:gridCol w:w="935"/>
        <w:gridCol w:w="937"/>
        <w:gridCol w:w="1151"/>
        <w:gridCol w:w="2563"/>
        <w:gridCol w:w="1153"/>
        <w:gridCol w:w="1152"/>
      </w:tblGrid>
      <w:tr w14:paraId="190E398C">
        <w:tblPrEx>
          <w:tblCellMar>
            <w:top w:w="0" w:type="dxa"/>
            <w:left w:w="108" w:type="dxa"/>
            <w:bottom w:w="0" w:type="dxa"/>
            <w:right w:w="108" w:type="dxa"/>
          </w:tblCellMar>
        </w:tblPrEx>
        <w:trPr>
          <w:cantSplit/>
          <w:tblHeader/>
        </w:trPr>
        <w:tc>
          <w:tcPr>
            <w:tcW w:w="893" w:type="dxa"/>
            <w:tcBorders>
              <w:top w:val="single" w:color="000000" w:sz="8" w:space="0"/>
              <w:bottom w:val="single" w:color="000000" w:sz="8" w:space="0"/>
            </w:tcBorders>
            <w:vAlign w:val="center"/>
          </w:tcPr>
          <w:p w14:paraId="57A383A6">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测量</w:t>
            </w:r>
          </w:p>
        </w:tc>
        <w:tc>
          <w:tcPr>
            <w:tcW w:w="935" w:type="dxa"/>
            <w:tcBorders>
              <w:top w:val="single" w:color="000000" w:sz="8" w:space="0"/>
              <w:bottom w:val="single" w:color="000000" w:sz="8" w:space="0"/>
            </w:tcBorders>
            <w:vAlign w:val="center"/>
          </w:tcPr>
          <w:p w14:paraId="7501020B">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M</w:t>
            </w:r>
          </w:p>
        </w:tc>
        <w:tc>
          <w:tcPr>
            <w:tcW w:w="937" w:type="dxa"/>
            <w:tcBorders>
              <w:top w:val="single" w:color="000000" w:sz="8" w:space="0"/>
              <w:bottom w:val="single" w:color="000000" w:sz="8" w:space="0"/>
            </w:tcBorders>
            <w:vAlign w:val="center"/>
          </w:tcPr>
          <w:p w14:paraId="0C80B84A">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SD</w:t>
            </w:r>
          </w:p>
        </w:tc>
        <w:tc>
          <w:tcPr>
            <w:tcW w:w="1151" w:type="dxa"/>
            <w:tcBorders>
              <w:top w:val="single" w:color="000000" w:sz="8" w:space="0"/>
              <w:bottom w:val="single" w:color="000000" w:sz="8" w:space="0"/>
            </w:tcBorders>
            <w:vAlign w:val="center"/>
          </w:tcPr>
          <w:p w14:paraId="14B86CA2">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均值差</w:t>
            </w:r>
          </w:p>
        </w:tc>
        <w:tc>
          <w:tcPr>
            <w:tcW w:w="2563" w:type="dxa"/>
            <w:tcBorders>
              <w:top w:val="single" w:color="000000" w:sz="8" w:space="0"/>
              <w:bottom w:val="single" w:color="000000" w:sz="8" w:space="0"/>
            </w:tcBorders>
            <w:vAlign w:val="center"/>
          </w:tcPr>
          <w:p w14:paraId="4607B9BD">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95%CI</w:t>
            </w:r>
          </w:p>
        </w:tc>
        <w:tc>
          <w:tcPr>
            <w:tcW w:w="1153" w:type="dxa"/>
            <w:tcBorders>
              <w:top w:val="single" w:color="000000" w:sz="8" w:space="0"/>
              <w:bottom w:val="single" w:color="000000" w:sz="8" w:space="0"/>
            </w:tcBorders>
            <w:vAlign w:val="center"/>
          </w:tcPr>
          <w:p w14:paraId="0A5757B5">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t</w:t>
            </w:r>
          </w:p>
        </w:tc>
        <w:tc>
          <w:tcPr>
            <w:tcW w:w="1152" w:type="dxa"/>
            <w:tcBorders>
              <w:top w:val="single" w:color="000000" w:sz="8" w:space="0"/>
              <w:bottom w:val="single" w:color="000000" w:sz="8" w:space="0"/>
            </w:tcBorders>
            <w:vAlign w:val="center"/>
          </w:tcPr>
          <w:p w14:paraId="5D72EECD">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p</w:t>
            </w:r>
          </w:p>
        </w:tc>
      </w:tr>
      <w:tr w14:paraId="4B041468">
        <w:tblPrEx>
          <w:tblCellMar>
            <w:top w:w="0" w:type="dxa"/>
            <w:left w:w="108" w:type="dxa"/>
            <w:bottom w:w="0" w:type="dxa"/>
            <w:right w:w="108" w:type="dxa"/>
          </w:tblCellMar>
        </w:tblPrEx>
        <w:trPr>
          <w:cantSplit/>
        </w:trPr>
        <w:tc>
          <w:tcPr>
            <w:tcW w:w="893" w:type="dxa"/>
            <w:vAlign w:val="center"/>
          </w:tcPr>
          <w:p w14:paraId="5AAA2BFB">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前测</w:t>
            </w:r>
          </w:p>
        </w:tc>
        <w:tc>
          <w:tcPr>
            <w:tcW w:w="935" w:type="dxa"/>
            <w:vAlign w:val="center"/>
          </w:tcPr>
          <w:p w14:paraId="4FF598AA">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4.260</w:t>
            </w:r>
          </w:p>
        </w:tc>
        <w:tc>
          <w:tcPr>
            <w:tcW w:w="937" w:type="dxa"/>
            <w:vAlign w:val="center"/>
          </w:tcPr>
          <w:p w14:paraId="434D66ED">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0.676</w:t>
            </w:r>
          </w:p>
        </w:tc>
        <w:tc>
          <w:tcPr>
            <w:tcW w:w="1151" w:type="dxa"/>
            <w:vAlign w:val="center"/>
          </w:tcPr>
          <w:p w14:paraId="12891C9F">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0.622</w:t>
            </w:r>
          </w:p>
        </w:tc>
        <w:tc>
          <w:tcPr>
            <w:tcW w:w="2563" w:type="dxa"/>
            <w:vAlign w:val="center"/>
          </w:tcPr>
          <w:p w14:paraId="0DD84470">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0.483～0.760</w:t>
            </w:r>
          </w:p>
        </w:tc>
        <w:tc>
          <w:tcPr>
            <w:tcW w:w="1153" w:type="dxa"/>
            <w:vAlign w:val="center"/>
          </w:tcPr>
          <w:p w14:paraId="207B9F0B">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8.868</w:t>
            </w:r>
          </w:p>
        </w:tc>
        <w:tc>
          <w:tcPr>
            <w:tcW w:w="1152" w:type="dxa"/>
            <w:vAlign w:val="center"/>
          </w:tcPr>
          <w:p w14:paraId="312E390E">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＜0.001</w:t>
            </w:r>
          </w:p>
        </w:tc>
      </w:tr>
      <w:tr w14:paraId="104E336A">
        <w:tblPrEx>
          <w:tblCellMar>
            <w:top w:w="0" w:type="dxa"/>
            <w:left w:w="108" w:type="dxa"/>
            <w:bottom w:w="0" w:type="dxa"/>
            <w:right w:w="108" w:type="dxa"/>
          </w:tblCellMar>
        </w:tblPrEx>
        <w:trPr>
          <w:cantSplit/>
        </w:trPr>
        <w:tc>
          <w:tcPr>
            <w:tcW w:w="893" w:type="dxa"/>
            <w:tcBorders>
              <w:bottom w:val="single" w:color="000000" w:sz="8" w:space="0"/>
            </w:tcBorders>
            <w:vAlign w:val="center"/>
          </w:tcPr>
          <w:p w14:paraId="164DAC3D">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后测</w:t>
            </w:r>
          </w:p>
        </w:tc>
        <w:tc>
          <w:tcPr>
            <w:tcW w:w="935" w:type="dxa"/>
            <w:tcBorders>
              <w:bottom w:val="single" w:color="000000" w:sz="8" w:space="0"/>
            </w:tcBorders>
            <w:vAlign w:val="center"/>
          </w:tcPr>
          <w:p w14:paraId="3521F346">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4.881</w:t>
            </w:r>
          </w:p>
        </w:tc>
        <w:tc>
          <w:tcPr>
            <w:tcW w:w="937" w:type="dxa"/>
            <w:tcBorders>
              <w:bottom w:val="single" w:color="000000" w:sz="8" w:space="0"/>
            </w:tcBorders>
            <w:vAlign w:val="center"/>
          </w:tcPr>
          <w:p w14:paraId="12EAE40F">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0.524</w:t>
            </w:r>
          </w:p>
        </w:tc>
        <w:tc>
          <w:tcPr>
            <w:tcW w:w="1151" w:type="dxa"/>
            <w:tcBorders>
              <w:bottom w:val="single" w:color="000000" w:sz="8" w:space="0"/>
            </w:tcBorders>
            <w:vAlign w:val="center"/>
          </w:tcPr>
          <w:p w14:paraId="7F846182">
            <w:pPr>
              <w:keepNext/>
              <w:spacing w:before="0" w:after="0" w:line="240" w:lineRule="auto"/>
              <w:ind w:firstLine="0"/>
              <w:jc w:val="center"/>
              <w:rPr>
                <w:rFonts w:hint="eastAsia" w:ascii="宋体" w:hAnsi="宋体" w:eastAsia="宋体" w:cs="宋体"/>
              </w:rPr>
            </w:pPr>
          </w:p>
        </w:tc>
        <w:tc>
          <w:tcPr>
            <w:tcW w:w="2563" w:type="dxa"/>
            <w:tcBorders>
              <w:bottom w:val="single" w:color="000000" w:sz="8" w:space="0"/>
            </w:tcBorders>
            <w:vAlign w:val="center"/>
          </w:tcPr>
          <w:p w14:paraId="4B45021D">
            <w:pPr>
              <w:keepNext/>
              <w:spacing w:before="0" w:after="0" w:line="240" w:lineRule="auto"/>
              <w:ind w:firstLine="0"/>
              <w:jc w:val="center"/>
              <w:rPr>
                <w:rFonts w:hint="eastAsia" w:ascii="宋体" w:hAnsi="宋体" w:eastAsia="宋体" w:cs="宋体"/>
              </w:rPr>
            </w:pPr>
          </w:p>
        </w:tc>
        <w:tc>
          <w:tcPr>
            <w:tcW w:w="1153" w:type="dxa"/>
            <w:tcBorders>
              <w:bottom w:val="single" w:color="000000" w:sz="8" w:space="0"/>
            </w:tcBorders>
            <w:vAlign w:val="center"/>
          </w:tcPr>
          <w:p w14:paraId="3E3F60A0">
            <w:pPr>
              <w:keepNext/>
              <w:spacing w:before="0" w:after="0" w:line="240" w:lineRule="auto"/>
              <w:ind w:firstLine="0"/>
              <w:jc w:val="center"/>
              <w:rPr>
                <w:rFonts w:hint="eastAsia" w:ascii="宋体" w:hAnsi="宋体" w:eastAsia="宋体" w:cs="宋体"/>
              </w:rPr>
            </w:pPr>
          </w:p>
        </w:tc>
        <w:tc>
          <w:tcPr>
            <w:tcW w:w="1152" w:type="dxa"/>
            <w:tcBorders>
              <w:bottom w:val="single" w:color="000000" w:sz="8" w:space="0"/>
            </w:tcBorders>
            <w:vAlign w:val="center"/>
          </w:tcPr>
          <w:p w14:paraId="4EBFBAFB">
            <w:pPr>
              <w:keepNext/>
              <w:spacing w:before="0" w:after="0" w:line="240" w:lineRule="auto"/>
              <w:ind w:firstLine="0"/>
              <w:jc w:val="center"/>
              <w:rPr>
                <w:rFonts w:hint="eastAsia" w:ascii="宋体" w:hAnsi="宋体" w:eastAsia="宋体" w:cs="宋体"/>
              </w:rPr>
            </w:pPr>
          </w:p>
        </w:tc>
      </w:tr>
    </w:tbl>
    <w:p w14:paraId="69782B06">
      <w:pPr>
        <w:spacing w:before="120" w:after="0" w:line="240" w:lineRule="auto"/>
        <w:ind w:firstLine="0"/>
        <w:jc w:val="left"/>
        <w:rPr>
          <w:rFonts w:hint="eastAsia" w:ascii="宋体" w:hAnsi="宋体" w:eastAsia="宋体" w:cs="宋体"/>
        </w:rPr>
      </w:pPr>
      <w:r>
        <w:rPr>
          <w:rFonts w:hint="eastAsia" w:ascii="宋体" w:hAnsi="宋体" w:eastAsia="宋体" w:cs="宋体"/>
          <w:b w:val="0"/>
          <w:sz w:val="21"/>
        </w:rPr>
        <w:t>注：均值差为后测减前测；df＝162；配对差SD＝0.895；dz＝0.695。Holm校正后p＜0.001。</w:t>
      </w:r>
    </w:p>
    <w:p w14:paraId="6210C95E">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课堂教学实践均值由4.260升至4.881，平均增加0.622分，95%CI为0.483～0.760，t（162）＝8.868，Holm校正后p＜0.001，dz＝0.695。课堂实践得分的提高，是课题论证中关于教学行动变化的直接自报证据。共同题项涉及任务设计、探究组织、真实情境、开放性提问和自主研讨时间，与课题五环教学设计的实施要求相契合。后测98.77%的教师认可已将培训方法用于课堂，94.48%认可高阶活动频率提高，开放性回答也具体提到问题链与过程反馈，三类材料相互呼应，支持研修成果逐步转化为课堂做法的判断。</w:t>
      </w:r>
    </w:p>
    <w:p w14:paraId="4FAB13EA">
      <w:pPr>
        <w:pStyle w:val="4"/>
        <w:keepNext/>
        <w:spacing w:before="280" w:after="280"/>
        <w:ind w:firstLine="0" w:firstLineChars="0"/>
        <w:outlineLvl w:val="4"/>
        <w:rPr>
          <w:rFonts w:hint="eastAsia" w:ascii="宋体" w:hAnsi="宋体" w:eastAsia="宋体" w:cs="宋体"/>
        </w:rPr>
      </w:pPr>
      <w:r>
        <w:rPr>
          <w:rFonts w:hint="eastAsia" w:ascii="宋体" w:hAnsi="宋体" w:eastAsia="宋体" w:cs="宋体"/>
          <w:b/>
          <w:sz w:val="28"/>
          <w:lang w:val="en-US" w:eastAsia="zh-CN"/>
        </w:rPr>
        <w:t>3）</w:t>
      </w:r>
      <w:r>
        <w:rPr>
          <w:rFonts w:hint="eastAsia" w:ascii="宋体" w:hAnsi="宋体" w:eastAsia="宋体" w:cs="宋体"/>
          <w:b/>
          <w:sz w:val="28"/>
        </w:rPr>
        <w:t>教学自我效能</w:t>
      </w:r>
    </w:p>
    <w:p w14:paraId="25A43265">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表3-73  教学自我效能前后测比较（n＝163）</w:t>
      </w:r>
    </w:p>
    <w:tbl>
      <w:tblPr>
        <w:tblStyle w:val="12"/>
        <w:tblW w:w="8784" w:type="dxa"/>
        <w:tblInd w:w="0" w:type="dxa"/>
        <w:tblLayout w:type="fixed"/>
        <w:tblCellMar>
          <w:top w:w="0" w:type="dxa"/>
          <w:left w:w="108" w:type="dxa"/>
          <w:bottom w:w="0" w:type="dxa"/>
          <w:right w:w="108" w:type="dxa"/>
        </w:tblCellMar>
      </w:tblPr>
      <w:tblGrid>
        <w:gridCol w:w="893"/>
        <w:gridCol w:w="935"/>
        <w:gridCol w:w="937"/>
        <w:gridCol w:w="1151"/>
        <w:gridCol w:w="2563"/>
        <w:gridCol w:w="1153"/>
        <w:gridCol w:w="1152"/>
      </w:tblGrid>
      <w:tr w14:paraId="40D941C9">
        <w:tblPrEx>
          <w:tblCellMar>
            <w:top w:w="0" w:type="dxa"/>
            <w:left w:w="108" w:type="dxa"/>
            <w:bottom w:w="0" w:type="dxa"/>
            <w:right w:w="108" w:type="dxa"/>
          </w:tblCellMar>
        </w:tblPrEx>
        <w:trPr>
          <w:cantSplit/>
          <w:tblHeader/>
        </w:trPr>
        <w:tc>
          <w:tcPr>
            <w:tcW w:w="893" w:type="dxa"/>
            <w:tcBorders>
              <w:top w:val="single" w:color="000000" w:sz="8" w:space="0"/>
              <w:bottom w:val="single" w:color="000000" w:sz="8" w:space="0"/>
            </w:tcBorders>
            <w:vAlign w:val="center"/>
          </w:tcPr>
          <w:p w14:paraId="547A6C8F">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测量</w:t>
            </w:r>
          </w:p>
        </w:tc>
        <w:tc>
          <w:tcPr>
            <w:tcW w:w="935" w:type="dxa"/>
            <w:tcBorders>
              <w:top w:val="single" w:color="000000" w:sz="8" w:space="0"/>
              <w:bottom w:val="single" w:color="000000" w:sz="8" w:space="0"/>
            </w:tcBorders>
            <w:vAlign w:val="center"/>
          </w:tcPr>
          <w:p w14:paraId="07D85493">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M</w:t>
            </w:r>
          </w:p>
        </w:tc>
        <w:tc>
          <w:tcPr>
            <w:tcW w:w="937" w:type="dxa"/>
            <w:tcBorders>
              <w:top w:val="single" w:color="000000" w:sz="8" w:space="0"/>
              <w:bottom w:val="single" w:color="000000" w:sz="8" w:space="0"/>
            </w:tcBorders>
            <w:vAlign w:val="center"/>
          </w:tcPr>
          <w:p w14:paraId="6F4D4D72">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SD</w:t>
            </w:r>
          </w:p>
        </w:tc>
        <w:tc>
          <w:tcPr>
            <w:tcW w:w="1151" w:type="dxa"/>
            <w:tcBorders>
              <w:top w:val="single" w:color="000000" w:sz="8" w:space="0"/>
              <w:bottom w:val="single" w:color="000000" w:sz="8" w:space="0"/>
            </w:tcBorders>
            <w:vAlign w:val="center"/>
          </w:tcPr>
          <w:p w14:paraId="345F9A41">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均值差</w:t>
            </w:r>
          </w:p>
        </w:tc>
        <w:tc>
          <w:tcPr>
            <w:tcW w:w="2563" w:type="dxa"/>
            <w:tcBorders>
              <w:top w:val="single" w:color="000000" w:sz="8" w:space="0"/>
              <w:bottom w:val="single" w:color="000000" w:sz="8" w:space="0"/>
            </w:tcBorders>
            <w:vAlign w:val="center"/>
          </w:tcPr>
          <w:p w14:paraId="24FA56A8">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95%CI</w:t>
            </w:r>
          </w:p>
        </w:tc>
        <w:tc>
          <w:tcPr>
            <w:tcW w:w="1153" w:type="dxa"/>
            <w:tcBorders>
              <w:top w:val="single" w:color="000000" w:sz="8" w:space="0"/>
              <w:bottom w:val="single" w:color="000000" w:sz="8" w:space="0"/>
            </w:tcBorders>
            <w:vAlign w:val="center"/>
          </w:tcPr>
          <w:p w14:paraId="192A2BE0">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t</w:t>
            </w:r>
          </w:p>
        </w:tc>
        <w:tc>
          <w:tcPr>
            <w:tcW w:w="1152" w:type="dxa"/>
            <w:tcBorders>
              <w:top w:val="single" w:color="000000" w:sz="8" w:space="0"/>
              <w:bottom w:val="single" w:color="000000" w:sz="8" w:space="0"/>
            </w:tcBorders>
            <w:vAlign w:val="center"/>
          </w:tcPr>
          <w:p w14:paraId="2DBD5A52">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p</w:t>
            </w:r>
          </w:p>
        </w:tc>
      </w:tr>
      <w:tr w14:paraId="4013B344">
        <w:tblPrEx>
          <w:tblCellMar>
            <w:top w:w="0" w:type="dxa"/>
            <w:left w:w="108" w:type="dxa"/>
            <w:bottom w:w="0" w:type="dxa"/>
            <w:right w:w="108" w:type="dxa"/>
          </w:tblCellMar>
        </w:tblPrEx>
        <w:trPr>
          <w:cantSplit/>
        </w:trPr>
        <w:tc>
          <w:tcPr>
            <w:tcW w:w="893" w:type="dxa"/>
            <w:vAlign w:val="center"/>
          </w:tcPr>
          <w:p w14:paraId="70E0F1C7">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前测</w:t>
            </w:r>
          </w:p>
        </w:tc>
        <w:tc>
          <w:tcPr>
            <w:tcW w:w="935" w:type="dxa"/>
            <w:vAlign w:val="center"/>
          </w:tcPr>
          <w:p w14:paraId="3BB7EF97">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4.090</w:t>
            </w:r>
          </w:p>
        </w:tc>
        <w:tc>
          <w:tcPr>
            <w:tcW w:w="937" w:type="dxa"/>
            <w:vAlign w:val="center"/>
          </w:tcPr>
          <w:p w14:paraId="2389A531">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0.699</w:t>
            </w:r>
          </w:p>
        </w:tc>
        <w:tc>
          <w:tcPr>
            <w:tcW w:w="1151" w:type="dxa"/>
            <w:vAlign w:val="center"/>
          </w:tcPr>
          <w:p w14:paraId="51C8EA62">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0.663</w:t>
            </w:r>
          </w:p>
        </w:tc>
        <w:tc>
          <w:tcPr>
            <w:tcW w:w="2563" w:type="dxa"/>
            <w:vAlign w:val="center"/>
          </w:tcPr>
          <w:p w14:paraId="4371D07E">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0.502～0.823</w:t>
            </w:r>
          </w:p>
        </w:tc>
        <w:tc>
          <w:tcPr>
            <w:tcW w:w="1153" w:type="dxa"/>
            <w:vAlign w:val="center"/>
          </w:tcPr>
          <w:p w14:paraId="1244EC58">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8.168</w:t>
            </w:r>
          </w:p>
        </w:tc>
        <w:tc>
          <w:tcPr>
            <w:tcW w:w="1152" w:type="dxa"/>
            <w:vAlign w:val="center"/>
          </w:tcPr>
          <w:p w14:paraId="2D321101">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＜0.001</w:t>
            </w:r>
          </w:p>
        </w:tc>
      </w:tr>
      <w:tr w14:paraId="4234172D">
        <w:tblPrEx>
          <w:tblCellMar>
            <w:top w:w="0" w:type="dxa"/>
            <w:left w:w="108" w:type="dxa"/>
            <w:bottom w:w="0" w:type="dxa"/>
            <w:right w:w="108" w:type="dxa"/>
          </w:tblCellMar>
        </w:tblPrEx>
        <w:trPr>
          <w:cantSplit/>
        </w:trPr>
        <w:tc>
          <w:tcPr>
            <w:tcW w:w="893" w:type="dxa"/>
            <w:tcBorders>
              <w:bottom w:val="single" w:color="000000" w:sz="8" w:space="0"/>
            </w:tcBorders>
            <w:vAlign w:val="center"/>
          </w:tcPr>
          <w:p w14:paraId="03C84B58">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后测</w:t>
            </w:r>
          </w:p>
        </w:tc>
        <w:tc>
          <w:tcPr>
            <w:tcW w:w="935" w:type="dxa"/>
            <w:tcBorders>
              <w:bottom w:val="single" w:color="000000" w:sz="8" w:space="0"/>
            </w:tcBorders>
            <w:vAlign w:val="center"/>
          </w:tcPr>
          <w:p w14:paraId="369E153F">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4.753</w:t>
            </w:r>
          </w:p>
        </w:tc>
        <w:tc>
          <w:tcPr>
            <w:tcW w:w="937" w:type="dxa"/>
            <w:tcBorders>
              <w:bottom w:val="single" w:color="000000" w:sz="8" w:space="0"/>
            </w:tcBorders>
            <w:vAlign w:val="center"/>
          </w:tcPr>
          <w:p w14:paraId="4EBA18D4">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0.720</w:t>
            </w:r>
          </w:p>
        </w:tc>
        <w:tc>
          <w:tcPr>
            <w:tcW w:w="1151" w:type="dxa"/>
            <w:tcBorders>
              <w:bottom w:val="single" w:color="000000" w:sz="8" w:space="0"/>
            </w:tcBorders>
            <w:vAlign w:val="center"/>
          </w:tcPr>
          <w:p w14:paraId="2DF14F40">
            <w:pPr>
              <w:keepNext/>
              <w:spacing w:before="0" w:after="0" w:line="240" w:lineRule="auto"/>
              <w:ind w:firstLine="0"/>
              <w:jc w:val="center"/>
              <w:rPr>
                <w:rFonts w:hint="eastAsia" w:ascii="宋体" w:hAnsi="宋体" w:eastAsia="宋体" w:cs="宋体"/>
              </w:rPr>
            </w:pPr>
          </w:p>
        </w:tc>
        <w:tc>
          <w:tcPr>
            <w:tcW w:w="2563" w:type="dxa"/>
            <w:tcBorders>
              <w:bottom w:val="single" w:color="000000" w:sz="8" w:space="0"/>
            </w:tcBorders>
            <w:vAlign w:val="center"/>
          </w:tcPr>
          <w:p w14:paraId="2DC7B677">
            <w:pPr>
              <w:keepNext/>
              <w:spacing w:before="0" w:after="0" w:line="240" w:lineRule="auto"/>
              <w:ind w:firstLine="0"/>
              <w:jc w:val="center"/>
              <w:rPr>
                <w:rFonts w:hint="eastAsia" w:ascii="宋体" w:hAnsi="宋体" w:eastAsia="宋体" w:cs="宋体"/>
              </w:rPr>
            </w:pPr>
          </w:p>
        </w:tc>
        <w:tc>
          <w:tcPr>
            <w:tcW w:w="1153" w:type="dxa"/>
            <w:tcBorders>
              <w:bottom w:val="single" w:color="000000" w:sz="8" w:space="0"/>
            </w:tcBorders>
            <w:vAlign w:val="center"/>
          </w:tcPr>
          <w:p w14:paraId="00F12CB0">
            <w:pPr>
              <w:keepNext/>
              <w:spacing w:before="0" w:after="0" w:line="240" w:lineRule="auto"/>
              <w:ind w:firstLine="0"/>
              <w:jc w:val="center"/>
              <w:rPr>
                <w:rFonts w:hint="eastAsia" w:ascii="宋体" w:hAnsi="宋体" w:eastAsia="宋体" w:cs="宋体"/>
              </w:rPr>
            </w:pPr>
          </w:p>
        </w:tc>
        <w:tc>
          <w:tcPr>
            <w:tcW w:w="1152" w:type="dxa"/>
            <w:tcBorders>
              <w:bottom w:val="single" w:color="000000" w:sz="8" w:space="0"/>
            </w:tcBorders>
            <w:vAlign w:val="center"/>
          </w:tcPr>
          <w:p w14:paraId="7BBD8AA2">
            <w:pPr>
              <w:keepNext/>
              <w:spacing w:before="0" w:after="0" w:line="240" w:lineRule="auto"/>
              <w:ind w:firstLine="0"/>
              <w:jc w:val="center"/>
              <w:rPr>
                <w:rFonts w:hint="eastAsia" w:ascii="宋体" w:hAnsi="宋体" w:eastAsia="宋体" w:cs="宋体"/>
              </w:rPr>
            </w:pPr>
          </w:p>
        </w:tc>
      </w:tr>
    </w:tbl>
    <w:p w14:paraId="4321D191">
      <w:pPr>
        <w:spacing w:before="120" w:after="0" w:line="240" w:lineRule="auto"/>
        <w:ind w:firstLine="0"/>
        <w:jc w:val="left"/>
        <w:rPr>
          <w:rFonts w:hint="eastAsia" w:ascii="宋体" w:hAnsi="宋体" w:eastAsia="宋体" w:cs="宋体"/>
        </w:rPr>
      </w:pPr>
      <w:r>
        <w:rPr>
          <w:rFonts w:hint="eastAsia" w:ascii="宋体" w:hAnsi="宋体" w:eastAsia="宋体" w:cs="宋体"/>
          <w:b w:val="0"/>
          <w:sz w:val="21"/>
        </w:rPr>
        <w:t>注：均值差为后测减前测；df＝162；配对差SD＝1.036；dz＝0.640。Holm校正后p＜0.001。</w:t>
      </w:r>
    </w:p>
    <w:p w14:paraId="0C254F78">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教学自我效能均值由4.090升至4.753，平均增加0.663分，95%CI为0.502～0.823，t（162）＝8.168，Holm校正后p＜0.001，dz＝0.640。教学自我效能的提高表明，教师对设计高阶任务、开展教学点拨和识别学生高阶表现的信心有所增强，为课题所重视的教师循证调节提供了积极条件。高阶能力培育需要教师根据学生的表达与作品及时调整支持方式，该维度的变化与这一专业要求相契合。结合后测95.09%的教师认可自身课堂教学能力有所提升，可以看到教师对阶段实践的获得感较为积极，也为后续持续改进提供动力。</w:t>
      </w:r>
    </w:p>
    <w:p w14:paraId="446E81A8">
      <w:pPr>
        <w:pStyle w:val="4"/>
        <w:keepNext/>
        <w:spacing w:before="280" w:after="280"/>
        <w:ind w:firstLine="0" w:firstLineChars="0"/>
        <w:outlineLvl w:val="4"/>
        <w:rPr>
          <w:rFonts w:hint="eastAsia" w:ascii="宋体" w:hAnsi="宋体" w:eastAsia="宋体" w:cs="宋体"/>
        </w:rPr>
      </w:pPr>
      <w:r>
        <w:rPr>
          <w:rFonts w:hint="eastAsia" w:ascii="宋体" w:hAnsi="宋体" w:eastAsia="宋体" w:cs="宋体"/>
          <w:b/>
          <w:sz w:val="28"/>
          <w:lang w:val="en-US" w:eastAsia="zh-CN"/>
        </w:rPr>
        <w:t>4）</w:t>
      </w:r>
      <w:r>
        <w:rPr>
          <w:rFonts w:hint="eastAsia" w:ascii="宋体" w:hAnsi="宋体" w:eastAsia="宋体" w:cs="宋体"/>
          <w:b/>
          <w:sz w:val="28"/>
        </w:rPr>
        <w:t>现实开展阻碍</w:t>
      </w:r>
    </w:p>
    <w:p w14:paraId="5D189A27">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表3-74  现实开展阻碍前后测比较（n＝163）</w:t>
      </w:r>
    </w:p>
    <w:tbl>
      <w:tblPr>
        <w:tblStyle w:val="12"/>
        <w:tblW w:w="8784" w:type="dxa"/>
        <w:tblInd w:w="0" w:type="dxa"/>
        <w:tblLayout w:type="fixed"/>
        <w:tblCellMar>
          <w:top w:w="0" w:type="dxa"/>
          <w:left w:w="108" w:type="dxa"/>
          <w:bottom w:w="0" w:type="dxa"/>
          <w:right w:w="108" w:type="dxa"/>
        </w:tblCellMar>
      </w:tblPr>
      <w:tblGrid>
        <w:gridCol w:w="893"/>
        <w:gridCol w:w="935"/>
        <w:gridCol w:w="937"/>
        <w:gridCol w:w="1151"/>
        <w:gridCol w:w="2563"/>
        <w:gridCol w:w="1153"/>
        <w:gridCol w:w="1152"/>
      </w:tblGrid>
      <w:tr w14:paraId="6C1E86CB">
        <w:tblPrEx>
          <w:tblCellMar>
            <w:top w:w="0" w:type="dxa"/>
            <w:left w:w="108" w:type="dxa"/>
            <w:bottom w:w="0" w:type="dxa"/>
            <w:right w:w="108" w:type="dxa"/>
          </w:tblCellMar>
        </w:tblPrEx>
        <w:trPr>
          <w:cantSplit/>
          <w:tblHeader/>
        </w:trPr>
        <w:tc>
          <w:tcPr>
            <w:tcW w:w="893" w:type="dxa"/>
            <w:tcBorders>
              <w:top w:val="single" w:color="000000" w:sz="8" w:space="0"/>
              <w:bottom w:val="single" w:color="000000" w:sz="8" w:space="0"/>
            </w:tcBorders>
            <w:vAlign w:val="center"/>
          </w:tcPr>
          <w:p w14:paraId="330C55BB">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测量</w:t>
            </w:r>
          </w:p>
        </w:tc>
        <w:tc>
          <w:tcPr>
            <w:tcW w:w="935" w:type="dxa"/>
            <w:tcBorders>
              <w:top w:val="single" w:color="000000" w:sz="8" w:space="0"/>
              <w:bottom w:val="single" w:color="000000" w:sz="8" w:space="0"/>
            </w:tcBorders>
            <w:vAlign w:val="center"/>
          </w:tcPr>
          <w:p w14:paraId="4F68DE8F">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M</w:t>
            </w:r>
          </w:p>
        </w:tc>
        <w:tc>
          <w:tcPr>
            <w:tcW w:w="937" w:type="dxa"/>
            <w:tcBorders>
              <w:top w:val="single" w:color="000000" w:sz="8" w:space="0"/>
              <w:bottom w:val="single" w:color="000000" w:sz="8" w:space="0"/>
            </w:tcBorders>
            <w:vAlign w:val="center"/>
          </w:tcPr>
          <w:p w14:paraId="4FA7AE2D">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SD</w:t>
            </w:r>
          </w:p>
        </w:tc>
        <w:tc>
          <w:tcPr>
            <w:tcW w:w="1151" w:type="dxa"/>
            <w:tcBorders>
              <w:top w:val="single" w:color="000000" w:sz="8" w:space="0"/>
              <w:bottom w:val="single" w:color="000000" w:sz="8" w:space="0"/>
            </w:tcBorders>
            <w:vAlign w:val="center"/>
          </w:tcPr>
          <w:p w14:paraId="70E1EFB2">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均值差</w:t>
            </w:r>
          </w:p>
        </w:tc>
        <w:tc>
          <w:tcPr>
            <w:tcW w:w="2563" w:type="dxa"/>
            <w:tcBorders>
              <w:top w:val="single" w:color="000000" w:sz="8" w:space="0"/>
              <w:bottom w:val="single" w:color="000000" w:sz="8" w:space="0"/>
            </w:tcBorders>
            <w:vAlign w:val="center"/>
          </w:tcPr>
          <w:p w14:paraId="783CBB5D">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95%CI</w:t>
            </w:r>
          </w:p>
        </w:tc>
        <w:tc>
          <w:tcPr>
            <w:tcW w:w="1153" w:type="dxa"/>
            <w:tcBorders>
              <w:top w:val="single" w:color="000000" w:sz="8" w:space="0"/>
              <w:bottom w:val="single" w:color="000000" w:sz="8" w:space="0"/>
            </w:tcBorders>
            <w:vAlign w:val="center"/>
          </w:tcPr>
          <w:p w14:paraId="1AF8B97B">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t</w:t>
            </w:r>
          </w:p>
        </w:tc>
        <w:tc>
          <w:tcPr>
            <w:tcW w:w="1152" w:type="dxa"/>
            <w:tcBorders>
              <w:top w:val="single" w:color="000000" w:sz="8" w:space="0"/>
              <w:bottom w:val="single" w:color="000000" w:sz="8" w:space="0"/>
            </w:tcBorders>
            <w:vAlign w:val="center"/>
          </w:tcPr>
          <w:p w14:paraId="48F0FED0">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p</w:t>
            </w:r>
          </w:p>
        </w:tc>
      </w:tr>
      <w:tr w14:paraId="11A12FB6">
        <w:tblPrEx>
          <w:tblCellMar>
            <w:top w:w="0" w:type="dxa"/>
            <w:left w:w="108" w:type="dxa"/>
            <w:bottom w:w="0" w:type="dxa"/>
            <w:right w:w="108" w:type="dxa"/>
          </w:tblCellMar>
        </w:tblPrEx>
        <w:trPr>
          <w:cantSplit/>
        </w:trPr>
        <w:tc>
          <w:tcPr>
            <w:tcW w:w="893" w:type="dxa"/>
            <w:vAlign w:val="center"/>
          </w:tcPr>
          <w:p w14:paraId="51A57D8D">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前测</w:t>
            </w:r>
          </w:p>
        </w:tc>
        <w:tc>
          <w:tcPr>
            <w:tcW w:w="935" w:type="dxa"/>
            <w:vAlign w:val="center"/>
          </w:tcPr>
          <w:p w14:paraId="51BB8BD6">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3.639</w:t>
            </w:r>
          </w:p>
        </w:tc>
        <w:tc>
          <w:tcPr>
            <w:tcW w:w="937" w:type="dxa"/>
            <w:vAlign w:val="center"/>
          </w:tcPr>
          <w:p w14:paraId="5E5C04C5">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0.952</w:t>
            </w:r>
          </w:p>
        </w:tc>
        <w:tc>
          <w:tcPr>
            <w:tcW w:w="1151" w:type="dxa"/>
            <w:vAlign w:val="center"/>
          </w:tcPr>
          <w:p w14:paraId="230EBC43">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-2.093</w:t>
            </w:r>
          </w:p>
        </w:tc>
        <w:tc>
          <w:tcPr>
            <w:tcW w:w="2563" w:type="dxa"/>
            <w:vAlign w:val="center"/>
          </w:tcPr>
          <w:p w14:paraId="215F14E2">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-2.269～-1.917</w:t>
            </w:r>
          </w:p>
        </w:tc>
        <w:tc>
          <w:tcPr>
            <w:tcW w:w="1153" w:type="dxa"/>
            <w:vAlign w:val="center"/>
          </w:tcPr>
          <w:p w14:paraId="3FC0C5E9">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-23.448</w:t>
            </w:r>
          </w:p>
        </w:tc>
        <w:tc>
          <w:tcPr>
            <w:tcW w:w="1152" w:type="dxa"/>
            <w:vAlign w:val="center"/>
          </w:tcPr>
          <w:p w14:paraId="3BFED8F3">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＜0.001</w:t>
            </w:r>
          </w:p>
        </w:tc>
      </w:tr>
      <w:tr w14:paraId="3F487F28">
        <w:tblPrEx>
          <w:tblCellMar>
            <w:top w:w="0" w:type="dxa"/>
            <w:left w:w="108" w:type="dxa"/>
            <w:bottom w:w="0" w:type="dxa"/>
            <w:right w:w="108" w:type="dxa"/>
          </w:tblCellMar>
        </w:tblPrEx>
        <w:trPr>
          <w:cantSplit/>
        </w:trPr>
        <w:tc>
          <w:tcPr>
            <w:tcW w:w="893" w:type="dxa"/>
            <w:tcBorders>
              <w:bottom w:val="single" w:color="000000" w:sz="8" w:space="0"/>
            </w:tcBorders>
            <w:vAlign w:val="center"/>
          </w:tcPr>
          <w:p w14:paraId="3CD3D6D6">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后测</w:t>
            </w:r>
          </w:p>
        </w:tc>
        <w:tc>
          <w:tcPr>
            <w:tcW w:w="935" w:type="dxa"/>
            <w:tcBorders>
              <w:bottom w:val="single" w:color="000000" w:sz="8" w:space="0"/>
            </w:tcBorders>
            <w:vAlign w:val="center"/>
          </w:tcPr>
          <w:p w14:paraId="75DB6934">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1.546</w:t>
            </w:r>
          </w:p>
        </w:tc>
        <w:tc>
          <w:tcPr>
            <w:tcW w:w="937" w:type="dxa"/>
            <w:tcBorders>
              <w:bottom w:val="single" w:color="000000" w:sz="8" w:space="0"/>
            </w:tcBorders>
            <w:vAlign w:val="center"/>
          </w:tcPr>
          <w:p w14:paraId="4059E411">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0.623</w:t>
            </w:r>
          </w:p>
        </w:tc>
        <w:tc>
          <w:tcPr>
            <w:tcW w:w="1151" w:type="dxa"/>
            <w:tcBorders>
              <w:bottom w:val="single" w:color="000000" w:sz="8" w:space="0"/>
            </w:tcBorders>
            <w:vAlign w:val="center"/>
          </w:tcPr>
          <w:p w14:paraId="5C3635B9">
            <w:pPr>
              <w:keepNext/>
              <w:spacing w:before="0" w:after="0" w:line="240" w:lineRule="auto"/>
              <w:ind w:firstLine="0"/>
              <w:jc w:val="center"/>
              <w:rPr>
                <w:rFonts w:hint="eastAsia" w:ascii="宋体" w:hAnsi="宋体" w:eastAsia="宋体" w:cs="宋体"/>
              </w:rPr>
            </w:pPr>
          </w:p>
        </w:tc>
        <w:tc>
          <w:tcPr>
            <w:tcW w:w="2563" w:type="dxa"/>
            <w:tcBorders>
              <w:bottom w:val="single" w:color="000000" w:sz="8" w:space="0"/>
            </w:tcBorders>
            <w:vAlign w:val="center"/>
          </w:tcPr>
          <w:p w14:paraId="23F999B2">
            <w:pPr>
              <w:keepNext/>
              <w:spacing w:before="0" w:after="0" w:line="240" w:lineRule="auto"/>
              <w:ind w:firstLine="0"/>
              <w:jc w:val="center"/>
              <w:rPr>
                <w:rFonts w:hint="eastAsia" w:ascii="宋体" w:hAnsi="宋体" w:eastAsia="宋体" w:cs="宋体"/>
              </w:rPr>
            </w:pPr>
          </w:p>
        </w:tc>
        <w:tc>
          <w:tcPr>
            <w:tcW w:w="1153" w:type="dxa"/>
            <w:tcBorders>
              <w:bottom w:val="single" w:color="000000" w:sz="8" w:space="0"/>
            </w:tcBorders>
            <w:vAlign w:val="center"/>
          </w:tcPr>
          <w:p w14:paraId="7AF4F3B8">
            <w:pPr>
              <w:keepNext/>
              <w:spacing w:before="0" w:after="0" w:line="240" w:lineRule="auto"/>
              <w:ind w:firstLine="0"/>
              <w:jc w:val="center"/>
              <w:rPr>
                <w:rFonts w:hint="eastAsia" w:ascii="宋体" w:hAnsi="宋体" w:eastAsia="宋体" w:cs="宋体"/>
              </w:rPr>
            </w:pPr>
          </w:p>
        </w:tc>
        <w:tc>
          <w:tcPr>
            <w:tcW w:w="1152" w:type="dxa"/>
            <w:tcBorders>
              <w:bottom w:val="single" w:color="000000" w:sz="8" w:space="0"/>
            </w:tcBorders>
            <w:vAlign w:val="center"/>
          </w:tcPr>
          <w:p w14:paraId="71017A03">
            <w:pPr>
              <w:keepNext/>
              <w:spacing w:before="0" w:after="0" w:line="240" w:lineRule="auto"/>
              <w:ind w:firstLine="0"/>
              <w:jc w:val="center"/>
              <w:rPr>
                <w:rFonts w:hint="eastAsia" w:ascii="宋体" w:hAnsi="宋体" w:eastAsia="宋体" w:cs="宋体"/>
              </w:rPr>
            </w:pPr>
          </w:p>
        </w:tc>
      </w:tr>
    </w:tbl>
    <w:p w14:paraId="622F0399">
      <w:pPr>
        <w:spacing w:before="120" w:after="0" w:line="240" w:lineRule="auto"/>
        <w:ind w:firstLine="0"/>
        <w:jc w:val="left"/>
        <w:rPr>
          <w:rFonts w:hint="eastAsia" w:ascii="宋体" w:hAnsi="宋体" w:eastAsia="宋体" w:cs="宋体"/>
        </w:rPr>
      </w:pPr>
      <w:r>
        <w:rPr>
          <w:rFonts w:hint="eastAsia" w:ascii="宋体" w:hAnsi="宋体" w:eastAsia="宋体" w:cs="宋体"/>
          <w:b w:val="0"/>
          <w:sz w:val="21"/>
        </w:rPr>
        <w:t>注：均值差为后测减前测；df＝162；配对差SD＝1.140；dz＝-1.837。Holm校正后p＜0.001。</w:t>
      </w:r>
    </w:p>
    <w:p w14:paraId="6DF1DCF1">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 xml:space="preserve">现实开展阻碍均值由3.639降至1.546，平均下降2.093分，95%CI为－2.269～－1.917，t（162）＝－23.448，Holm校正后p＜0.001，dz＝－1.837。负向差值表示教师对现实阻碍表述的认同下降。</w:t>
      </w:r>
      <w:del w:id="90078" w:author="Claude" w:date="2026-10-27T03:49:22Z">
        <w:r>
          <w:rPr>
            <w:rFonts w:hint="eastAsia" w:ascii="宋体" w:hAnsi="宋体" w:eastAsia="宋体" w:cs="宋体"/>
            <w:b w:val="0"/>
            <w:sz w:val="24"/>
          </w:rPr>
          <w:delText xml:space="preserve">对课题实施而言，</w:delText>
        </w:r>
      </w:del>
      <w:r>
        <w:rPr>
          <w:rFonts w:hint="eastAsia" w:ascii="宋体" w:hAnsi="宋体" w:eastAsia="宋体" w:cs="宋体"/>
          <w:b w:val="0"/>
          <w:sz w:val="24"/>
        </w:rPr>
        <w:t xml:space="preserve">这一结果支持教师主观实施困难有所减轻的判断，为相关教学做法持续推进提供了积极线索。它与课堂实践及自我效能的提高形成呼应，表明教师在更加积极地开展教学尝试的同时，对实施可行性的感受也有所改善。开放性回答仍保留课时、分层与评价方面的困难，因此更适宜将成效概括为实施阻碍感受减轻、实践条件的主观评价改善，而非客观问题已经消除。后测阻碍题引导语与前测存在差异，仍需结合这一可比性限制解释下降幅度。</w:t>
      </w:r>
    </w:p>
    <w:p w14:paraId="073100DC">
      <w:pPr>
        <w:pStyle w:val="3"/>
        <w:keepNext/>
        <w:ind w:firstLine="0" w:firstLineChars="0"/>
        <w:outlineLvl w:val="3"/>
        <w:rPr>
          <w:rFonts w:hint="eastAsia" w:ascii="宋体" w:hAnsi="宋体" w:eastAsia="宋体" w:cs="宋体"/>
        </w:rPr>
      </w:pPr>
      <w:bookmarkStart w:id="111" w:name="_Toc1515"/>
      <w:r>
        <w:rPr>
          <w:rFonts w:hint="eastAsia" w:ascii="宋体" w:hAnsi="宋体" w:eastAsia="宋体" w:cs="宋体"/>
          <w:b/>
          <w:sz w:val="28"/>
          <w:lang w:eastAsia="zh-CN"/>
        </w:rPr>
        <w:t>（</w:t>
      </w:r>
      <w:r>
        <w:rPr>
          <w:rFonts w:hint="eastAsia" w:ascii="宋体" w:hAnsi="宋体" w:eastAsia="宋体" w:cs="宋体"/>
          <w:b/>
          <w:sz w:val="28"/>
          <w:lang w:val="en-US" w:eastAsia="zh-CN"/>
        </w:rPr>
        <w:t>3）</w:t>
      </w:r>
      <w:r>
        <w:rPr>
          <w:rFonts w:hint="eastAsia" w:ascii="宋体" w:hAnsi="宋体" w:eastAsia="宋体" w:cs="宋体"/>
          <w:b/>
          <w:sz w:val="28"/>
        </w:rPr>
        <w:t>后测新增题目的补充分析</w:t>
      </w:r>
      <w:bookmarkEnd w:id="111"/>
    </w:p>
    <w:p w14:paraId="7DB8F198">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以下分析限定于纳入比较的163份后测记录，积极选择指“符合”或“完全符合”。新增题目反映教师对阶段学习和实践的主观感受，因无相同题目的前测基线，仅作描述性补充，不进行前后测配对检验。</w:t>
      </w:r>
    </w:p>
    <w:p w14:paraId="130225A9">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表3-75  后测新增评分题的描述性结果</w:t>
      </w:r>
    </w:p>
    <w:tbl>
      <w:tblPr>
        <w:tblStyle w:val="12"/>
        <w:tblW w:w="9504" w:type="dxa"/>
        <w:tblInd w:w="0" w:type="dxa"/>
        <w:tblLayout w:type="fixed"/>
        <w:tblCellMar>
          <w:top w:w="0" w:type="dxa"/>
          <w:left w:w="108" w:type="dxa"/>
          <w:bottom w:w="0" w:type="dxa"/>
          <w:right w:w="108" w:type="dxa"/>
        </w:tblCellMar>
      </w:tblPr>
      <w:tblGrid>
        <w:gridCol w:w="5039"/>
        <w:gridCol w:w="1009"/>
        <w:gridCol w:w="1007"/>
        <w:gridCol w:w="1152"/>
        <w:gridCol w:w="1297"/>
      </w:tblGrid>
      <w:tr w14:paraId="7B4DB53B">
        <w:tblPrEx>
          <w:tblCellMar>
            <w:top w:w="0" w:type="dxa"/>
            <w:left w:w="108" w:type="dxa"/>
            <w:bottom w:w="0" w:type="dxa"/>
            <w:right w:w="108" w:type="dxa"/>
          </w:tblCellMar>
        </w:tblPrEx>
        <w:trPr>
          <w:cantSplit/>
          <w:tblHeader/>
        </w:trPr>
        <w:tc>
          <w:tcPr>
            <w:tcW w:w="5039" w:type="dxa"/>
            <w:tcBorders>
              <w:top w:val="single" w:color="000000" w:sz="8" w:space="0"/>
              <w:bottom w:val="single" w:color="000000" w:sz="8" w:space="0"/>
            </w:tcBorders>
            <w:vAlign w:val="center"/>
          </w:tcPr>
          <w:p w14:paraId="26592ECB">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题项</w:t>
            </w:r>
          </w:p>
        </w:tc>
        <w:tc>
          <w:tcPr>
            <w:tcW w:w="1009" w:type="dxa"/>
            <w:tcBorders>
              <w:top w:val="single" w:color="000000" w:sz="8" w:space="0"/>
              <w:bottom w:val="single" w:color="000000" w:sz="8" w:space="0"/>
            </w:tcBorders>
            <w:vAlign w:val="center"/>
          </w:tcPr>
          <w:p w14:paraId="05F38AE0">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M</w:t>
            </w:r>
          </w:p>
        </w:tc>
        <w:tc>
          <w:tcPr>
            <w:tcW w:w="1007" w:type="dxa"/>
            <w:tcBorders>
              <w:top w:val="single" w:color="000000" w:sz="8" w:space="0"/>
              <w:bottom w:val="single" w:color="000000" w:sz="8" w:space="0"/>
            </w:tcBorders>
            <w:vAlign w:val="center"/>
          </w:tcPr>
          <w:p w14:paraId="68C6474A">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SD</w:t>
            </w:r>
          </w:p>
        </w:tc>
        <w:tc>
          <w:tcPr>
            <w:tcW w:w="1152" w:type="dxa"/>
            <w:tcBorders>
              <w:top w:val="single" w:color="000000" w:sz="8" w:space="0"/>
              <w:bottom w:val="single" w:color="000000" w:sz="8" w:space="0"/>
            </w:tcBorders>
            <w:vAlign w:val="center"/>
          </w:tcPr>
          <w:p w14:paraId="7D410E20">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积极人数</w:t>
            </w:r>
          </w:p>
        </w:tc>
        <w:tc>
          <w:tcPr>
            <w:tcW w:w="1297" w:type="dxa"/>
            <w:tcBorders>
              <w:top w:val="single" w:color="000000" w:sz="8" w:space="0"/>
              <w:bottom w:val="single" w:color="000000" w:sz="8" w:space="0"/>
            </w:tcBorders>
            <w:vAlign w:val="center"/>
          </w:tcPr>
          <w:p w14:paraId="435B0E8B">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比例（%）</w:t>
            </w:r>
          </w:p>
        </w:tc>
      </w:tr>
      <w:tr w14:paraId="6781D0F7">
        <w:tblPrEx>
          <w:tblCellMar>
            <w:top w:w="0" w:type="dxa"/>
            <w:left w:w="108" w:type="dxa"/>
            <w:bottom w:w="0" w:type="dxa"/>
            <w:right w:w="108" w:type="dxa"/>
          </w:tblCellMar>
        </w:tblPrEx>
        <w:trPr>
          <w:cantSplit/>
        </w:trPr>
        <w:tc>
          <w:tcPr>
            <w:tcW w:w="5039" w:type="dxa"/>
            <w:vAlign w:val="center"/>
          </w:tcPr>
          <w:p w14:paraId="2D895766">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我对什么是高阶能力的理解更加清晰了</w:t>
            </w:r>
          </w:p>
        </w:tc>
        <w:tc>
          <w:tcPr>
            <w:tcW w:w="1009" w:type="dxa"/>
            <w:vAlign w:val="center"/>
          </w:tcPr>
          <w:p w14:paraId="12A40304">
            <w:pPr>
              <w:spacing w:before="0" w:after="0" w:line="240" w:lineRule="auto"/>
              <w:ind w:firstLine="0"/>
              <w:jc w:val="center"/>
              <w:rPr>
                <w:rFonts w:hint="eastAsia" w:ascii="宋体" w:hAnsi="宋体" w:eastAsia="宋体" w:cs="宋体"/>
              </w:rPr>
            </w:pPr>
            <w:r>
              <w:rPr>
                <w:rFonts w:hint="eastAsia" w:ascii="宋体" w:hAnsi="宋体" w:eastAsia="宋体" w:cs="宋体"/>
                <w:sz w:val="21"/>
              </w:rPr>
              <w:t>4.718</w:t>
            </w:r>
          </w:p>
        </w:tc>
        <w:tc>
          <w:tcPr>
            <w:tcW w:w="1007" w:type="dxa"/>
            <w:vAlign w:val="center"/>
          </w:tcPr>
          <w:p w14:paraId="5FF1CF58">
            <w:pPr>
              <w:spacing w:before="0" w:after="0" w:line="240" w:lineRule="auto"/>
              <w:ind w:firstLine="0"/>
              <w:jc w:val="center"/>
              <w:rPr>
                <w:rFonts w:hint="eastAsia" w:ascii="宋体" w:hAnsi="宋体" w:eastAsia="宋体" w:cs="宋体"/>
              </w:rPr>
            </w:pPr>
            <w:r>
              <w:rPr>
                <w:rFonts w:hint="eastAsia" w:ascii="宋体" w:hAnsi="宋体" w:eastAsia="宋体" w:cs="宋体"/>
                <w:sz w:val="21"/>
              </w:rPr>
              <w:t>0.906</w:t>
            </w:r>
          </w:p>
        </w:tc>
        <w:tc>
          <w:tcPr>
            <w:tcW w:w="1152" w:type="dxa"/>
            <w:vAlign w:val="center"/>
          </w:tcPr>
          <w:p w14:paraId="4C589A5B">
            <w:pPr>
              <w:spacing w:before="0" w:after="0" w:line="240" w:lineRule="auto"/>
              <w:ind w:firstLine="0"/>
              <w:jc w:val="center"/>
              <w:rPr>
                <w:rFonts w:hint="eastAsia" w:ascii="宋体" w:hAnsi="宋体" w:eastAsia="宋体" w:cs="宋体"/>
              </w:rPr>
            </w:pPr>
            <w:r>
              <w:rPr>
                <w:rFonts w:hint="eastAsia" w:ascii="宋体" w:hAnsi="宋体" w:eastAsia="宋体" w:cs="宋体"/>
                <w:sz w:val="21"/>
              </w:rPr>
              <w:t>147</w:t>
            </w:r>
          </w:p>
        </w:tc>
        <w:tc>
          <w:tcPr>
            <w:tcW w:w="1297" w:type="dxa"/>
            <w:vAlign w:val="center"/>
          </w:tcPr>
          <w:p w14:paraId="507FF1FE">
            <w:pPr>
              <w:spacing w:before="0" w:after="0" w:line="240" w:lineRule="auto"/>
              <w:ind w:firstLine="0"/>
              <w:jc w:val="center"/>
              <w:rPr>
                <w:rFonts w:hint="eastAsia" w:ascii="宋体" w:hAnsi="宋体" w:eastAsia="宋体" w:cs="宋体"/>
              </w:rPr>
            </w:pPr>
            <w:r>
              <w:rPr>
                <w:rFonts w:hint="eastAsia" w:ascii="宋体" w:hAnsi="宋体" w:eastAsia="宋体" w:cs="宋体"/>
                <w:sz w:val="21"/>
              </w:rPr>
              <w:t>90.18</w:t>
            </w:r>
          </w:p>
        </w:tc>
      </w:tr>
      <w:tr w14:paraId="454B58E6">
        <w:tblPrEx>
          <w:tblCellMar>
            <w:top w:w="0" w:type="dxa"/>
            <w:left w:w="108" w:type="dxa"/>
            <w:bottom w:w="0" w:type="dxa"/>
            <w:right w:w="108" w:type="dxa"/>
          </w:tblCellMar>
        </w:tblPrEx>
        <w:trPr>
          <w:cantSplit/>
        </w:trPr>
        <w:tc>
          <w:tcPr>
            <w:tcW w:w="5039" w:type="dxa"/>
            <w:vAlign w:val="center"/>
          </w:tcPr>
          <w:p w14:paraId="73D5BA6A">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我认为高阶能力培育与学科教学质量提升并不矛盾，可以协同推进</w:t>
            </w:r>
          </w:p>
        </w:tc>
        <w:tc>
          <w:tcPr>
            <w:tcW w:w="1009" w:type="dxa"/>
            <w:vAlign w:val="center"/>
          </w:tcPr>
          <w:p w14:paraId="19A69661">
            <w:pPr>
              <w:spacing w:before="0" w:after="0" w:line="240" w:lineRule="auto"/>
              <w:ind w:firstLine="0"/>
              <w:jc w:val="center"/>
              <w:rPr>
                <w:rFonts w:hint="eastAsia" w:ascii="宋体" w:hAnsi="宋体" w:eastAsia="宋体" w:cs="宋体"/>
              </w:rPr>
            </w:pPr>
            <w:r>
              <w:rPr>
                <w:rFonts w:hint="eastAsia" w:ascii="宋体" w:hAnsi="宋体" w:eastAsia="宋体" w:cs="宋体"/>
                <w:sz w:val="21"/>
              </w:rPr>
              <w:t>4.748</w:t>
            </w:r>
          </w:p>
        </w:tc>
        <w:tc>
          <w:tcPr>
            <w:tcW w:w="1007" w:type="dxa"/>
            <w:vAlign w:val="center"/>
          </w:tcPr>
          <w:p w14:paraId="691AB089">
            <w:pPr>
              <w:spacing w:before="0" w:after="0" w:line="240" w:lineRule="auto"/>
              <w:ind w:firstLine="0"/>
              <w:jc w:val="center"/>
              <w:rPr>
                <w:rFonts w:hint="eastAsia" w:ascii="宋体" w:hAnsi="宋体" w:eastAsia="宋体" w:cs="宋体"/>
              </w:rPr>
            </w:pPr>
            <w:r>
              <w:rPr>
                <w:rFonts w:hint="eastAsia" w:ascii="宋体" w:hAnsi="宋体" w:eastAsia="宋体" w:cs="宋体"/>
                <w:sz w:val="21"/>
              </w:rPr>
              <w:t>0.891</w:t>
            </w:r>
          </w:p>
        </w:tc>
        <w:tc>
          <w:tcPr>
            <w:tcW w:w="1152" w:type="dxa"/>
            <w:vAlign w:val="center"/>
          </w:tcPr>
          <w:p w14:paraId="538877A8">
            <w:pPr>
              <w:spacing w:before="0" w:after="0" w:line="240" w:lineRule="auto"/>
              <w:ind w:firstLine="0"/>
              <w:jc w:val="center"/>
              <w:rPr>
                <w:rFonts w:hint="eastAsia" w:ascii="宋体" w:hAnsi="宋体" w:eastAsia="宋体" w:cs="宋体"/>
              </w:rPr>
            </w:pPr>
            <w:r>
              <w:rPr>
                <w:rFonts w:hint="eastAsia" w:ascii="宋体" w:hAnsi="宋体" w:eastAsia="宋体" w:cs="宋体"/>
                <w:sz w:val="21"/>
              </w:rPr>
              <w:t>150</w:t>
            </w:r>
          </w:p>
        </w:tc>
        <w:tc>
          <w:tcPr>
            <w:tcW w:w="1297" w:type="dxa"/>
            <w:vAlign w:val="center"/>
          </w:tcPr>
          <w:p w14:paraId="012A8D94">
            <w:pPr>
              <w:spacing w:before="0" w:after="0" w:line="240" w:lineRule="auto"/>
              <w:ind w:firstLine="0"/>
              <w:jc w:val="center"/>
              <w:rPr>
                <w:rFonts w:hint="eastAsia" w:ascii="宋体" w:hAnsi="宋体" w:eastAsia="宋体" w:cs="宋体"/>
              </w:rPr>
            </w:pPr>
            <w:r>
              <w:rPr>
                <w:rFonts w:hint="eastAsia" w:ascii="宋体" w:hAnsi="宋体" w:eastAsia="宋体" w:cs="宋体"/>
                <w:sz w:val="21"/>
              </w:rPr>
              <w:t>92.02</w:t>
            </w:r>
          </w:p>
        </w:tc>
      </w:tr>
      <w:tr w14:paraId="49A6926B">
        <w:tblPrEx>
          <w:tblCellMar>
            <w:top w:w="0" w:type="dxa"/>
            <w:left w:w="108" w:type="dxa"/>
            <w:bottom w:w="0" w:type="dxa"/>
            <w:right w:w="108" w:type="dxa"/>
          </w:tblCellMar>
        </w:tblPrEx>
        <w:trPr>
          <w:cantSplit/>
        </w:trPr>
        <w:tc>
          <w:tcPr>
            <w:tcW w:w="5039" w:type="dxa"/>
            <w:vAlign w:val="center"/>
          </w:tcPr>
          <w:p w14:paraId="4B05721A">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本阶段教学中，我已把培训中学到的某些方法实际用到课堂上</w:t>
            </w:r>
          </w:p>
        </w:tc>
        <w:tc>
          <w:tcPr>
            <w:tcW w:w="1009" w:type="dxa"/>
            <w:vAlign w:val="center"/>
          </w:tcPr>
          <w:p w14:paraId="11822696">
            <w:pPr>
              <w:spacing w:before="0" w:after="0" w:line="240" w:lineRule="auto"/>
              <w:ind w:firstLine="0"/>
              <w:jc w:val="center"/>
              <w:rPr>
                <w:rFonts w:hint="eastAsia" w:ascii="宋体" w:hAnsi="宋体" w:eastAsia="宋体" w:cs="宋体"/>
              </w:rPr>
            </w:pPr>
            <w:r>
              <w:rPr>
                <w:rFonts w:hint="eastAsia" w:ascii="宋体" w:hAnsi="宋体" w:eastAsia="宋体" w:cs="宋体"/>
                <w:sz w:val="21"/>
              </w:rPr>
              <w:t>4.963</w:t>
            </w:r>
          </w:p>
        </w:tc>
        <w:tc>
          <w:tcPr>
            <w:tcW w:w="1007" w:type="dxa"/>
            <w:vAlign w:val="center"/>
          </w:tcPr>
          <w:p w14:paraId="3C6CAA28">
            <w:pPr>
              <w:spacing w:before="0" w:after="0" w:line="240" w:lineRule="auto"/>
              <w:ind w:firstLine="0"/>
              <w:jc w:val="center"/>
              <w:rPr>
                <w:rFonts w:hint="eastAsia" w:ascii="宋体" w:hAnsi="宋体" w:eastAsia="宋体" w:cs="宋体"/>
              </w:rPr>
            </w:pPr>
            <w:r>
              <w:rPr>
                <w:rFonts w:hint="eastAsia" w:ascii="宋体" w:hAnsi="宋体" w:eastAsia="宋体" w:cs="宋体"/>
                <w:sz w:val="21"/>
              </w:rPr>
              <w:t>0.349</w:t>
            </w:r>
          </w:p>
        </w:tc>
        <w:tc>
          <w:tcPr>
            <w:tcW w:w="1152" w:type="dxa"/>
            <w:vAlign w:val="center"/>
          </w:tcPr>
          <w:p w14:paraId="5369E9B0">
            <w:pPr>
              <w:spacing w:before="0" w:after="0" w:line="240" w:lineRule="auto"/>
              <w:ind w:firstLine="0"/>
              <w:jc w:val="center"/>
              <w:rPr>
                <w:rFonts w:hint="eastAsia" w:ascii="宋体" w:hAnsi="宋体" w:eastAsia="宋体" w:cs="宋体"/>
              </w:rPr>
            </w:pPr>
            <w:r>
              <w:rPr>
                <w:rFonts w:hint="eastAsia" w:ascii="宋体" w:hAnsi="宋体" w:eastAsia="宋体" w:cs="宋体"/>
                <w:sz w:val="21"/>
              </w:rPr>
              <w:t>161</w:t>
            </w:r>
          </w:p>
        </w:tc>
        <w:tc>
          <w:tcPr>
            <w:tcW w:w="1297" w:type="dxa"/>
            <w:vAlign w:val="center"/>
          </w:tcPr>
          <w:p w14:paraId="3BDF9FC9">
            <w:pPr>
              <w:spacing w:before="0" w:after="0" w:line="240" w:lineRule="auto"/>
              <w:ind w:firstLine="0"/>
              <w:jc w:val="center"/>
              <w:rPr>
                <w:rFonts w:hint="eastAsia" w:ascii="宋体" w:hAnsi="宋体" w:eastAsia="宋体" w:cs="宋体"/>
              </w:rPr>
            </w:pPr>
            <w:r>
              <w:rPr>
                <w:rFonts w:hint="eastAsia" w:ascii="宋体" w:hAnsi="宋体" w:eastAsia="宋体" w:cs="宋体"/>
                <w:sz w:val="21"/>
              </w:rPr>
              <w:t>98.77</w:t>
            </w:r>
          </w:p>
        </w:tc>
      </w:tr>
      <w:tr w14:paraId="532ADF45">
        <w:tblPrEx>
          <w:tblCellMar>
            <w:top w:w="0" w:type="dxa"/>
            <w:left w:w="108" w:type="dxa"/>
            <w:bottom w:w="0" w:type="dxa"/>
            <w:right w:w="108" w:type="dxa"/>
          </w:tblCellMar>
        </w:tblPrEx>
        <w:trPr>
          <w:cantSplit/>
        </w:trPr>
        <w:tc>
          <w:tcPr>
            <w:tcW w:w="5039" w:type="dxa"/>
            <w:vAlign w:val="center"/>
          </w:tcPr>
          <w:p w14:paraId="11CD95CB">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相比前期，我在课堂上开展高阶活动的频率有所提高</w:t>
            </w:r>
          </w:p>
        </w:tc>
        <w:tc>
          <w:tcPr>
            <w:tcW w:w="1009" w:type="dxa"/>
            <w:vAlign w:val="center"/>
          </w:tcPr>
          <w:p w14:paraId="4F02607A">
            <w:pPr>
              <w:spacing w:before="0" w:after="0" w:line="240" w:lineRule="auto"/>
              <w:ind w:firstLine="0"/>
              <w:jc w:val="center"/>
              <w:rPr>
                <w:rFonts w:hint="eastAsia" w:ascii="宋体" w:hAnsi="宋体" w:eastAsia="宋体" w:cs="宋体"/>
              </w:rPr>
            </w:pPr>
            <w:r>
              <w:rPr>
                <w:rFonts w:hint="eastAsia" w:ascii="宋体" w:hAnsi="宋体" w:eastAsia="宋体" w:cs="宋体"/>
                <w:sz w:val="21"/>
              </w:rPr>
              <w:t>4.822</w:t>
            </w:r>
          </w:p>
        </w:tc>
        <w:tc>
          <w:tcPr>
            <w:tcW w:w="1007" w:type="dxa"/>
            <w:vAlign w:val="center"/>
          </w:tcPr>
          <w:p w14:paraId="6B17E5CA">
            <w:pPr>
              <w:spacing w:before="0" w:after="0" w:line="240" w:lineRule="auto"/>
              <w:ind w:firstLine="0"/>
              <w:jc w:val="center"/>
              <w:rPr>
                <w:rFonts w:hint="eastAsia" w:ascii="宋体" w:hAnsi="宋体" w:eastAsia="宋体" w:cs="宋体"/>
              </w:rPr>
            </w:pPr>
            <w:r>
              <w:rPr>
                <w:rFonts w:hint="eastAsia" w:ascii="宋体" w:hAnsi="宋体" w:eastAsia="宋体" w:cs="宋体"/>
                <w:sz w:val="21"/>
              </w:rPr>
              <w:t>0.769</w:t>
            </w:r>
          </w:p>
        </w:tc>
        <w:tc>
          <w:tcPr>
            <w:tcW w:w="1152" w:type="dxa"/>
            <w:vAlign w:val="center"/>
          </w:tcPr>
          <w:p w14:paraId="686EE7B4">
            <w:pPr>
              <w:spacing w:before="0" w:after="0" w:line="240" w:lineRule="auto"/>
              <w:ind w:firstLine="0"/>
              <w:jc w:val="center"/>
              <w:rPr>
                <w:rFonts w:hint="eastAsia" w:ascii="宋体" w:hAnsi="宋体" w:eastAsia="宋体" w:cs="宋体"/>
              </w:rPr>
            </w:pPr>
            <w:r>
              <w:rPr>
                <w:rFonts w:hint="eastAsia" w:ascii="宋体" w:hAnsi="宋体" w:eastAsia="宋体" w:cs="宋体"/>
                <w:sz w:val="21"/>
              </w:rPr>
              <w:t>154</w:t>
            </w:r>
          </w:p>
        </w:tc>
        <w:tc>
          <w:tcPr>
            <w:tcW w:w="1297" w:type="dxa"/>
            <w:vAlign w:val="center"/>
          </w:tcPr>
          <w:p w14:paraId="76281671">
            <w:pPr>
              <w:spacing w:before="0" w:after="0" w:line="240" w:lineRule="auto"/>
              <w:ind w:firstLine="0"/>
              <w:jc w:val="center"/>
              <w:rPr>
                <w:rFonts w:hint="eastAsia" w:ascii="宋体" w:hAnsi="宋体" w:eastAsia="宋体" w:cs="宋体"/>
              </w:rPr>
            </w:pPr>
            <w:r>
              <w:rPr>
                <w:rFonts w:hint="eastAsia" w:ascii="宋体" w:hAnsi="宋体" w:eastAsia="宋体" w:cs="宋体"/>
                <w:sz w:val="21"/>
              </w:rPr>
              <w:t>94.48</w:t>
            </w:r>
          </w:p>
        </w:tc>
      </w:tr>
      <w:tr w14:paraId="3FCD9FEE">
        <w:tblPrEx>
          <w:tblCellMar>
            <w:top w:w="0" w:type="dxa"/>
            <w:left w:w="108" w:type="dxa"/>
            <w:bottom w:w="0" w:type="dxa"/>
            <w:right w:w="108" w:type="dxa"/>
          </w:tblCellMar>
        </w:tblPrEx>
        <w:trPr>
          <w:cantSplit/>
        </w:trPr>
        <w:tc>
          <w:tcPr>
            <w:tcW w:w="5039" w:type="dxa"/>
            <w:tcBorders>
              <w:bottom w:val="single" w:color="000000" w:sz="8" w:space="0"/>
            </w:tcBorders>
            <w:vAlign w:val="center"/>
          </w:tcPr>
          <w:p w14:paraId="58CEF82B">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总体而言，本阶段我的高阶能力课堂教学能力相比之前有所提升</w:t>
            </w:r>
          </w:p>
        </w:tc>
        <w:tc>
          <w:tcPr>
            <w:tcW w:w="1009" w:type="dxa"/>
            <w:tcBorders>
              <w:bottom w:val="single" w:color="000000" w:sz="8" w:space="0"/>
            </w:tcBorders>
            <w:vAlign w:val="center"/>
          </w:tcPr>
          <w:p w14:paraId="48E05C1C">
            <w:pPr>
              <w:spacing w:before="0" w:after="0" w:line="240" w:lineRule="auto"/>
              <w:ind w:firstLine="0"/>
              <w:jc w:val="center"/>
              <w:rPr>
                <w:rFonts w:hint="eastAsia" w:ascii="宋体" w:hAnsi="宋体" w:eastAsia="宋体" w:cs="宋体"/>
              </w:rPr>
            </w:pPr>
            <w:r>
              <w:rPr>
                <w:rFonts w:hint="eastAsia" w:ascii="宋体" w:hAnsi="宋体" w:eastAsia="宋体" w:cs="宋体"/>
                <w:sz w:val="21"/>
              </w:rPr>
              <w:t>4.693</w:t>
            </w:r>
          </w:p>
        </w:tc>
        <w:tc>
          <w:tcPr>
            <w:tcW w:w="1007" w:type="dxa"/>
            <w:tcBorders>
              <w:bottom w:val="single" w:color="000000" w:sz="8" w:space="0"/>
            </w:tcBorders>
            <w:vAlign w:val="center"/>
          </w:tcPr>
          <w:p w14:paraId="35AA7109">
            <w:pPr>
              <w:spacing w:before="0" w:after="0" w:line="240" w:lineRule="auto"/>
              <w:ind w:firstLine="0"/>
              <w:jc w:val="center"/>
              <w:rPr>
                <w:rFonts w:hint="eastAsia" w:ascii="宋体" w:hAnsi="宋体" w:eastAsia="宋体" w:cs="宋体"/>
              </w:rPr>
            </w:pPr>
            <w:r>
              <w:rPr>
                <w:rFonts w:hint="eastAsia" w:ascii="宋体" w:hAnsi="宋体" w:eastAsia="宋体" w:cs="宋体"/>
                <w:sz w:val="21"/>
              </w:rPr>
              <w:t>0.697</w:t>
            </w:r>
          </w:p>
        </w:tc>
        <w:tc>
          <w:tcPr>
            <w:tcW w:w="1152" w:type="dxa"/>
            <w:tcBorders>
              <w:bottom w:val="single" w:color="000000" w:sz="8" w:space="0"/>
            </w:tcBorders>
            <w:vAlign w:val="center"/>
          </w:tcPr>
          <w:p w14:paraId="07EB44F4">
            <w:pPr>
              <w:spacing w:before="0" w:after="0" w:line="240" w:lineRule="auto"/>
              <w:ind w:firstLine="0"/>
              <w:jc w:val="center"/>
              <w:rPr>
                <w:rFonts w:hint="eastAsia" w:ascii="宋体" w:hAnsi="宋体" w:eastAsia="宋体" w:cs="宋体"/>
              </w:rPr>
            </w:pPr>
            <w:r>
              <w:rPr>
                <w:rFonts w:hint="eastAsia" w:ascii="宋体" w:hAnsi="宋体" w:eastAsia="宋体" w:cs="宋体"/>
                <w:sz w:val="21"/>
              </w:rPr>
              <w:t>155</w:t>
            </w:r>
          </w:p>
        </w:tc>
        <w:tc>
          <w:tcPr>
            <w:tcW w:w="1297" w:type="dxa"/>
            <w:tcBorders>
              <w:bottom w:val="single" w:color="000000" w:sz="8" w:space="0"/>
            </w:tcBorders>
            <w:vAlign w:val="center"/>
          </w:tcPr>
          <w:p w14:paraId="1E155AF2">
            <w:pPr>
              <w:spacing w:before="0" w:after="0" w:line="240" w:lineRule="auto"/>
              <w:ind w:firstLine="0"/>
              <w:jc w:val="center"/>
              <w:rPr>
                <w:rFonts w:hint="eastAsia" w:ascii="宋体" w:hAnsi="宋体" w:eastAsia="宋体" w:cs="宋体"/>
              </w:rPr>
            </w:pPr>
            <w:r>
              <w:rPr>
                <w:rFonts w:hint="eastAsia" w:ascii="宋体" w:hAnsi="宋体" w:eastAsia="宋体" w:cs="宋体"/>
                <w:sz w:val="21"/>
              </w:rPr>
              <w:t>95.09</w:t>
            </w:r>
          </w:p>
        </w:tc>
      </w:tr>
    </w:tbl>
    <w:p w14:paraId="22EB49A7">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161位教师（98.77%）认可已将培训中的某些方法用于课堂，154位（94.48%）认可高阶活动频率提高，与课堂教学实践维度的变化方向相呼应。147位（90.18%）认可自身理解更加清晰，155位（95.09%）认可课堂教学能力有所提升，分别为认知与自我效能的变化提供补充线索。新增题目是后测回顾性评价，不能代替相同题项的前后测检验；方法应用题均值为4.963分，接近上限，亦提示回答明显集中于高分。</w:t>
      </w:r>
    </w:p>
    <w:p w14:paraId="2C5AE8B5">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在163位教师中，146位对培训或教研活动表示“满意”或“很满意”，占89.57%；121位认为培训“有较大帮助”或“帮助很大”，占74.23%。这些结果可作为培训接受度和主观实用性的补充证据，不直接作为学生学习成效的证明。</w:t>
      </w:r>
    </w:p>
    <w:p w14:paraId="62F67DF9">
      <w:pPr>
        <w:keepNext/>
        <w:pageBreakBefore w:val="0"/>
        <w:overflowPunct w:val="0"/>
        <w:bidi w:val="0"/>
        <w:snapToGrid w:val="0"/>
        <w:spacing w:before="0" w:after="0" w:line="360" w:lineRule="auto"/>
        <w:ind w:firstLine="480" w:firstLineChars="0"/>
        <w:jc w:val="both"/>
        <w:textAlignment w:val="auto"/>
        <w:outlineLvl w:val="3"/>
        <w:rPr>
          <w:rFonts w:hint="eastAsia" w:ascii="宋体" w:hAnsi="宋体" w:eastAsia="宋体" w:cs="宋体"/>
          <w:b/>
          <w:sz w:val="24"/>
        </w:rPr>
      </w:pPr>
      <w:bookmarkStart w:id="112" w:name="_Toc13690"/>
      <w:r>
        <w:rPr>
          <w:rFonts w:hint="eastAsia" w:ascii="宋体" w:hAnsi="宋体" w:eastAsia="宋体" w:cs="宋体"/>
          <w:b w:val="0"/>
          <w:sz w:val="24"/>
          <w:lang w:eastAsia="zh-CN"/>
        </w:rPr>
        <w:t>（</w:t>
      </w:r>
      <w:r>
        <w:rPr>
          <w:rFonts w:hint="eastAsia" w:ascii="宋体" w:hAnsi="宋体" w:eastAsia="宋体" w:cs="宋体"/>
          <w:b w:val="0"/>
          <w:sz w:val="24"/>
          <w:lang w:val="en-US" w:eastAsia="zh-CN"/>
        </w:rPr>
        <w:t>4）</w:t>
      </w:r>
      <w:r>
        <w:rPr>
          <w:rFonts w:hint="eastAsia" w:ascii="宋体" w:hAnsi="宋体" w:eastAsia="宋体" w:cs="宋体"/>
          <w:b w:val="0"/>
          <w:sz w:val="24"/>
        </w:rPr>
        <w:t>教师开放性回答的质性分析</w:t>
      </w:r>
      <w:bookmarkEnd w:id="112"/>
    </w:p>
    <w:p w14:paraId="18200F45">
      <w:pPr>
        <w:keepNext/>
        <w:pageBreakBefore w:val="0"/>
        <w:overflowPunct w:val="0"/>
        <w:bidi w:val="0"/>
        <w:snapToGrid w:val="0"/>
        <w:spacing w:before="0" w:after="0" w:line="360" w:lineRule="auto"/>
        <w:ind w:firstLine="480" w:firstLineChars="0"/>
        <w:jc w:val="both"/>
        <w:textAlignment w:val="auto"/>
        <w:outlineLvl w:val="4"/>
        <w:rPr>
          <w:rFonts w:hint="eastAsia" w:ascii="宋体" w:hAnsi="宋体" w:eastAsia="宋体" w:cs="宋体"/>
          <w:b/>
          <w:sz w:val="24"/>
        </w:rPr>
      </w:pPr>
      <w:r>
        <w:rPr>
          <w:rFonts w:hint="eastAsia" w:ascii="宋体" w:hAnsi="宋体" w:eastAsia="宋体" w:cs="宋体"/>
          <w:b w:val="0"/>
          <w:sz w:val="24"/>
        </w:rPr>
        <w:t>1）编码对象与方法</w:t>
      </w:r>
    </w:p>
    <w:p w14:paraId="702665F7">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前测分析对象为第15题“对于在中学课堂开展学生高阶能力培育，您有什么想法、顾虑或者建议？”，后测分析对象为第16题“经过本阶段培训与实践，您在课堂开展高阶能力培育上有了哪些变化？还存在哪些困难？对后续研究有何建议？”。对无、暂无、谢谢等不包含可分析信息的回答予以剔除，最终前测形成56份、后测形成53份具有实质内容的开放性文本。</w:t>
      </w:r>
    </w:p>
    <w:p w14:paraId="5EB0FA2F">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编码以意义单元为基本单位。一段回答中如果同时涉及课时、学生差异、问题链设计和专业支持，则分别进入相应编码。分析依次经历三个层级，第一，开放编码，尽量贴近教师原始语言提取初始概念；第二，轴心编码，将语义相近的概念归并为较稳定的二级范畴；第三，选择编码，在二级范畴基础上形成能够概括文本关注重点的核心主题。编码过程中坚持先忠实文本、后概念归纳，不预设提升、改善等结果性主题。</w:t>
      </w:r>
    </w:p>
    <w:p w14:paraId="6FEEEB7E">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 xml:space="preserve">前后测开放题的提问结构不完全相同，前测主要询问想法、顾虑和建议，后测同时包含实践感受、困难与建议。</w:t>
      </w:r>
      <w:del w:id="90079" w:author="Claude" w:date="2026-10-27T03:49:22Z">
        <w:r>
          <w:rPr>
            <w:rFonts w:hint="eastAsia" w:ascii="宋体" w:hAnsi="宋体" w:eastAsia="宋体" w:cs="宋体"/>
            <w:b w:val="0"/>
            <w:sz w:val="24"/>
          </w:rPr>
          <w:delText xml:space="preserve">因此，本研究</w:delText>
        </w:r>
      </w:del>
      <w:ins w:id="90080" w:author="Claude" w:date="2026-10-27T03:49:22Z">
        <w:r>
          <w:rPr>
            <w:rFonts w:hint="eastAsia" w:ascii="宋体" w:hAnsi="宋体" w:eastAsia="宋体" w:cs="宋体"/>
            <w:b w:val="0"/>
            <w:sz w:val="24"/>
          </w:rPr>
          <w:t xml:space="preserve">本研究因此</w:t>
        </w:r>
      </w:ins>
      <w:r>
        <w:rPr>
          <w:rFonts w:hint="eastAsia" w:ascii="宋体" w:hAnsi="宋体" w:eastAsia="宋体" w:cs="宋体"/>
          <w:b w:val="0"/>
          <w:sz w:val="24"/>
        </w:rPr>
        <w:t xml:space="preserve">只对前后文本进行主题对应和内容归纳，不直接用主题频次的增减解释教师发生了何种程度的变化，以避免将题目结构差异误判为研究成效。</w:t>
      </w:r>
    </w:p>
    <w:p w14:paraId="1C46D23F">
      <w:pPr>
        <w:keepNext/>
        <w:pageBreakBefore w:val="0"/>
        <w:overflowPunct w:val="0"/>
        <w:bidi w:val="0"/>
        <w:snapToGrid w:val="0"/>
        <w:spacing w:before="0" w:after="0" w:line="360" w:lineRule="auto"/>
        <w:ind w:firstLine="480" w:firstLineChars="0"/>
        <w:jc w:val="both"/>
        <w:textAlignment w:val="auto"/>
        <w:outlineLvl w:val="4"/>
        <w:rPr>
          <w:rFonts w:hint="eastAsia" w:ascii="宋体" w:hAnsi="宋体" w:eastAsia="宋体" w:cs="宋体"/>
          <w:b/>
          <w:sz w:val="24"/>
        </w:rPr>
      </w:pPr>
      <w:r>
        <w:rPr>
          <w:rFonts w:hint="eastAsia" w:ascii="宋体" w:hAnsi="宋体" w:eastAsia="宋体" w:cs="宋体"/>
          <w:b w:val="0"/>
          <w:sz w:val="24"/>
        </w:rPr>
        <w:t>2）前测文本编码</w:t>
      </w:r>
    </w:p>
    <w:p w14:paraId="6D12D10B">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前测文本呈现出较强的现实情境色彩。教师很少停留在抽象地讨论高阶能力重要不重要，更多是把这一议题放回到课时、考试、学情、课堂组织、评价方式和专业支持等真实教学条件中。基于56份有效文本，形成如下三级编码结构。</w:t>
      </w:r>
    </w:p>
    <w:p w14:paraId="20CB8A9D">
      <w:pPr>
        <w:keepNext/>
        <w:pageBreakBefore w:val="0"/>
        <w:overflowPunct w:val="0"/>
        <w:bidi w:val="0"/>
        <w:snapToGrid w:val="0"/>
        <w:spacing w:before="180" w:after="60" w:line="240" w:lineRule="auto"/>
        <w:ind w:firstLineChars="200"/>
        <w:jc w:val="center"/>
        <w:textAlignment w:val="auto"/>
        <w:rPr>
          <w:rFonts w:hint="eastAsia" w:ascii="宋体" w:hAnsi="宋体" w:eastAsia="宋体" w:cs="宋体"/>
          <w:sz w:val="24"/>
        </w:rPr>
      </w:pPr>
      <w:r>
        <w:rPr>
          <w:rFonts w:hint="eastAsia" w:ascii="宋体" w:hAnsi="宋体" w:eastAsia="宋体" w:cs="宋体"/>
          <w:b w:val="0"/>
          <w:sz w:val="21"/>
        </w:rPr>
        <w:t>表3-76  教师前测开放性回答三级编码表</w:t>
      </w:r>
    </w:p>
    <w:tbl>
      <w:tblPr>
        <w:tblStyle w:val="12"/>
        <w:tblW w:w="10694" w:type="dxa"/>
        <w:jc w:val="center"/>
        <w:tblLayout w:type="fixed"/>
        <w:tblCellMar>
          <w:top w:w="0" w:type="dxa"/>
          <w:left w:w="0" w:type="dxa"/>
          <w:bottom w:w="0" w:type="dxa"/>
          <w:right w:w="0" w:type="dxa"/>
        </w:tblCellMar>
      </w:tblPr>
      <w:tblGrid>
        <w:gridCol w:w="2483"/>
        <w:gridCol w:w="2495"/>
        <w:gridCol w:w="2010"/>
        <w:gridCol w:w="706"/>
        <w:gridCol w:w="3000"/>
      </w:tblGrid>
      <w:tr w14:paraId="4A4E4EE8">
        <w:tblPrEx>
          <w:tblCellMar>
            <w:top w:w="0" w:type="dxa"/>
            <w:left w:w="0" w:type="dxa"/>
            <w:bottom w:w="0" w:type="dxa"/>
            <w:right w:w="0" w:type="dxa"/>
          </w:tblCellMar>
        </w:tblPrEx>
        <w:trPr>
          <w:cantSplit/>
          <w:tblHeader/>
          <w:jc w:val="center"/>
        </w:trPr>
        <w:tc>
          <w:tcPr>
            <w:tcW w:w="2483" w:type="dxa"/>
            <w:tcBorders>
              <w:top w:val="single" w:color="000000" w:sz="12" w:space="0"/>
              <w:bottom w:val="single" w:color="000000" w:sz="6" w:space="0"/>
            </w:tcBorders>
            <w:shd w:val="clear" w:color="auto" w:fill="FFFFFF"/>
            <w:vAlign w:val="center"/>
          </w:tcPr>
          <w:p w14:paraId="5F17DCD7">
            <w:pPr>
              <w:overflowPunct w:val="0"/>
              <w:bidi w:val="0"/>
              <w:snapToGrid w:val="0"/>
              <w:spacing w:before="0" w:after="0" w:line="240" w:lineRule="auto"/>
              <w:ind w:firstLineChars="200"/>
              <w:jc w:val="center"/>
              <w:textAlignment w:val="auto"/>
              <w:rPr>
                <w:rFonts w:hint="eastAsia" w:ascii="宋体" w:hAnsi="宋体" w:eastAsia="宋体" w:cs="宋体"/>
                <w:b/>
                <w:szCs w:val="21"/>
              </w:rPr>
            </w:pPr>
            <w:r>
              <w:rPr>
                <w:rFonts w:hint="eastAsia" w:ascii="宋体" w:hAnsi="宋体" w:eastAsia="宋体" w:cs="宋体"/>
                <w:b/>
                <w:sz w:val="21"/>
                <w:szCs w:val="21"/>
              </w:rPr>
              <w:t>开放编码</w:t>
            </w:r>
          </w:p>
        </w:tc>
        <w:tc>
          <w:tcPr>
            <w:tcW w:w="2495" w:type="dxa"/>
            <w:tcBorders>
              <w:top w:val="single" w:color="000000" w:sz="12" w:space="0"/>
              <w:bottom w:val="single" w:color="000000" w:sz="6" w:space="0"/>
            </w:tcBorders>
            <w:shd w:val="clear" w:color="auto" w:fill="FFFFFF"/>
            <w:vAlign w:val="center"/>
          </w:tcPr>
          <w:p w14:paraId="708A390F">
            <w:pPr>
              <w:overflowPunct w:val="0"/>
              <w:bidi w:val="0"/>
              <w:snapToGrid w:val="0"/>
              <w:spacing w:before="0" w:after="0" w:line="240" w:lineRule="auto"/>
              <w:ind w:firstLineChars="200"/>
              <w:jc w:val="center"/>
              <w:textAlignment w:val="auto"/>
              <w:rPr>
                <w:rFonts w:hint="eastAsia" w:ascii="宋体" w:hAnsi="宋体" w:eastAsia="宋体" w:cs="宋体"/>
                <w:b/>
                <w:szCs w:val="21"/>
              </w:rPr>
            </w:pPr>
            <w:r>
              <w:rPr>
                <w:rFonts w:hint="eastAsia" w:ascii="宋体" w:hAnsi="宋体" w:eastAsia="宋体" w:cs="宋体"/>
                <w:b/>
                <w:sz w:val="21"/>
                <w:szCs w:val="21"/>
              </w:rPr>
              <w:t>轴心编码</w:t>
            </w:r>
          </w:p>
        </w:tc>
        <w:tc>
          <w:tcPr>
            <w:tcW w:w="2010" w:type="dxa"/>
            <w:tcBorders>
              <w:top w:val="single" w:color="000000" w:sz="12" w:space="0"/>
              <w:bottom w:val="single" w:color="000000" w:sz="6" w:space="0"/>
            </w:tcBorders>
            <w:shd w:val="clear" w:color="auto" w:fill="FFFFFF"/>
            <w:vAlign w:val="center"/>
          </w:tcPr>
          <w:p w14:paraId="56FB6DBF">
            <w:pPr>
              <w:overflowPunct w:val="0"/>
              <w:bidi w:val="0"/>
              <w:snapToGrid w:val="0"/>
              <w:spacing w:before="0" w:after="0" w:line="240" w:lineRule="auto"/>
              <w:ind w:firstLineChars="200"/>
              <w:jc w:val="center"/>
              <w:textAlignment w:val="auto"/>
              <w:rPr>
                <w:rFonts w:hint="eastAsia" w:ascii="宋体" w:hAnsi="宋体" w:eastAsia="宋体" w:cs="宋体"/>
                <w:b/>
                <w:szCs w:val="21"/>
              </w:rPr>
            </w:pPr>
            <w:r>
              <w:rPr>
                <w:rFonts w:hint="eastAsia" w:ascii="宋体" w:hAnsi="宋体" w:eastAsia="宋体" w:cs="宋体"/>
                <w:b/>
                <w:sz w:val="21"/>
                <w:szCs w:val="21"/>
              </w:rPr>
              <w:t>选择编码</w:t>
            </w:r>
          </w:p>
        </w:tc>
        <w:tc>
          <w:tcPr>
            <w:tcW w:w="706" w:type="dxa"/>
            <w:tcBorders>
              <w:top w:val="single" w:color="000000" w:sz="12" w:space="0"/>
              <w:bottom w:val="single" w:color="000000" w:sz="6" w:space="0"/>
            </w:tcBorders>
            <w:shd w:val="clear" w:color="auto" w:fill="FFFFFF"/>
            <w:vAlign w:val="center"/>
          </w:tcPr>
          <w:p w14:paraId="7C1D3EC9">
            <w:pPr>
              <w:overflowPunct w:val="0"/>
              <w:bidi w:val="0"/>
              <w:snapToGrid w:val="0"/>
              <w:spacing w:before="0" w:after="0" w:line="240" w:lineRule="auto"/>
              <w:ind w:firstLineChars="200"/>
              <w:jc w:val="center"/>
              <w:textAlignment w:val="auto"/>
              <w:rPr>
                <w:rFonts w:hint="eastAsia" w:ascii="宋体" w:hAnsi="宋体" w:eastAsia="宋体" w:cs="宋体"/>
                <w:b/>
                <w:szCs w:val="21"/>
              </w:rPr>
            </w:pPr>
            <w:r>
              <w:rPr>
                <w:rFonts w:hint="eastAsia" w:ascii="宋体" w:hAnsi="宋体" w:eastAsia="宋体" w:cs="宋体"/>
                <w:b/>
                <w:sz w:val="21"/>
                <w:szCs w:val="21"/>
              </w:rPr>
              <w:t>涉及</w:t>
            </w:r>
          </w:p>
          <w:p w14:paraId="7DF67827">
            <w:pPr>
              <w:overflowPunct w:val="0"/>
              <w:bidi w:val="0"/>
              <w:snapToGrid w:val="0"/>
              <w:spacing w:before="0" w:after="0" w:line="240" w:lineRule="auto"/>
              <w:ind w:firstLineChars="200"/>
              <w:jc w:val="center"/>
              <w:textAlignment w:val="auto"/>
              <w:rPr>
                <w:rFonts w:hint="eastAsia" w:ascii="宋体" w:hAnsi="宋体" w:eastAsia="宋体" w:cs="宋体"/>
                <w:b/>
                <w:szCs w:val="21"/>
              </w:rPr>
            </w:pPr>
            <w:r>
              <w:rPr>
                <w:rFonts w:hint="eastAsia" w:ascii="宋体" w:hAnsi="宋体" w:eastAsia="宋体" w:cs="宋体"/>
                <w:b/>
                <w:sz w:val="21"/>
                <w:szCs w:val="21"/>
              </w:rPr>
              <w:t>回答数</w:t>
            </w:r>
          </w:p>
        </w:tc>
        <w:tc>
          <w:tcPr>
            <w:tcW w:w="3000" w:type="dxa"/>
            <w:tcBorders>
              <w:top w:val="single" w:color="000000" w:sz="12" w:space="0"/>
              <w:bottom w:val="single" w:color="000000" w:sz="6" w:space="0"/>
            </w:tcBorders>
            <w:shd w:val="clear" w:color="auto" w:fill="FFFFFF"/>
            <w:vAlign w:val="center"/>
          </w:tcPr>
          <w:p w14:paraId="48D72420">
            <w:pPr>
              <w:overflowPunct w:val="0"/>
              <w:bidi w:val="0"/>
              <w:snapToGrid w:val="0"/>
              <w:spacing w:before="0" w:after="0" w:line="240" w:lineRule="auto"/>
              <w:ind w:firstLineChars="200"/>
              <w:jc w:val="center"/>
              <w:textAlignment w:val="auto"/>
              <w:rPr>
                <w:rFonts w:hint="eastAsia" w:ascii="宋体" w:hAnsi="宋体" w:eastAsia="宋体" w:cs="宋体"/>
                <w:b/>
                <w:szCs w:val="21"/>
              </w:rPr>
            </w:pPr>
            <w:r>
              <w:rPr>
                <w:rFonts w:hint="eastAsia" w:ascii="宋体" w:hAnsi="宋体" w:eastAsia="宋体" w:cs="宋体"/>
                <w:b/>
                <w:sz w:val="21"/>
                <w:szCs w:val="21"/>
              </w:rPr>
              <w:t>代表性原始表达</w:t>
            </w:r>
          </w:p>
        </w:tc>
      </w:tr>
      <w:tr w14:paraId="4F3BCE31">
        <w:tblPrEx>
          <w:tblCellMar>
            <w:top w:w="0" w:type="dxa"/>
            <w:left w:w="0" w:type="dxa"/>
            <w:bottom w:w="0" w:type="dxa"/>
            <w:right w:w="0" w:type="dxa"/>
          </w:tblCellMar>
        </w:tblPrEx>
        <w:trPr>
          <w:cantSplit/>
          <w:jc w:val="center"/>
        </w:trPr>
        <w:tc>
          <w:tcPr>
            <w:tcW w:w="2483" w:type="dxa"/>
            <w:shd w:val="clear" w:color="auto" w:fill="FFFFFF"/>
            <w:vAlign w:val="center"/>
          </w:tcPr>
          <w:p w14:paraId="757A31A3">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有必要；思辨能力；终身学习；中考改革；核心素养；教师转变观念</w:t>
            </w:r>
          </w:p>
        </w:tc>
        <w:tc>
          <w:tcPr>
            <w:tcW w:w="2495" w:type="dxa"/>
            <w:shd w:val="clear" w:color="auto" w:fill="FFFFFF"/>
            <w:vAlign w:val="center"/>
          </w:tcPr>
          <w:p w14:paraId="1829DAE9">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育人价值认同；发展价值认同；教师观念转变</w:t>
            </w:r>
          </w:p>
        </w:tc>
        <w:tc>
          <w:tcPr>
            <w:tcW w:w="2010" w:type="dxa"/>
            <w:shd w:val="clear" w:color="auto" w:fill="FFFFFF"/>
            <w:vAlign w:val="center"/>
          </w:tcPr>
          <w:p w14:paraId="1F82563A">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高阶能力培育的价值认同与理念</w:t>
            </w:r>
          </w:p>
        </w:tc>
        <w:tc>
          <w:tcPr>
            <w:tcW w:w="706" w:type="dxa"/>
            <w:shd w:val="clear" w:color="auto" w:fill="FFFFFF"/>
            <w:vAlign w:val="center"/>
          </w:tcPr>
          <w:p w14:paraId="724AD26A">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8</w:t>
            </w:r>
          </w:p>
        </w:tc>
        <w:tc>
          <w:tcPr>
            <w:tcW w:w="3000" w:type="dxa"/>
            <w:shd w:val="clear" w:color="auto" w:fill="FFFFFF"/>
            <w:vAlign w:val="center"/>
          </w:tcPr>
          <w:p w14:paraId="45852632">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“很有必要”；“培养学生思辩能力”；“希望每位教师转变观念接受高阶思维教育”</w:t>
            </w:r>
          </w:p>
        </w:tc>
      </w:tr>
      <w:tr w14:paraId="205DE837">
        <w:tblPrEx>
          <w:tblCellMar>
            <w:top w:w="0" w:type="dxa"/>
            <w:left w:w="0" w:type="dxa"/>
            <w:bottom w:w="0" w:type="dxa"/>
            <w:right w:w="0" w:type="dxa"/>
          </w:tblCellMar>
        </w:tblPrEx>
        <w:trPr>
          <w:cantSplit/>
          <w:jc w:val="center"/>
        </w:trPr>
        <w:tc>
          <w:tcPr>
            <w:tcW w:w="2483" w:type="dxa"/>
            <w:shd w:val="clear" w:color="auto" w:fill="FFFFFF"/>
            <w:vAlign w:val="center"/>
          </w:tcPr>
          <w:p w14:paraId="375E25B8">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设计相关问题；探究活动；项目式学习；真实情境；多学科融合；大思政</w:t>
            </w:r>
          </w:p>
        </w:tc>
        <w:tc>
          <w:tcPr>
            <w:tcW w:w="2495" w:type="dxa"/>
            <w:shd w:val="clear" w:color="auto" w:fill="FFFFFF"/>
            <w:vAlign w:val="center"/>
          </w:tcPr>
          <w:p w14:paraId="3375BBA4">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问题设计；探究活动；项目学习；真实任务；课程融合</w:t>
            </w:r>
          </w:p>
        </w:tc>
        <w:tc>
          <w:tcPr>
            <w:tcW w:w="2010" w:type="dxa"/>
            <w:shd w:val="clear" w:color="auto" w:fill="FFFFFF"/>
            <w:vAlign w:val="center"/>
          </w:tcPr>
          <w:p w14:paraId="20F319CD">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高阶课堂设计与真实任务</w:t>
            </w:r>
          </w:p>
        </w:tc>
        <w:tc>
          <w:tcPr>
            <w:tcW w:w="706" w:type="dxa"/>
            <w:shd w:val="clear" w:color="auto" w:fill="FFFFFF"/>
            <w:vAlign w:val="center"/>
          </w:tcPr>
          <w:p w14:paraId="1583604B">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8</w:t>
            </w:r>
          </w:p>
        </w:tc>
        <w:tc>
          <w:tcPr>
            <w:tcW w:w="3000" w:type="dxa"/>
            <w:shd w:val="clear" w:color="auto" w:fill="FFFFFF"/>
            <w:vAlign w:val="center"/>
          </w:tcPr>
          <w:p w14:paraId="1B3F65CC">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“在日常教学中就要注重设计相关问题培养高阶能力”；“需搭建探究、思辨类的学习活动”</w:t>
            </w:r>
          </w:p>
        </w:tc>
      </w:tr>
      <w:tr w14:paraId="5F418894">
        <w:tblPrEx>
          <w:tblCellMar>
            <w:top w:w="0" w:type="dxa"/>
            <w:left w:w="0" w:type="dxa"/>
            <w:bottom w:w="0" w:type="dxa"/>
            <w:right w:w="0" w:type="dxa"/>
          </w:tblCellMar>
        </w:tblPrEx>
        <w:trPr>
          <w:cantSplit/>
          <w:jc w:val="center"/>
        </w:trPr>
        <w:tc>
          <w:tcPr>
            <w:tcW w:w="2483" w:type="dxa"/>
            <w:shd w:val="clear" w:color="auto" w:fill="FFFFFF"/>
            <w:vAlign w:val="center"/>
          </w:tcPr>
          <w:p w14:paraId="36E447E0">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学情差异大；基础薄弱学生跟不上；梯度问题；分层教学；小班化</w:t>
            </w:r>
          </w:p>
        </w:tc>
        <w:tc>
          <w:tcPr>
            <w:tcW w:w="2495" w:type="dxa"/>
            <w:shd w:val="clear" w:color="auto" w:fill="FFFFFF"/>
            <w:vAlign w:val="center"/>
          </w:tcPr>
          <w:p w14:paraId="3AB42E06">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学情差异；任务分层；参与差异；教学适切性</w:t>
            </w:r>
          </w:p>
        </w:tc>
        <w:tc>
          <w:tcPr>
            <w:tcW w:w="2010" w:type="dxa"/>
            <w:shd w:val="clear" w:color="auto" w:fill="FFFFFF"/>
            <w:vAlign w:val="center"/>
          </w:tcPr>
          <w:p w14:paraId="7C2181F8">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学生差异与分层支持</w:t>
            </w:r>
          </w:p>
        </w:tc>
        <w:tc>
          <w:tcPr>
            <w:tcW w:w="706" w:type="dxa"/>
            <w:shd w:val="clear" w:color="auto" w:fill="FFFFFF"/>
            <w:vAlign w:val="center"/>
          </w:tcPr>
          <w:p w14:paraId="33E56DFC">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14</w:t>
            </w:r>
          </w:p>
        </w:tc>
        <w:tc>
          <w:tcPr>
            <w:tcW w:w="3000" w:type="dxa"/>
            <w:shd w:val="clear" w:color="auto" w:fill="FFFFFF"/>
            <w:vAlign w:val="center"/>
          </w:tcPr>
          <w:p w14:paraId="7C92918E">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“学生学情差异大，高阶能力培养可能无法兼顾全体学生”；“如何能分不同层级开展高阶能力培育”</w:t>
            </w:r>
          </w:p>
        </w:tc>
      </w:tr>
      <w:tr w14:paraId="05614344">
        <w:tblPrEx>
          <w:tblCellMar>
            <w:top w:w="0" w:type="dxa"/>
            <w:left w:w="0" w:type="dxa"/>
            <w:bottom w:w="0" w:type="dxa"/>
            <w:right w:w="0" w:type="dxa"/>
          </w:tblCellMar>
        </w:tblPrEx>
        <w:trPr>
          <w:cantSplit/>
          <w:jc w:val="center"/>
        </w:trPr>
        <w:tc>
          <w:tcPr>
            <w:tcW w:w="2483" w:type="dxa"/>
            <w:shd w:val="clear" w:color="auto" w:fill="FFFFFF"/>
            <w:vAlign w:val="center"/>
          </w:tcPr>
          <w:p w14:paraId="637474B3">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课时紧；教学进度；成绩压力；高考压力；应试安排；纸笔考试</w:t>
            </w:r>
          </w:p>
        </w:tc>
        <w:tc>
          <w:tcPr>
            <w:tcW w:w="2495" w:type="dxa"/>
            <w:shd w:val="clear" w:color="auto" w:fill="FFFFFF"/>
            <w:vAlign w:val="center"/>
          </w:tcPr>
          <w:p w14:paraId="78FDDC4F">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课时压力；进度压力；升学压力；基础教学与高阶活动平衡</w:t>
            </w:r>
          </w:p>
        </w:tc>
        <w:tc>
          <w:tcPr>
            <w:tcW w:w="2010" w:type="dxa"/>
            <w:shd w:val="clear" w:color="auto" w:fill="FFFFFF"/>
            <w:vAlign w:val="center"/>
          </w:tcPr>
          <w:p w14:paraId="3A8539EA">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课时与考试压力</w:t>
            </w:r>
          </w:p>
        </w:tc>
        <w:tc>
          <w:tcPr>
            <w:tcW w:w="706" w:type="dxa"/>
            <w:shd w:val="clear" w:color="auto" w:fill="FFFFFF"/>
            <w:vAlign w:val="center"/>
          </w:tcPr>
          <w:p w14:paraId="5C7D5F1B">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17</w:t>
            </w:r>
          </w:p>
        </w:tc>
        <w:tc>
          <w:tcPr>
            <w:tcW w:w="3000" w:type="dxa"/>
            <w:shd w:val="clear" w:color="auto" w:fill="FFFFFF"/>
            <w:vAlign w:val="center"/>
          </w:tcPr>
          <w:p w14:paraId="1CBE3A9C">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“课堂时间紧任务重”；“高考数据压力会让老师不舍得利用课堂时间细化和慢慢培养高阶能力”</w:t>
            </w:r>
          </w:p>
        </w:tc>
      </w:tr>
      <w:tr w14:paraId="0ABDF17D">
        <w:tblPrEx>
          <w:tblCellMar>
            <w:top w:w="0" w:type="dxa"/>
            <w:left w:w="0" w:type="dxa"/>
            <w:bottom w:w="0" w:type="dxa"/>
            <w:right w:w="0" w:type="dxa"/>
          </w:tblCellMar>
        </w:tblPrEx>
        <w:trPr>
          <w:cantSplit/>
          <w:jc w:val="center"/>
        </w:trPr>
        <w:tc>
          <w:tcPr>
            <w:tcW w:w="2483" w:type="dxa"/>
            <w:shd w:val="clear" w:color="auto" w:fill="FFFFFF"/>
            <w:vAlign w:val="center"/>
          </w:tcPr>
          <w:p w14:paraId="6192F250">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高阶能力难测量；评价方式主观；调整考核方式；标准答案局限</w:t>
            </w:r>
          </w:p>
        </w:tc>
        <w:tc>
          <w:tcPr>
            <w:tcW w:w="2495" w:type="dxa"/>
            <w:shd w:val="clear" w:color="auto" w:fill="FFFFFF"/>
            <w:vAlign w:val="center"/>
          </w:tcPr>
          <w:p w14:paraId="79EE1A2E">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评价方式局限；能力测量困难；考核方式适配</w:t>
            </w:r>
          </w:p>
        </w:tc>
        <w:tc>
          <w:tcPr>
            <w:tcW w:w="2010" w:type="dxa"/>
            <w:shd w:val="clear" w:color="auto" w:fill="FFFFFF"/>
            <w:vAlign w:val="center"/>
          </w:tcPr>
          <w:p w14:paraId="4D3CD974">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评价测量与考核机制</w:t>
            </w:r>
          </w:p>
        </w:tc>
        <w:tc>
          <w:tcPr>
            <w:tcW w:w="706" w:type="dxa"/>
            <w:shd w:val="clear" w:color="auto" w:fill="FFFFFF"/>
            <w:vAlign w:val="center"/>
          </w:tcPr>
          <w:p w14:paraId="251842A3">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6</w:t>
            </w:r>
          </w:p>
        </w:tc>
        <w:tc>
          <w:tcPr>
            <w:tcW w:w="3000" w:type="dxa"/>
            <w:shd w:val="clear" w:color="auto" w:fill="FFFFFF"/>
            <w:vAlign w:val="center"/>
          </w:tcPr>
          <w:p w14:paraId="3C2FDBC2">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“时间不够，很难测量”；“如何客观评价一节课是否有培养学生的高阶能力”</w:t>
            </w:r>
          </w:p>
        </w:tc>
      </w:tr>
      <w:tr w14:paraId="7BC64570">
        <w:tblPrEx>
          <w:tblCellMar>
            <w:top w:w="0" w:type="dxa"/>
            <w:left w:w="0" w:type="dxa"/>
            <w:bottom w:w="0" w:type="dxa"/>
            <w:right w:w="0" w:type="dxa"/>
          </w:tblCellMar>
        </w:tblPrEx>
        <w:trPr>
          <w:cantSplit/>
          <w:jc w:val="center"/>
        </w:trPr>
        <w:tc>
          <w:tcPr>
            <w:tcW w:w="2483" w:type="dxa"/>
            <w:shd w:val="clear" w:color="auto" w:fill="FFFFFF"/>
            <w:vAlign w:val="center"/>
          </w:tcPr>
          <w:p w14:paraId="1608C27D">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课堂把控难；纪律管理；具体实践需摸索；落地困难</w:t>
            </w:r>
          </w:p>
        </w:tc>
        <w:tc>
          <w:tcPr>
            <w:tcW w:w="2495" w:type="dxa"/>
            <w:shd w:val="clear" w:color="auto" w:fill="FFFFFF"/>
            <w:vAlign w:val="center"/>
          </w:tcPr>
          <w:p w14:paraId="6D4137A3">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课堂组织；实施把控；理念向实践转化</w:t>
            </w:r>
          </w:p>
        </w:tc>
        <w:tc>
          <w:tcPr>
            <w:tcW w:w="2010" w:type="dxa"/>
            <w:shd w:val="clear" w:color="auto" w:fill="FFFFFF"/>
            <w:vAlign w:val="center"/>
          </w:tcPr>
          <w:p w14:paraId="0E0249A9">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课堂组织与实施难度</w:t>
            </w:r>
          </w:p>
        </w:tc>
        <w:tc>
          <w:tcPr>
            <w:tcW w:w="706" w:type="dxa"/>
            <w:shd w:val="clear" w:color="auto" w:fill="FFFFFF"/>
            <w:vAlign w:val="center"/>
          </w:tcPr>
          <w:p w14:paraId="466FF7F0">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5</w:t>
            </w:r>
          </w:p>
        </w:tc>
        <w:tc>
          <w:tcPr>
            <w:tcW w:w="3000" w:type="dxa"/>
            <w:shd w:val="clear" w:color="auto" w:fill="FFFFFF"/>
            <w:vAlign w:val="center"/>
          </w:tcPr>
          <w:p w14:paraId="5C9F5B15">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“担心高阶任务脱离学情，课堂把控难度大”；“具体实践上还需要不断摸索”</w:t>
            </w:r>
          </w:p>
        </w:tc>
      </w:tr>
      <w:tr w14:paraId="3779B35A">
        <w:tblPrEx>
          <w:tblCellMar>
            <w:top w:w="0" w:type="dxa"/>
            <w:left w:w="0" w:type="dxa"/>
            <w:bottom w:w="0" w:type="dxa"/>
            <w:right w:w="0" w:type="dxa"/>
          </w:tblCellMar>
        </w:tblPrEx>
        <w:trPr>
          <w:cantSplit/>
          <w:jc w:val="center"/>
        </w:trPr>
        <w:tc>
          <w:tcPr>
            <w:tcW w:w="2483" w:type="dxa"/>
            <w:shd w:val="clear" w:color="auto" w:fill="FFFFFF"/>
            <w:vAlign w:val="center"/>
          </w:tcPr>
          <w:p w14:paraId="5BA48B48">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系统学习；专题培训；专家指导；学科团队；优秀案例；成熟教案；实训</w:t>
            </w:r>
          </w:p>
        </w:tc>
        <w:tc>
          <w:tcPr>
            <w:tcW w:w="2495" w:type="dxa"/>
            <w:shd w:val="clear" w:color="auto" w:fill="FFFFFF"/>
            <w:vAlign w:val="center"/>
          </w:tcPr>
          <w:p w14:paraId="3AB6ABF1">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专业学习；课例资源；专家支持；团队研修</w:t>
            </w:r>
          </w:p>
        </w:tc>
        <w:tc>
          <w:tcPr>
            <w:tcW w:w="2010" w:type="dxa"/>
            <w:shd w:val="clear" w:color="auto" w:fill="FFFFFF"/>
            <w:vAlign w:val="center"/>
          </w:tcPr>
          <w:p w14:paraId="045535A9">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教师专业学习与资源支持</w:t>
            </w:r>
          </w:p>
        </w:tc>
        <w:tc>
          <w:tcPr>
            <w:tcW w:w="706" w:type="dxa"/>
            <w:shd w:val="clear" w:color="auto" w:fill="FFFFFF"/>
            <w:vAlign w:val="center"/>
          </w:tcPr>
          <w:p w14:paraId="1B42A5F3">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16</w:t>
            </w:r>
          </w:p>
        </w:tc>
        <w:tc>
          <w:tcPr>
            <w:tcW w:w="3000" w:type="dxa"/>
            <w:shd w:val="clear" w:color="auto" w:fill="FFFFFF"/>
            <w:vAlign w:val="center"/>
          </w:tcPr>
          <w:p w14:paraId="4843A77C">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“除了理念灌输，更重要的是通过实训、具体指导提升教师相关教学设计能力”；“需要优秀案例学习”</w:t>
            </w:r>
          </w:p>
        </w:tc>
      </w:tr>
      <w:tr w14:paraId="205CDE42">
        <w:tblPrEx>
          <w:tblCellMar>
            <w:top w:w="0" w:type="dxa"/>
            <w:left w:w="0" w:type="dxa"/>
            <w:bottom w:w="0" w:type="dxa"/>
            <w:right w:w="0" w:type="dxa"/>
          </w:tblCellMar>
        </w:tblPrEx>
        <w:trPr>
          <w:cantSplit/>
          <w:jc w:val="center"/>
        </w:trPr>
        <w:tc>
          <w:tcPr>
            <w:tcW w:w="2483" w:type="dxa"/>
            <w:tcBorders>
              <w:bottom w:val="single" w:color="000000" w:sz="12" w:space="0"/>
            </w:tcBorders>
            <w:shd w:val="clear" w:color="auto" w:fill="FFFFFF"/>
            <w:vAlign w:val="center"/>
          </w:tcPr>
          <w:p w14:paraId="4E564A25">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逐步推进；部分课例先行；拓展课、社团课；制度保障；合理规划时间</w:t>
            </w:r>
          </w:p>
        </w:tc>
        <w:tc>
          <w:tcPr>
            <w:tcW w:w="2495" w:type="dxa"/>
            <w:tcBorders>
              <w:bottom w:val="single" w:color="000000" w:sz="12" w:space="0"/>
            </w:tcBorders>
            <w:shd w:val="clear" w:color="auto" w:fill="FFFFFF"/>
            <w:vAlign w:val="center"/>
          </w:tcPr>
          <w:p w14:paraId="0EAD3F76">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渐进实施；试点推进；课程空间；制度保障</w:t>
            </w:r>
          </w:p>
        </w:tc>
        <w:tc>
          <w:tcPr>
            <w:tcW w:w="2010" w:type="dxa"/>
            <w:tcBorders>
              <w:bottom w:val="single" w:color="000000" w:sz="12" w:space="0"/>
            </w:tcBorders>
            <w:shd w:val="clear" w:color="auto" w:fill="FFFFFF"/>
            <w:vAlign w:val="center"/>
          </w:tcPr>
          <w:p w14:paraId="22B52A38">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校本推进与保障机制</w:t>
            </w:r>
          </w:p>
        </w:tc>
        <w:tc>
          <w:tcPr>
            <w:tcW w:w="706" w:type="dxa"/>
            <w:tcBorders>
              <w:bottom w:val="single" w:color="000000" w:sz="12" w:space="0"/>
            </w:tcBorders>
            <w:shd w:val="clear" w:color="auto" w:fill="FFFFFF"/>
            <w:vAlign w:val="center"/>
          </w:tcPr>
          <w:p w14:paraId="3B23F68E">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7</w:t>
            </w:r>
          </w:p>
        </w:tc>
        <w:tc>
          <w:tcPr>
            <w:tcW w:w="3000" w:type="dxa"/>
            <w:tcBorders>
              <w:bottom w:val="single" w:color="000000" w:sz="12" w:space="0"/>
            </w:tcBorders>
            <w:shd w:val="clear" w:color="auto" w:fill="FFFFFF"/>
            <w:vAlign w:val="center"/>
          </w:tcPr>
          <w:p w14:paraId="1FDA2BA5">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“可以先在部分课例中开展高阶能力的培育”；“希望能在拓展课社团课多开展”</w:t>
            </w:r>
          </w:p>
        </w:tc>
      </w:tr>
    </w:tbl>
    <w:p w14:paraId="0A8D2855">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从编码关系看，前测中课时与考试压力、教师专业学习与资源支持、学生差异与分层支持覆盖的文本较多，这些是教师在开放表达中较容易主动提及的议题。尤其值得保留的是，教师对高阶能力的讨论往往同时伴随具体条件判断，既谈价值，也谈课时；既谈探究，也谈学情；既谈改革，也谈评价。这种复合表达使前测文本具有较强的实践指向。</w:t>
      </w:r>
    </w:p>
    <w:p w14:paraId="6334E9D6">
      <w:pPr>
        <w:keepNext/>
        <w:pageBreakBefore w:val="0"/>
        <w:overflowPunct w:val="0"/>
        <w:bidi w:val="0"/>
        <w:snapToGrid w:val="0"/>
        <w:spacing w:before="0" w:after="0" w:line="360" w:lineRule="auto"/>
        <w:ind w:firstLine="480" w:firstLineChars="0"/>
        <w:jc w:val="both"/>
        <w:textAlignment w:val="auto"/>
        <w:outlineLvl w:val="4"/>
        <w:rPr>
          <w:rFonts w:hint="eastAsia" w:ascii="宋体" w:hAnsi="宋体" w:eastAsia="宋体" w:cs="宋体"/>
          <w:b/>
          <w:sz w:val="24"/>
        </w:rPr>
      </w:pPr>
      <w:r>
        <w:rPr>
          <w:rFonts w:hint="eastAsia" w:ascii="宋体" w:hAnsi="宋体" w:eastAsia="宋体" w:cs="宋体"/>
          <w:b w:val="0"/>
          <w:sz w:val="24"/>
        </w:rPr>
        <w:t>3）后测文本编码</w:t>
      </w:r>
    </w:p>
    <w:p w14:paraId="07D98C4D">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后测53份有效文本中，教师使用了更多具体的课堂语言，如问题链、开放性问题、任务驱动、合作探究、真实问题、过程性反馈、学生质疑等。为避免将这些具体表达直接等同于成效，本研究仍按其原始语义进行归类，只呈现文本内容本身。</w:t>
      </w:r>
    </w:p>
    <w:p w14:paraId="6B31D3C9">
      <w:pPr>
        <w:keepNext/>
        <w:pageBreakBefore w:val="0"/>
        <w:overflowPunct w:val="0"/>
        <w:bidi w:val="0"/>
        <w:snapToGrid w:val="0"/>
        <w:spacing w:before="180" w:after="60" w:line="240" w:lineRule="auto"/>
        <w:ind w:firstLineChars="200"/>
        <w:jc w:val="center"/>
        <w:textAlignment w:val="auto"/>
        <w:rPr>
          <w:rFonts w:hint="eastAsia" w:ascii="宋体" w:hAnsi="宋体" w:eastAsia="宋体" w:cs="宋体"/>
          <w:sz w:val="24"/>
        </w:rPr>
      </w:pPr>
      <w:r>
        <w:rPr>
          <w:rFonts w:hint="eastAsia" w:ascii="宋体" w:hAnsi="宋体" w:eastAsia="宋体" w:cs="宋体"/>
          <w:b w:val="0"/>
          <w:sz w:val="21"/>
        </w:rPr>
        <w:t>表3-77  教师后测开放性回答三级编码表</w:t>
      </w:r>
    </w:p>
    <w:tbl>
      <w:tblPr>
        <w:tblStyle w:val="12"/>
        <w:tblW w:w="9807" w:type="dxa"/>
        <w:jc w:val="center"/>
        <w:tblLayout w:type="fixed"/>
        <w:tblCellMar>
          <w:top w:w="0" w:type="dxa"/>
          <w:left w:w="0" w:type="dxa"/>
          <w:bottom w:w="0" w:type="dxa"/>
          <w:right w:w="0" w:type="dxa"/>
        </w:tblCellMar>
      </w:tblPr>
      <w:tblGrid>
        <w:gridCol w:w="2999"/>
        <w:gridCol w:w="1597"/>
        <w:gridCol w:w="1504"/>
        <w:gridCol w:w="707"/>
        <w:gridCol w:w="3000"/>
      </w:tblGrid>
      <w:tr w14:paraId="7FC942D7">
        <w:tblPrEx>
          <w:tblCellMar>
            <w:top w:w="0" w:type="dxa"/>
            <w:left w:w="0" w:type="dxa"/>
            <w:bottom w:w="0" w:type="dxa"/>
            <w:right w:w="0" w:type="dxa"/>
          </w:tblCellMar>
        </w:tblPrEx>
        <w:trPr>
          <w:cantSplit/>
          <w:tblHeader/>
          <w:jc w:val="center"/>
        </w:trPr>
        <w:tc>
          <w:tcPr>
            <w:tcW w:w="2999" w:type="dxa"/>
            <w:tcBorders>
              <w:top w:val="single" w:color="000000" w:sz="12" w:space="0"/>
              <w:bottom w:val="single" w:color="000000" w:sz="6" w:space="0"/>
            </w:tcBorders>
            <w:shd w:val="clear" w:color="auto" w:fill="FFFFFF"/>
            <w:vAlign w:val="center"/>
          </w:tcPr>
          <w:p w14:paraId="3B573C2E">
            <w:pPr>
              <w:overflowPunct w:val="0"/>
              <w:bidi w:val="0"/>
              <w:snapToGrid w:val="0"/>
              <w:spacing w:before="0" w:after="0" w:line="240" w:lineRule="auto"/>
              <w:ind w:firstLineChars="200"/>
              <w:jc w:val="center"/>
              <w:textAlignment w:val="auto"/>
              <w:rPr>
                <w:rFonts w:hint="eastAsia" w:ascii="宋体" w:hAnsi="宋体" w:eastAsia="宋体" w:cs="宋体"/>
                <w:b/>
                <w:szCs w:val="21"/>
              </w:rPr>
            </w:pPr>
            <w:r>
              <w:rPr>
                <w:rFonts w:hint="eastAsia" w:ascii="宋体" w:hAnsi="宋体" w:eastAsia="宋体" w:cs="宋体"/>
                <w:b/>
                <w:sz w:val="21"/>
                <w:szCs w:val="21"/>
              </w:rPr>
              <w:t>开放编码</w:t>
            </w:r>
          </w:p>
        </w:tc>
        <w:tc>
          <w:tcPr>
            <w:tcW w:w="1597" w:type="dxa"/>
            <w:tcBorders>
              <w:top w:val="single" w:color="000000" w:sz="12" w:space="0"/>
              <w:bottom w:val="single" w:color="000000" w:sz="6" w:space="0"/>
            </w:tcBorders>
            <w:shd w:val="clear" w:color="auto" w:fill="FFFFFF"/>
            <w:vAlign w:val="center"/>
          </w:tcPr>
          <w:p w14:paraId="24AB492C">
            <w:pPr>
              <w:overflowPunct w:val="0"/>
              <w:bidi w:val="0"/>
              <w:snapToGrid w:val="0"/>
              <w:spacing w:before="0" w:after="0" w:line="240" w:lineRule="auto"/>
              <w:ind w:firstLineChars="200"/>
              <w:jc w:val="center"/>
              <w:textAlignment w:val="auto"/>
              <w:rPr>
                <w:rFonts w:hint="eastAsia" w:ascii="宋体" w:hAnsi="宋体" w:eastAsia="宋体" w:cs="宋体"/>
                <w:b/>
                <w:szCs w:val="21"/>
              </w:rPr>
            </w:pPr>
            <w:r>
              <w:rPr>
                <w:rFonts w:hint="eastAsia" w:ascii="宋体" w:hAnsi="宋体" w:eastAsia="宋体" w:cs="宋体"/>
                <w:b/>
                <w:sz w:val="21"/>
                <w:szCs w:val="21"/>
              </w:rPr>
              <w:t>轴心编码</w:t>
            </w:r>
          </w:p>
        </w:tc>
        <w:tc>
          <w:tcPr>
            <w:tcW w:w="1504" w:type="dxa"/>
            <w:tcBorders>
              <w:top w:val="single" w:color="000000" w:sz="12" w:space="0"/>
              <w:bottom w:val="single" w:color="000000" w:sz="6" w:space="0"/>
            </w:tcBorders>
            <w:shd w:val="clear" w:color="auto" w:fill="FFFFFF"/>
            <w:vAlign w:val="center"/>
          </w:tcPr>
          <w:p w14:paraId="2E765897">
            <w:pPr>
              <w:overflowPunct w:val="0"/>
              <w:bidi w:val="0"/>
              <w:snapToGrid w:val="0"/>
              <w:spacing w:before="0" w:after="0" w:line="240" w:lineRule="auto"/>
              <w:ind w:firstLineChars="200"/>
              <w:jc w:val="center"/>
              <w:textAlignment w:val="auto"/>
              <w:rPr>
                <w:rFonts w:hint="eastAsia" w:ascii="宋体" w:hAnsi="宋体" w:eastAsia="宋体" w:cs="宋体"/>
                <w:b/>
                <w:szCs w:val="21"/>
              </w:rPr>
            </w:pPr>
            <w:r>
              <w:rPr>
                <w:rFonts w:hint="eastAsia" w:ascii="宋体" w:hAnsi="宋体" w:eastAsia="宋体" w:cs="宋体"/>
                <w:b/>
                <w:sz w:val="21"/>
                <w:szCs w:val="21"/>
              </w:rPr>
              <w:t>选择编码</w:t>
            </w:r>
          </w:p>
        </w:tc>
        <w:tc>
          <w:tcPr>
            <w:tcW w:w="707" w:type="dxa"/>
            <w:tcBorders>
              <w:top w:val="single" w:color="000000" w:sz="12" w:space="0"/>
              <w:bottom w:val="single" w:color="000000" w:sz="6" w:space="0"/>
            </w:tcBorders>
            <w:shd w:val="clear" w:color="auto" w:fill="FFFFFF"/>
            <w:vAlign w:val="center"/>
          </w:tcPr>
          <w:p w14:paraId="3E205739">
            <w:pPr>
              <w:overflowPunct w:val="0"/>
              <w:bidi w:val="0"/>
              <w:snapToGrid w:val="0"/>
              <w:spacing w:before="0" w:after="0" w:line="240" w:lineRule="auto"/>
              <w:ind w:firstLineChars="200"/>
              <w:jc w:val="center"/>
              <w:textAlignment w:val="auto"/>
              <w:rPr>
                <w:rFonts w:hint="eastAsia" w:ascii="宋体" w:hAnsi="宋体" w:eastAsia="宋体" w:cs="宋体"/>
                <w:b/>
                <w:szCs w:val="21"/>
              </w:rPr>
            </w:pPr>
            <w:r>
              <w:rPr>
                <w:rFonts w:hint="eastAsia" w:ascii="宋体" w:hAnsi="宋体" w:eastAsia="宋体" w:cs="宋体"/>
                <w:b/>
                <w:sz w:val="21"/>
                <w:szCs w:val="21"/>
              </w:rPr>
              <w:t>涉及</w:t>
            </w:r>
          </w:p>
          <w:p w14:paraId="38C8A290">
            <w:pPr>
              <w:overflowPunct w:val="0"/>
              <w:bidi w:val="0"/>
              <w:snapToGrid w:val="0"/>
              <w:spacing w:before="0" w:after="0" w:line="240" w:lineRule="auto"/>
              <w:ind w:firstLineChars="200"/>
              <w:jc w:val="center"/>
              <w:textAlignment w:val="auto"/>
              <w:rPr>
                <w:rFonts w:hint="eastAsia" w:ascii="宋体" w:hAnsi="宋体" w:eastAsia="宋体" w:cs="宋体"/>
                <w:b/>
                <w:szCs w:val="21"/>
              </w:rPr>
            </w:pPr>
            <w:r>
              <w:rPr>
                <w:rFonts w:hint="eastAsia" w:ascii="宋体" w:hAnsi="宋体" w:eastAsia="宋体" w:cs="宋体"/>
                <w:b/>
                <w:sz w:val="21"/>
                <w:szCs w:val="21"/>
              </w:rPr>
              <w:t>回答数</w:t>
            </w:r>
          </w:p>
        </w:tc>
        <w:tc>
          <w:tcPr>
            <w:tcW w:w="3000" w:type="dxa"/>
            <w:tcBorders>
              <w:top w:val="single" w:color="000000" w:sz="12" w:space="0"/>
              <w:bottom w:val="single" w:color="000000" w:sz="6" w:space="0"/>
            </w:tcBorders>
            <w:shd w:val="clear" w:color="auto" w:fill="FFFFFF"/>
            <w:vAlign w:val="center"/>
          </w:tcPr>
          <w:p w14:paraId="0276138F">
            <w:pPr>
              <w:overflowPunct w:val="0"/>
              <w:bidi w:val="0"/>
              <w:snapToGrid w:val="0"/>
              <w:spacing w:before="0" w:after="0" w:line="240" w:lineRule="auto"/>
              <w:ind w:firstLineChars="200"/>
              <w:jc w:val="center"/>
              <w:textAlignment w:val="auto"/>
              <w:rPr>
                <w:rFonts w:hint="eastAsia" w:ascii="宋体" w:hAnsi="宋体" w:eastAsia="宋体" w:cs="宋体"/>
                <w:b/>
                <w:szCs w:val="21"/>
              </w:rPr>
            </w:pPr>
            <w:r>
              <w:rPr>
                <w:rFonts w:hint="eastAsia" w:ascii="宋体" w:hAnsi="宋体" w:eastAsia="宋体" w:cs="宋体"/>
                <w:b/>
                <w:sz w:val="21"/>
                <w:szCs w:val="21"/>
              </w:rPr>
              <w:t>代表性原始表达</w:t>
            </w:r>
          </w:p>
        </w:tc>
      </w:tr>
      <w:tr w14:paraId="4A25F3EF">
        <w:tblPrEx>
          <w:tblCellMar>
            <w:top w:w="0" w:type="dxa"/>
            <w:left w:w="0" w:type="dxa"/>
            <w:bottom w:w="0" w:type="dxa"/>
            <w:right w:w="0" w:type="dxa"/>
          </w:tblCellMar>
        </w:tblPrEx>
        <w:trPr>
          <w:cantSplit/>
          <w:jc w:val="center"/>
        </w:trPr>
        <w:tc>
          <w:tcPr>
            <w:tcW w:w="2999" w:type="dxa"/>
            <w:shd w:val="clear" w:color="auto" w:fill="FFFFFF"/>
            <w:vAlign w:val="center"/>
          </w:tcPr>
          <w:p w14:paraId="195AF7AC">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理论知识；有意识指向高阶能力；目标更清晰；更加重视思维；专业自觉</w:t>
            </w:r>
          </w:p>
        </w:tc>
        <w:tc>
          <w:tcPr>
            <w:tcW w:w="1597" w:type="dxa"/>
            <w:shd w:val="clear" w:color="auto" w:fill="FFFFFF"/>
            <w:vAlign w:val="center"/>
          </w:tcPr>
          <w:p w14:paraId="3F6C33CE">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理念理解；目标意识；专业自觉</w:t>
            </w:r>
          </w:p>
        </w:tc>
        <w:tc>
          <w:tcPr>
            <w:tcW w:w="1504" w:type="dxa"/>
            <w:shd w:val="clear" w:color="auto" w:fill="FFFFFF"/>
            <w:vAlign w:val="center"/>
          </w:tcPr>
          <w:p w14:paraId="75EA964B">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高阶能力培育的认知与目标意识</w:t>
            </w:r>
          </w:p>
        </w:tc>
        <w:tc>
          <w:tcPr>
            <w:tcW w:w="707" w:type="dxa"/>
            <w:shd w:val="clear" w:color="auto" w:fill="FFFFFF"/>
            <w:vAlign w:val="center"/>
          </w:tcPr>
          <w:p w14:paraId="1D4B026C">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13</w:t>
            </w:r>
          </w:p>
        </w:tc>
        <w:tc>
          <w:tcPr>
            <w:tcW w:w="3000" w:type="dxa"/>
            <w:shd w:val="clear" w:color="auto" w:fill="FFFFFF"/>
            <w:vAlign w:val="center"/>
          </w:tcPr>
          <w:p w14:paraId="39BBD260">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“会有意识地在教学设计中指向学生的高阶能力培育”；“更加了解高阶能力培养的方向和价值”</w:t>
            </w:r>
          </w:p>
        </w:tc>
      </w:tr>
      <w:tr w14:paraId="4DA43F84">
        <w:tblPrEx>
          <w:tblCellMar>
            <w:top w:w="0" w:type="dxa"/>
            <w:left w:w="0" w:type="dxa"/>
            <w:bottom w:w="0" w:type="dxa"/>
            <w:right w:w="0" w:type="dxa"/>
          </w:tblCellMar>
        </w:tblPrEx>
        <w:trPr>
          <w:cantSplit/>
          <w:jc w:val="center"/>
        </w:trPr>
        <w:tc>
          <w:tcPr>
            <w:tcW w:w="2999" w:type="dxa"/>
            <w:shd w:val="clear" w:color="auto" w:fill="FFFFFF"/>
            <w:vAlign w:val="center"/>
          </w:tcPr>
          <w:p w14:paraId="7EF8EF8B">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问题链；开放性问题；分析评价创造任务；高阶思维问题；作业设计；引导话术</w:t>
            </w:r>
          </w:p>
        </w:tc>
        <w:tc>
          <w:tcPr>
            <w:tcW w:w="1597" w:type="dxa"/>
            <w:shd w:val="clear" w:color="auto" w:fill="FFFFFF"/>
            <w:vAlign w:val="center"/>
          </w:tcPr>
          <w:p w14:paraId="3EBDD139">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问题链设计；开放任务；认知层级设计；作业任务设计</w:t>
            </w:r>
          </w:p>
        </w:tc>
        <w:tc>
          <w:tcPr>
            <w:tcW w:w="1504" w:type="dxa"/>
            <w:shd w:val="clear" w:color="auto" w:fill="FFFFFF"/>
            <w:vAlign w:val="center"/>
          </w:tcPr>
          <w:p w14:paraId="1B7C0F9F">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高阶认知任务设计</w:t>
            </w:r>
          </w:p>
        </w:tc>
        <w:tc>
          <w:tcPr>
            <w:tcW w:w="707" w:type="dxa"/>
            <w:shd w:val="clear" w:color="auto" w:fill="FFFFFF"/>
            <w:vAlign w:val="center"/>
          </w:tcPr>
          <w:p w14:paraId="51F2B8E1">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12</w:t>
            </w:r>
          </w:p>
        </w:tc>
        <w:tc>
          <w:tcPr>
            <w:tcW w:w="3000" w:type="dxa"/>
            <w:shd w:val="clear" w:color="auto" w:fill="FFFFFF"/>
            <w:vAlign w:val="center"/>
          </w:tcPr>
          <w:p w14:paraId="1CB902CB">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“对于开放性问题及课堂问题链设计更熟悉”；“更注重问题链的思维梯度设计”</w:t>
            </w:r>
          </w:p>
        </w:tc>
      </w:tr>
      <w:tr w14:paraId="7C2A492A">
        <w:tblPrEx>
          <w:tblCellMar>
            <w:top w:w="0" w:type="dxa"/>
            <w:left w:w="0" w:type="dxa"/>
            <w:bottom w:w="0" w:type="dxa"/>
            <w:right w:w="0" w:type="dxa"/>
          </w:tblCellMar>
        </w:tblPrEx>
        <w:trPr>
          <w:cantSplit/>
          <w:jc w:val="center"/>
        </w:trPr>
        <w:tc>
          <w:tcPr>
            <w:tcW w:w="2999" w:type="dxa"/>
            <w:shd w:val="clear" w:color="auto" w:fill="FFFFFF"/>
            <w:vAlign w:val="center"/>
          </w:tcPr>
          <w:p w14:paraId="3F7002AF">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问题探究；项目式任务；自主探究；合作探究；真实问题；实验探究；小组研讨</w:t>
            </w:r>
          </w:p>
        </w:tc>
        <w:tc>
          <w:tcPr>
            <w:tcW w:w="1597" w:type="dxa"/>
            <w:shd w:val="clear" w:color="auto" w:fill="FFFFFF"/>
            <w:vAlign w:val="center"/>
          </w:tcPr>
          <w:p w14:paraId="6B81B78D">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探究学习；项目学习；合作学习；真实任务</w:t>
            </w:r>
          </w:p>
        </w:tc>
        <w:tc>
          <w:tcPr>
            <w:tcW w:w="1504" w:type="dxa"/>
            <w:shd w:val="clear" w:color="auto" w:fill="FFFFFF"/>
            <w:vAlign w:val="center"/>
          </w:tcPr>
          <w:p w14:paraId="6BD4C073">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探究合作与真实学习</w:t>
            </w:r>
          </w:p>
        </w:tc>
        <w:tc>
          <w:tcPr>
            <w:tcW w:w="707" w:type="dxa"/>
            <w:shd w:val="clear" w:color="auto" w:fill="FFFFFF"/>
            <w:vAlign w:val="center"/>
          </w:tcPr>
          <w:p w14:paraId="136278F4">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6</w:t>
            </w:r>
          </w:p>
        </w:tc>
        <w:tc>
          <w:tcPr>
            <w:tcW w:w="3000" w:type="dxa"/>
            <w:shd w:val="clear" w:color="auto" w:fill="FFFFFF"/>
            <w:vAlign w:val="center"/>
          </w:tcPr>
          <w:p w14:paraId="5C0BE7E2">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“开展项目式任务”；“把部分知识点的讲授过程转化为学生的探索场”</w:t>
            </w:r>
          </w:p>
        </w:tc>
      </w:tr>
      <w:tr w14:paraId="10CE277E">
        <w:tblPrEx>
          <w:tblCellMar>
            <w:top w:w="0" w:type="dxa"/>
            <w:left w:w="0" w:type="dxa"/>
            <w:bottom w:w="0" w:type="dxa"/>
            <w:right w:w="0" w:type="dxa"/>
          </w:tblCellMar>
        </w:tblPrEx>
        <w:trPr>
          <w:cantSplit/>
          <w:jc w:val="center"/>
        </w:trPr>
        <w:tc>
          <w:tcPr>
            <w:tcW w:w="2999" w:type="dxa"/>
            <w:shd w:val="clear" w:color="auto" w:fill="FFFFFF"/>
            <w:vAlign w:val="center"/>
          </w:tcPr>
          <w:p w14:paraId="69FEBE02">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学生质疑；提问质量；思维活跃；表达；发现问题；合作解决问题；参与深度</w:t>
            </w:r>
          </w:p>
        </w:tc>
        <w:tc>
          <w:tcPr>
            <w:tcW w:w="1597" w:type="dxa"/>
            <w:shd w:val="clear" w:color="auto" w:fill="FFFFFF"/>
            <w:vAlign w:val="center"/>
          </w:tcPr>
          <w:p w14:paraId="4D58E10E">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质疑提问；思维表达；合作解决问题；学习参与</w:t>
            </w:r>
          </w:p>
        </w:tc>
        <w:tc>
          <w:tcPr>
            <w:tcW w:w="1504" w:type="dxa"/>
            <w:shd w:val="clear" w:color="auto" w:fill="FFFFFF"/>
            <w:vAlign w:val="center"/>
          </w:tcPr>
          <w:p w14:paraId="0D41D8FE">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学生学习行为观察</w:t>
            </w:r>
          </w:p>
        </w:tc>
        <w:tc>
          <w:tcPr>
            <w:tcW w:w="707" w:type="dxa"/>
            <w:shd w:val="clear" w:color="auto" w:fill="FFFFFF"/>
            <w:vAlign w:val="center"/>
          </w:tcPr>
          <w:p w14:paraId="3FB757F1">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8</w:t>
            </w:r>
          </w:p>
        </w:tc>
        <w:tc>
          <w:tcPr>
            <w:tcW w:w="3000" w:type="dxa"/>
            <w:shd w:val="clear" w:color="auto" w:fill="FFFFFF"/>
            <w:vAlign w:val="center"/>
          </w:tcPr>
          <w:p w14:paraId="362840E8">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“学生更加大胆地敢于质疑”；“学生的提问质量有明显提升，且学生会发现问题并彼此互相帮助解决问题”</w:t>
            </w:r>
          </w:p>
        </w:tc>
      </w:tr>
      <w:tr w14:paraId="5BC5B80D">
        <w:tblPrEx>
          <w:tblCellMar>
            <w:top w:w="0" w:type="dxa"/>
            <w:left w:w="0" w:type="dxa"/>
            <w:bottom w:w="0" w:type="dxa"/>
            <w:right w:w="0" w:type="dxa"/>
          </w:tblCellMar>
        </w:tblPrEx>
        <w:trPr>
          <w:cantSplit/>
          <w:jc w:val="center"/>
        </w:trPr>
        <w:tc>
          <w:tcPr>
            <w:tcW w:w="2999" w:type="dxa"/>
            <w:shd w:val="clear" w:color="auto" w:fill="FFFFFF"/>
            <w:vAlign w:val="center"/>
          </w:tcPr>
          <w:p w14:paraId="6348780E">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过程性反馈；多元评价；生成性问题；高阶能力评价工具；量化方法</w:t>
            </w:r>
          </w:p>
        </w:tc>
        <w:tc>
          <w:tcPr>
            <w:tcW w:w="1597" w:type="dxa"/>
            <w:shd w:val="clear" w:color="auto" w:fill="FFFFFF"/>
            <w:vAlign w:val="center"/>
          </w:tcPr>
          <w:p w14:paraId="6E1FA93D">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形成性评价；学习证据；评价工具；反馈调节</w:t>
            </w:r>
          </w:p>
        </w:tc>
        <w:tc>
          <w:tcPr>
            <w:tcW w:w="1504" w:type="dxa"/>
            <w:shd w:val="clear" w:color="auto" w:fill="FFFFFF"/>
            <w:vAlign w:val="center"/>
          </w:tcPr>
          <w:p w14:paraId="1D92CCF1">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形成性评价与学习证据</w:t>
            </w:r>
          </w:p>
        </w:tc>
        <w:tc>
          <w:tcPr>
            <w:tcW w:w="707" w:type="dxa"/>
            <w:shd w:val="clear" w:color="auto" w:fill="FFFFFF"/>
            <w:vAlign w:val="center"/>
          </w:tcPr>
          <w:p w14:paraId="477274B7">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5</w:t>
            </w:r>
          </w:p>
        </w:tc>
        <w:tc>
          <w:tcPr>
            <w:tcW w:w="3000" w:type="dxa"/>
            <w:shd w:val="clear" w:color="auto" w:fill="FFFFFF"/>
            <w:vAlign w:val="center"/>
          </w:tcPr>
          <w:p w14:paraId="2E1FAB41">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“课堂会更注重学生的生成性问题，过程性问题的设计和反馈”；“提供更多学科化的高阶思维评价工具”</w:t>
            </w:r>
          </w:p>
        </w:tc>
      </w:tr>
      <w:tr w14:paraId="1C52FAF8">
        <w:tblPrEx>
          <w:tblCellMar>
            <w:top w:w="0" w:type="dxa"/>
            <w:left w:w="0" w:type="dxa"/>
            <w:bottom w:w="0" w:type="dxa"/>
            <w:right w:w="0" w:type="dxa"/>
          </w:tblCellMar>
        </w:tblPrEx>
        <w:trPr>
          <w:cantSplit/>
          <w:jc w:val="center"/>
        </w:trPr>
        <w:tc>
          <w:tcPr>
            <w:tcW w:w="2999" w:type="dxa"/>
            <w:shd w:val="clear" w:color="auto" w:fill="FFFFFF"/>
            <w:vAlign w:val="center"/>
          </w:tcPr>
          <w:p w14:paraId="2CF1C0D8">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课时紧；高三任务重；基础落实与高阶活动平衡；升学压力；刷题倾向</w:t>
            </w:r>
          </w:p>
        </w:tc>
        <w:tc>
          <w:tcPr>
            <w:tcW w:w="1597" w:type="dxa"/>
            <w:shd w:val="clear" w:color="auto" w:fill="FFFFFF"/>
            <w:vAlign w:val="center"/>
          </w:tcPr>
          <w:p w14:paraId="533023A6">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课时压力；升学压力；基础与高阶平衡</w:t>
            </w:r>
          </w:p>
        </w:tc>
        <w:tc>
          <w:tcPr>
            <w:tcW w:w="1504" w:type="dxa"/>
            <w:shd w:val="clear" w:color="auto" w:fill="FFFFFF"/>
            <w:vAlign w:val="center"/>
          </w:tcPr>
          <w:p w14:paraId="58CAA7F2">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教学时间与升学压力</w:t>
            </w:r>
          </w:p>
        </w:tc>
        <w:tc>
          <w:tcPr>
            <w:tcW w:w="707" w:type="dxa"/>
            <w:shd w:val="clear" w:color="auto" w:fill="FFFFFF"/>
            <w:vAlign w:val="center"/>
          </w:tcPr>
          <w:p w14:paraId="581D576D">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11</w:t>
            </w:r>
          </w:p>
        </w:tc>
        <w:tc>
          <w:tcPr>
            <w:tcW w:w="3000" w:type="dxa"/>
            <w:shd w:val="clear" w:color="auto" w:fill="FFFFFF"/>
            <w:vAlign w:val="center"/>
          </w:tcPr>
          <w:p w14:paraId="57F279B6">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“课时比较紧张”；“升学压力会向刷题和填鸭课堂倾斜，高阶思维培养渗透不够”</w:t>
            </w:r>
          </w:p>
        </w:tc>
      </w:tr>
      <w:tr w14:paraId="6B99B1C8">
        <w:tblPrEx>
          <w:tblCellMar>
            <w:top w:w="0" w:type="dxa"/>
            <w:left w:w="0" w:type="dxa"/>
            <w:bottom w:w="0" w:type="dxa"/>
            <w:right w:w="0" w:type="dxa"/>
          </w:tblCellMar>
        </w:tblPrEx>
        <w:trPr>
          <w:cantSplit/>
          <w:jc w:val="center"/>
        </w:trPr>
        <w:tc>
          <w:tcPr>
            <w:tcW w:w="2999" w:type="dxa"/>
            <w:shd w:val="clear" w:color="auto" w:fill="FFFFFF"/>
            <w:vAlign w:val="center"/>
          </w:tcPr>
          <w:p w14:paraId="2DCC62BE">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学生水平差异；分层实施；少数学生主导；部分学生参与不足</w:t>
            </w:r>
          </w:p>
        </w:tc>
        <w:tc>
          <w:tcPr>
            <w:tcW w:w="1597" w:type="dxa"/>
            <w:shd w:val="clear" w:color="auto" w:fill="FFFFFF"/>
            <w:vAlign w:val="center"/>
          </w:tcPr>
          <w:p w14:paraId="4BC2E7C4">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学情差异；分层任务；参与差异；适切性</w:t>
            </w:r>
          </w:p>
        </w:tc>
        <w:tc>
          <w:tcPr>
            <w:tcW w:w="1504" w:type="dxa"/>
            <w:shd w:val="clear" w:color="auto" w:fill="FFFFFF"/>
            <w:vAlign w:val="center"/>
          </w:tcPr>
          <w:p w14:paraId="67AFC035">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学生差异与分层实施</w:t>
            </w:r>
          </w:p>
        </w:tc>
        <w:tc>
          <w:tcPr>
            <w:tcW w:w="707" w:type="dxa"/>
            <w:shd w:val="clear" w:color="auto" w:fill="FFFFFF"/>
            <w:vAlign w:val="center"/>
          </w:tcPr>
          <w:p w14:paraId="22E1AE85">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8</w:t>
            </w:r>
          </w:p>
        </w:tc>
        <w:tc>
          <w:tcPr>
            <w:tcW w:w="3000" w:type="dxa"/>
            <w:shd w:val="clear" w:color="auto" w:fill="FFFFFF"/>
            <w:vAlign w:val="center"/>
          </w:tcPr>
          <w:p w14:paraId="615CB390">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“如何避免变成少部分同学的对话”；“面对不同程度的学生无法量化培养方法”</w:t>
            </w:r>
          </w:p>
        </w:tc>
      </w:tr>
      <w:tr w14:paraId="6EFB1C08">
        <w:tblPrEx>
          <w:tblCellMar>
            <w:top w:w="0" w:type="dxa"/>
            <w:left w:w="0" w:type="dxa"/>
            <w:bottom w:w="0" w:type="dxa"/>
            <w:right w:w="0" w:type="dxa"/>
          </w:tblCellMar>
        </w:tblPrEx>
        <w:trPr>
          <w:cantSplit/>
          <w:jc w:val="center"/>
        </w:trPr>
        <w:tc>
          <w:tcPr>
            <w:tcW w:w="2999" w:type="dxa"/>
            <w:shd w:val="clear" w:color="auto" w:fill="FFFFFF"/>
            <w:vAlign w:val="center"/>
          </w:tcPr>
          <w:p w14:paraId="5425D6AF">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课堂把控；实践尚不成熟；落地尺度；效果不理想；教师能力不足；难坚持</w:t>
            </w:r>
          </w:p>
        </w:tc>
        <w:tc>
          <w:tcPr>
            <w:tcW w:w="1597" w:type="dxa"/>
            <w:shd w:val="clear" w:color="auto" w:fill="FFFFFF"/>
            <w:vAlign w:val="center"/>
          </w:tcPr>
          <w:p w14:paraId="6619EB6E">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教学实施能力；课堂调控；方法转化；教师能力</w:t>
            </w:r>
          </w:p>
        </w:tc>
        <w:tc>
          <w:tcPr>
            <w:tcW w:w="1504" w:type="dxa"/>
            <w:shd w:val="clear" w:color="auto" w:fill="FFFFFF"/>
            <w:vAlign w:val="center"/>
          </w:tcPr>
          <w:p w14:paraId="79721D8E">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教师实践能力与课堂把控</w:t>
            </w:r>
          </w:p>
        </w:tc>
        <w:tc>
          <w:tcPr>
            <w:tcW w:w="707" w:type="dxa"/>
            <w:shd w:val="clear" w:color="auto" w:fill="FFFFFF"/>
            <w:vAlign w:val="center"/>
          </w:tcPr>
          <w:p w14:paraId="123C9E7B">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9</w:t>
            </w:r>
          </w:p>
        </w:tc>
        <w:tc>
          <w:tcPr>
            <w:tcW w:w="3000" w:type="dxa"/>
            <w:shd w:val="clear" w:color="auto" w:fill="FFFFFF"/>
            <w:vAlign w:val="center"/>
          </w:tcPr>
          <w:p w14:paraId="2F3B0271">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“高阶思维落地、分层实施仍有挑战”；“实践尚不成熟”</w:t>
            </w:r>
          </w:p>
        </w:tc>
      </w:tr>
      <w:tr w14:paraId="2AEBAD96">
        <w:tblPrEx>
          <w:tblCellMar>
            <w:top w:w="0" w:type="dxa"/>
            <w:left w:w="0" w:type="dxa"/>
            <w:bottom w:w="0" w:type="dxa"/>
            <w:right w:w="0" w:type="dxa"/>
          </w:tblCellMar>
        </w:tblPrEx>
        <w:trPr>
          <w:cantSplit/>
          <w:jc w:val="center"/>
        </w:trPr>
        <w:tc>
          <w:tcPr>
            <w:tcW w:w="2999" w:type="dxa"/>
            <w:shd w:val="clear" w:color="auto" w:fill="FFFFFF"/>
            <w:vAlign w:val="center"/>
          </w:tcPr>
          <w:p w14:paraId="1A48E025">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实操课例；学科化案例；示范课；专家进课堂；观摩课；课堂实录；磨课</w:t>
            </w:r>
          </w:p>
        </w:tc>
        <w:tc>
          <w:tcPr>
            <w:tcW w:w="1597" w:type="dxa"/>
            <w:shd w:val="clear" w:color="auto" w:fill="FFFFFF"/>
            <w:vAlign w:val="center"/>
          </w:tcPr>
          <w:p w14:paraId="7031F02C">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课例资源；专家支持；同伴研修；学科化指导</w:t>
            </w:r>
          </w:p>
        </w:tc>
        <w:tc>
          <w:tcPr>
            <w:tcW w:w="1504" w:type="dxa"/>
            <w:shd w:val="clear" w:color="auto" w:fill="FFFFFF"/>
            <w:vAlign w:val="center"/>
          </w:tcPr>
          <w:p w14:paraId="2BB88511">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学科化课例与专业支持</w:t>
            </w:r>
          </w:p>
        </w:tc>
        <w:tc>
          <w:tcPr>
            <w:tcW w:w="707" w:type="dxa"/>
            <w:shd w:val="clear" w:color="auto" w:fill="FFFFFF"/>
            <w:vAlign w:val="center"/>
          </w:tcPr>
          <w:p w14:paraId="2D339A99">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12</w:t>
            </w:r>
          </w:p>
        </w:tc>
        <w:tc>
          <w:tcPr>
            <w:tcW w:w="3000" w:type="dxa"/>
            <w:shd w:val="clear" w:color="auto" w:fill="FFFFFF"/>
            <w:vAlign w:val="center"/>
          </w:tcPr>
          <w:p w14:paraId="04F68ED5">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“建议多提供实操课例”；“校内组织观摩示范课，邀请专家进课堂进行专业指导”</w:t>
            </w:r>
          </w:p>
        </w:tc>
      </w:tr>
      <w:tr w14:paraId="40660206">
        <w:tblPrEx>
          <w:tblCellMar>
            <w:top w:w="0" w:type="dxa"/>
            <w:left w:w="0" w:type="dxa"/>
            <w:bottom w:w="0" w:type="dxa"/>
            <w:right w:w="0" w:type="dxa"/>
          </w:tblCellMar>
        </w:tblPrEx>
        <w:trPr>
          <w:cantSplit/>
          <w:jc w:val="center"/>
        </w:trPr>
        <w:tc>
          <w:tcPr>
            <w:tcW w:w="2999" w:type="dxa"/>
            <w:shd w:val="clear" w:color="auto" w:fill="FFFFFF"/>
            <w:vAlign w:val="center"/>
          </w:tcPr>
          <w:p w14:paraId="2C04F516">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数字技术；数字化工具；AI赋能；工具付费</w:t>
            </w:r>
          </w:p>
        </w:tc>
        <w:tc>
          <w:tcPr>
            <w:tcW w:w="1597" w:type="dxa"/>
            <w:shd w:val="clear" w:color="auto" w:fill="FFFFFF"/>
            <w:vAlign w:val="center"/>
          </w:tcPr>
          <w:p w14:paraId="3761E3B4">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数字工具应用；AI支持；技术条件</w:t>
            </w:r>
          </w:p>
        </w:tc>
        <w:tc>
          <w:tcPr>
            <w:tcW w:w="1504" w:type="dxa"/>
            <w:shd w:val="clear" w:color="auto" w:fill="FFFFFF"/>
            <w:vAlign w:val="center"/>
          </w:tcPr>
          <w:p w14:paraId="20FFD4D4">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数字化与AI支持</w:t>
            </w:r>
          </w:p>
        </w:tc>
        <w:tc>
          <w:tcPr>
            <w:tcW w:w="707" w:type="dxa"/>
            <w:shd w:val="clear" w:color="auto" w:fill="FFFFFF"/>
            <w:vAlign w:val="center"/>
          </w:tcPr>
          <w:p w14:paraId="7734A373">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4</w:t>
            </w:r>
          </w:p>
        </w:tc>
        <w:tc>
          <w:tcPr>
            <w:tcW w:w="3000" w:type="dxa"/>
            <w:shd w:val="clear" w:color="auto" w:fill="FFFFFF"/>
            <w:vAlign w:val="center"/>
          </w:tcPr>
          <w:p w14:paraId="6E4F7B91">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“后续数字技术还需提高”；“问题链设计更指向高阶思维，AI赋能不足”</w:t>
            </w:r>
          </w:p>
        </w:tc>
      </w:tr>
      <w:tr w14:paraId="73F818F3">
        <w:tblPrEx>
          <w:tblCellMar>
            <w:top w:w="0" w:type="dxa"/>
            <w:left w:w="0" w:type="dxa"/>
            <w:bottom w:w="0" w:type="dxa"/>
            <w:right w:w="0" w:type="dxa"/>
          </w:tblCellMar>
        </w:tblPrEx>
        <w:trPr>
          <w:cantSplit/>
          <w:jc w:val="center"/>
        </w:trPr>
        <w:tc>
          <w:tcPr>
            <w:tcW w:w="2999" w:type="dxa"/>
            <w:tcBorders>
              <w:bottom w:val="single" w:color="000000" w:sz="12" w:space="0"/>
            </w:tcBorders>
            <w:shd w:val="clear" w:color="auto" w:fill="FFFFFF"/>
            <w:vAlign w:val="center"/>
          </w:tcPr>
          <w:p w14:paraId="55362663">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教研共建；同主题磨课；持续实践；日常课堂落实</w:t>
            </w:r>
          </w:p>
        </w:tc>
        <w:tc>
          <w:tcPr>
            <w:tcW w:w="1597" w:type="dxa"/>
            <w:tcBorders>
              <w:bottom w:val="single" w:color="000000" w:sz="12" w:space="0"/>
            </w:tcBorders>
            <w:shd w:val="clear" w:color="auto" w:fill="FFFFFF"/>
            <w:vAlign w:val="center"/>
          </w:tcPr>
          <w:p w14:paraId="1085BE5F">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校本研修；资源共建；持续实践</w:t>
            </w:r>
          </w:p>
        </w:tc>
        <w:tc>
          <w:tcPr>
            <w:tcW w:w="1504" w:type="dxa"/>
            <w:tcBorders>
              <w:bottom w:val="single" w:color="000000" w:sz="12" w:space="0"/>
            </w:tcBorders>
            <w:shd w:val="clear" w:color="auto" w:fill="FFFFFF"/>
            <w:vAlign w:val="center"/>
          </w:tcPr>
          <w:p w14:paraId="3A08C7E1">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校本研修与持续实践</w:t>
            </w:r>
          </w:p>
        </w:tc>
        <w:tc>
          <w:tcPr>
            <w:tcW w:w="707" w:type="dxa"/>
            <w:tcBorders>
              <w:bottom w:val="single" w:color="000000" w:sz="12" w:space="0"/>
            </w:tcBorders>
            <w:shd w:val="clear" w:color="auto" w:fill="FFFFFF"/>
            <w:vAlign w:val="center"/>
          </w:tcPr>
          <w:p w14:paraId="6A0F8634">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4</w:t>
            </w:r>
          </w:p>
        </w:tc>
        <w:tc>
          <w:tcPr>
            <w:tcW w:w="3000" w:type="dxa"/>
            <w:tcBorders>
              <w:bottom w:val="single" w:color="000000" w:sz="12" w:space="0"/>
            </w:tcBorders>
            <w:shd w:val="clear" w:color="auto" w:fill="FFFFFF"/>
            <w:vAlign w:val="center"/>
          </w:tcPr>
          <w:p w14:paraId="3CE7F8B5">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“可尝试分层探究，实现教研共建资源”；“学习的理论还要进一步联系实际，开展更多实践”</w:t>
            </w:r>
          </w:p>
        </w:tc>
      </w:tr>
    </w:tbl>
    <w:p w14:paraId="7016A0EF">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后测文本中同一回答往往同时包含做法、困难和建议三个层面。例如，有教师在同一段文字中同时谈到问题链设计、课时紧张、学生差异和教研共建。编码时分别拆分为不同意义单元，以避免用单一主题覆盖一段回答中的多重信息。这种处理方式更符合开放性文本本身的复杂性，也能够保留教师在真实教学情境中的完整表达。</w:t>
      </w:r>
    </w:p>
    <w:p w14:paraId="1D8CA1D3">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bCs/>
          <w:color w:val="C00000"/>
          <w:sz w:val="24"/>
          <w:lang w:val="en-US" w:eastAsia="zh-CN"/>
        </w:rPr>
      </w:pPr>
      <w:bookmarkStart w:id="113" w:name="_Toc18295"/>
      <w:r>
        <w:rPr>
          <w:rFonts w:hint="eastAsia" w:ascii="宋体" w:hAnsi="宋体" w:eastAsia="宋体" w:cs="宋体"/>
          <w:b/>
          <w:bCs/>
          <w:color w:val="C00000"/>
          <w:sz w:val="28"/>
          <w:szCs w:val="28"/>
        </w:rPr>
        <w:t>4.教师</w:t>
      </w:r>
      <w:r>
        <w:rPr>
          <w:rFonts w:hint="eastAsia" w:ascii="宋体" w:hAnsi="宋体" w:eastAsia="宋体" w:cs="宋体"/>
          <w:b/>
          <w:bCs/>
          <w:color w:val="C00000"/>
          <w:sz w:val="28"/>
          <w:szCs w:val="28"/>
          <w:lang w:val="en-US" w:eastAsia="zh-CN"/>
        </w:rPr>
        <w:t>课题观察</w:t>
      </w:r>
      <w:r>
        <w:rPr>
          <w:rFonts w:hint="eastAsia" w:ascii="宋体" w:hAnsi="宋体" w:eastAsia="宋体" w:cs="宋体"/>
          <w:b/>
          <w:bCs/>
          <w:color w:val="C00000"/>
          <w:sz w:val="28"/>
          <w:szCs w:val="28"/>
        </w:rPr>
        <w:t>结果</w:t>
      </w:r>
      <w:r>
        <w:rPr>
          <w:rFonts w:hint="eastAsia" w:ascii="宋体" w:hAnsi="宋体" w:eastAsia="宋体" w:cs="宋体"/>
          <w:b/>
          <w:bCs/>
          <w:color w:val="C00000"/>
          <w:sz w:val="28"/>
          <w:szCs w:val="28"/>
          <w:lang w:val="en-US" w:eastAsia="zh-CN"/>
        </w:rPr>
        <w:t>对比分析</w:t>
      </w:r>
      <w:bookmarkEnd w:id="113"/>
    </w:p>
    <w:p w14:paraId="54281C0C">
      <w:pPr>
        <w:keepNext/>
        <w:pageBreakBefore w:val="0"/>
        <w:overflowPunct w:val="0"/>
        <w:bidi w:val="0"/>
        <w:snapToGrid w:val="0"/>
        <w:spacing w:before="0" w:after="0" w:line="360" w:lineRule="auto"/>
        <w:ind w:firstLineChars="200"/>
        <w:jc w:val="both"/>
        <w:textAlignment w:val="auto"/>
        <w:rPr>
          <w:rFonts w:hint="eastAsia" w:ascii="宋体" w:hAnsi="宋体" w:eastAsia="宋体" w:cs="宋体"/>
          <w:b/>
          <w:color w:val="C00000"/>
          <w:sz w:val="24"/>
        </w:rPr>
      </w:pPr>
      <w:r>
        <w:rPr>
          <w:rFonts w:hint="eastAsia" w:ascii="宋体" w:hAnsi="宋体" w:eastAsia="宋体" w:cs="宋体"/>
          <w:b w:val="0"/>
          <w:color w:val="C00000"/>
          <w:sz w:val="24"/>
        </w:rPr>
        <w:t>（</w:t>
      </w:r>
      <w:r>
        <w:rPr>
          <w:rFonts w:hint="eastAsia" w:ascii="宋体" w:hAnsi="宋体" w:eastAsia="宋体" w:cs="宋体"/>
          <w:b w:val="0"/>
          <w:color w:val="C00000"/>
          <w:sz w:val="24"/>
          <w:lang w:val="en-US" w:eastAsia="zh-CN"/>
        </w:rPr>
        <w:t>1</w:t>
      </w:r>
      <w:r>
        <w:rPr>
          <w:rFonts w:hint="eastAsia" w:ascii="宋体" w:hAnsi="宋体" w:eastAsia="宋体" w:cs="宋体"/>
          <w:b w:val="0"/>
          <w:color w:val="C00000"/>
          <w:sz w:val="24"/>
        </w:rPr>
        <w:t>）课堂评价的总体分布</w:t>
      </w:r>
    </w:p>
    <w:p w14:paraId="309CD425">
      <w:pPr>
        <w:keepNext/>
        <w:pageBreakBefore w:val="0"/>
        <w:overflowPunct w:val="0"/>
        <w:bidi w:val="0"/>
        <w:snapToGrid w:val="0"/>
        <w:spacing w:before="0" w:after="0" w:line="360" w:lineRule="auto"/>
        <w:ind w:firstLineChars="200"/>
        <w:jc w:val="both"/>
        <w:textAlignment w:val="auto"/>
        <w:rPr>
          <w:rFonts w:hint="eastAsia" w:ascii="宋体" w:hAnsi="宋体" w:eastAsia="宋体" w:cs="宋体"/>
          <w:b/>
          <w:color w:val="C00000"/>
          <w:sz w:val="24"/>
        </w:rPr>
      </w:pPr>
      <w:r>
        <w:rPr>
          <w:rFonts w:hint="eastAsia" w:ascii="宋体" w:hAnsi="宋体" w:eastAsia="宋体" w:cs="宋体"/>
          <w:b w:val="0"/>
          <w:color w:val="C00000"/>
          <w:sz w:val="24"/>
        </w:rPr>
        <w:t>（</w:t>
      </w:r>
      <w:r>
        <w:rPr>
          <w:rFonts w:hint="eastAsia" w:ascii="宋体" w:hAnsi="宋体" w:eastAsia="宋体" w:cs="宋体"/>
          <w:b w:val="0"/>
          <w:color w:val="C00000"/>
          <w:sz w:val="24"/>
          <w:lang w:val="en-US" w:eastAsia="zh-CN"/>
        </w:rPr>
        <w:t>2</w:t>
      </w:r>
      <w:r>
        <w:rPr>
          <w:rFonts w:hint="eastAsia" w:ascii="宋体" w:hAnsi="宋体" w:eastAsia="宋体" w:cs="宋体"/>
          <w:b w:val="0"/>
          <w:color w:val="C00000"/>
          <w:sz w:val="24"/>
        </w:rPr>
        <w:t>）五个维度的结构差异</w:t>
      </w:r>
    </w:p>
    <w:p w14:paraId="3B9CCAE6">
      <w:pPr>
        <w:keepNext/>
        <w:pageBreakBefore w:val="0"/>
        <w:overflowPunct w:val="0"/>
        <w:bidi w:val="0"/>
        <w:snapToGrid w:val="0"/>
        <w:spacing w:before="0" w:after="0" w:line="360" w:lineRule="auto"/>
        <w:ind w:firstLineChars="200"/>
        <w:jc w:val="both"/>
        <w:textAlignment w:val="auto"/>
        <w:rPr>
          <w:rFonts w:hint="eastAsia" w:ascii="宋体" w:hAnsi="宋体" w:eastAsia="宋体" w:cs="宋体"/>
          <w:b/>
          <w:color w:val="C00000"/>
          <w:sz w:val="24"/>
        </w:rPr>
      </w:pPr>
      <w:r>
        <w:rPr>
          <w:rFonts w:hint="eastAsia" w:ascii="宋体" w:hAnsi="宋体" w:eastAsia="宋体" w:cs="宋体"/>
          <w:b w:val="0"/>
          <w:color w:val="C00000"/>
          <w:sz w:val="24"/>
        </w:rPr>
        <w:t>（</w:t>
      </w:r>
      <w:r>
        <w:rPr>
          <w:rFonts w:hint="eastAsia" w:ascii="宋体" w:hAnsi="宋体" w:eastAsia="宋体" w:cs="宋体"/>
          <w:b w:val="0"/>
          <w:color w:val="C00000"/>
          <w:sz w:val="24"/>
          <w:lang w:val="en-US" w:eastAsia="zh-CN"/>
        </w:rPr>
        <w:t>3</w:t>
      </w:r>
      <w:r>
        <w:rPr>
          <w:rFonts w:hint="eastAsia" w:ascii="宋体" w:hAnsi="宋体" w:eastAsia="宋体" w:cs="宋体"/>
          <w:b w:val="0"/>
          <w:color w:val="C00000"/>
          <w:sz w:val="24"/>
        </w:rPr>
        <w:t>）开放评语的质性编码</w:t>
      </w:r>
    </w:p>
    <w:p w14:paraId="3E9B97F2">
      <w:pPr>
        <w:keepNext/>
        <w:pageBreakBefore w:val="0"/>
        <w:overflowPunct w:val="0"/>
        <w:bidi w:val="0"/>
        <w:snapToGrid w:val="0"/>
        <w:spacing w:before="0" w:after="0" w:line="360" w:lineRule="auto"/>
        <w:ind w:firstLineChars="200"/>
        <w:jc w:val="both"/>
        <w:textAlignment w:val="auto"/>
        <w:rPr>
          <w:rFonts w:hint="eastAsia" w:ascii="宋体" w:hAnsi="宋体" w:eastAsia="宋体" w:cs="宋体"/>
          <w:b/>
          <w:color w:val="C00000"/>
          <w:sz w:val="24"/>
          <w:lang w:val="en-US" w:eastAsia="zh-CN"/>
        </w:rPr>
      </w:pPr>
      <w:r>
        <w:rPr>
          <w:rFonts w:hint="eastAsia" w:ascii="宋体" w:hAnsi="宋体" w:eastAsia="宋体" w:cs="宋体"/>
          <w:b w:val="0"/>
          <w:color w:val="C00000"/>
          <w:sz w:val="24"/>
          <w:lang w:eastAsia="zh-CN"/>
        </w:rPr>
        <w:t>（</w:t>
      </w:r>
      <w:r>
        <w:rPr>
          <w:rFonts w:hint="eastAsia" w:ascii="宋体" w:hAnsi="宋体" w:eastAsia="宋体" w:cs="宋体"/>
          <w:b w:val="0"/>
          <w:color w:val="C00000"/>
          <w:sz w:val="24"/>
          <w:lang w:val="en-US" w:eastAsia="zh-CN"/>
        </w:rPr>
        <w:t>4）小结</w:t>
      </w:r>
    </w:p>
    <w:p w14:paraId="7CD17D59">
      <w:pPr>
        <w:pStyle w:val="4"/>
        <w:keepNext/>
        <w:keepLines w:val="0"/>
        <w:pageBreakBefore w:val="0"/>
        <w:widowControl/>
        <w:suppressLineNumbers w:val="0"/>
        <w:overflowPunct w:val="0"/>
        <w:bidi w:val="0"/>
        <w:snapToGrid/>
        <w:spacing w:before="280" w:after="280" w:line="360" w:lineRule="auto"/>
        <w:ind w:firstLineChars="200"/>
        <w:textAlignment w:val="auto"/>
        <w:rPr>
          <w:rFonts w:hint="eastAsia" w:ascii="宋体" w:hAnsi="宋体" w:eastAsia="宋体" w:cs="宋体"/>
          <w:sz w:val="24"/>
          <w:szCs w:val="24"/>
        </w:rPr>
      </w:pPr>
      <w:bookmarkStart w:id="114" w:name="_Toc24430"/>
      <w:r>
        <w:rPr>
          <w:rFonts w:hint="eastAsia" w:ascii="宋体" w:hAnsi="宋体" w:eastAsia="宋体" w:cs="宋体"/>
          <w:b/>
          <w:color w:val="auto"/>
          <w:sz w:val="28"/>
          <w:szCs w:val="24"/>
          <w:lang w:val="en-US" w:eastAsia="zh-CN"/>
        </w:rPr>
        <w:t>5.</w:t>
      </w:r>
      <w:r>
        <w:rPr>
          <w:rFonts w:hint="eastAsia" w:ascii="宋体" w:hAnsi="宋体" w:eastAsia="宋体" w:cs="宋体"/>
          <w:b/>
          <w:color w:val="auto"/>
          <w:sz w:val="28"/>
          <w:szCs w:val="24"/>
        </w:rPr>
        <w:t>基于实</w:t>
      </w:r>
      <w:r>
        <w:rPr>
          <w:rFonts w:hint="eastAsia" w:ascii="宋体" w:hAnsi="宋体" w:eastAsia="宋体" w:cs="宋体"/>
          <w:b/>
          <w:sz w:val="28"/>
          <w:szCs w:val="24"/>
        </w:rPr>
        <w:t>践证据的模型迭代与形成</w:t>
      </w:r>
      <w:bookmarkEnd w:id="114"/>
    </w:p>
    <w:p w14:paraId="2BFF2529">
      <w:pPr>
        <w:pageBreakBefore w:val="0"/>
        <w:overflowPunct w:val="0"/>
        <w:bidi w:val="0"/>
        <w:snapToGrid/>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经过多轮学科课堂与科创教育实践，课题组在保留前期核心要素的基础上，进一步明确能力目标、学生学习、教师调节、实践场域和评价证据之间的关系，形成“可见的学习”视域下中学生高阶能力培育模型2.0版。模型的迭代以实践问题为起点，通过课堂表现、学生作品、反馈修订和阶段调查识别改进方向，使模型由学习路径设计逐步发展为教与学协同运行的整体框架。</w:t>
      </w:r>
    </w:p>
    <w:p w14:paraId="6A2D9CB5">
      <w:pPr>
        <w:pStyle w:val="2"/>
        <w:keepNext/>
        <w:pageBreakBefore w:val="0"/>
        <w:overflowPunct w:val="0"/>
        <w:bidi w:val="0"/>
        <w:snapToGrid/>
        <w:spacing w:line="360" w:lineRule="auto"/>
        <w:ind w:firstLine="562" w:firstLineChars="200"/>
        <w:textAlignment w:val="auto"/>
        <w:outlineLvl w:val="3"/>
        <w:rPr>
          <w:rFonts w:hint="eastAsia" w:ascii="宋体" w:hAnsi="宋体" w:eastAsia="宋体" w:cs="宋体"/>
          <w:sz w:val="24"/>
          <w:szCs w:val="24"/>
        </w:rPr>
      </w:pPr>
      <w:bookmarkStart w:id="115" w:name="_Toc16045"/>
      <w:r>
        <w:rPr>
          <w:rFonts w:hint="eastAsia" w:ascii="宋体" w:hAnsi="宋体" w:eastAsia="宋体" w:cs="宋体"/>
          <w:b/>
          <w:sz w:val="28"/>
          <w:szCs w:val="24"/>
        </w:rPr>
        <w:t>（1）实践检验与模型调整的依据</w:t>
      </w:r>
      <w:bookmarkEnd w:id="115"/>
    </w:p>
    <w:p w14:paraId="1D941412">
      <w:pPr>
        <w:pageBreakBefore w:val="0"/>
        <w:overflowPunct w:val="0"/>
        <w:bidi w:val="0"/>
        <w:snapToGrid/>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研究初期，课题组首先关注高阶能力如何进入学生学习过程，逐步形成目标引领、任务驱动、探究展学、反馈迭代和反思迁移的五环路径。实践表明，环节完整并不必然意味着学习深入：学生参与讨论，不一定能够说明依据；教师提供反馈，也不一定带来学生的实际修订。同样的任务在不同课堂中的实施质量存在差异，提示研究需要进一步关注教师支持、学生表现及其相互作用。</w:t>
      </w:r>
    </w:p>
    <w:p w14:paraId="5FC9582E">
      <w:pPr>
        <w:pageBreakBefore w:val="0"/>
        <w:overflowPunct w:val="0"/>
        <w:bidi w:val="0"/>
        <w:snapToGrid/>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课题组据此将前后测、课堂评价、AI课堂行为、学习单、作品版本及教师反思结合使用。阶段调查用于观察师生自评变化，课堂与作品材料用于定位具体问题、解释调整过程。模型完善遵循实践检验、证据采集、问题发现、优化调整、再次实践和比较反思的循环，重视保存调整前、调整依据与调整后的材料。</w:t>
      </w:r>
    </w:p>
    <w:p w14:paraId="13E32A14">
      <w:pPr>
        <w:pageBreakBefore w:val="0"/>
        <w:overflowPunct w:val="0"/>
        <w:bidi w:val="0"/>
        <w:snapToGrid/>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例如，部分课堂的小组讨论较充分，但总结主要由教师完成，学生缺少回看标准和修改观点的机会。针对这一问题，实践中强化成功标准回看、同伴反馈与二次表达，再比较学生前后的回答和作品。这使反馈迭代由提供意见进一步落实为学生依据反馈形成新的表现。</w:t>
      </w:r>
    </w:p>
    <w:p w14:paraId="1E2B6435">
      <w:pPr>
        <w:pStyle w:val="2"/>
        <w:keepNext/>
        <w:pageBreakBefore w:val="0"/>
        <w:overflowPunct w:val="0"/>
        <w:bidi w:val="0"/>
        <w:snapToGrid/>
        <w:spacing w:line="360" w:lineRule="auto"/>
        <w:ind w:firstLine="562" w:firstLineChars="200"/>
        <w:textAlignment w:val="auto"/>
        <w:outlineLvl w:val="3"/>
        <w:rPr>
          <w:rFonts w:hint="eastAsia" w:ascii="宋体" w:hAnsi="宋体" w:eastAsia="宋体" w:cs="宋体"/>
          <w:sz w:val="24"/>
          <w:szCs w:val="24"/>
        </w:rPr>
      </w:pPr>
      <w:bookmarkStart w:id="116" w:name="_Toc14689"/>
      <w:r>
        <w:rPr>
          <w:rFonts w:hint="eastAsia" w:ascii="宋体" w:hAnsi="宋体" w:eastAsia="宋体" w:cs="宋体"/>
          <w:b/>
          <w:sz w:val="28"/>
          <w:szCs w:val="24"/>
        </w:rPr>
        <w:t>（2）总模型的结构性迭代</w:t>
      </w:r>
      <w:bookmarkEnd w:id="116"/>
    </w:p>
    <w:p w14:paraId="469EF37E">
      <w:pPr>
        <w:pageBreakBefore w:val="0"/>
        <w:overflowPunct w:val="0"/>
        <w:bidi w:val="0"/>
        <w:snapToGrid/>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前期模型侧重学生怎样学，2.0版进一步建立能力目标、学习过程、教师支持、场域转化和证据反馈之间的联系。育人导向依据新课标核心素养要求，关注正确价值观、必备品格和关键能力；中学生高阶能力作为统一目标，并列呈现分析、评价、创造、责任担当、情绪调节、合作共情和包容创新七个维度，体现复杂任务中认知加工、自我调节和社会协作的共同要求。</w:t>
      </w:r>
    </w:p>
    <w:p w14:paraId="5BBDF3E8">
      <w:pPr>
        <w:pageBreakBefore w:val="0"/>
        <w:overflowPunct w:val="0"/>
        <w:bidi w:val="0"/>
        <w:snapToGrid/>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模型以浅层学习、深层学习和迁移学习描述学习进阶，并以六类认知过程作为任务要求的分析参照；两境四维关注常规情境及复杂、冲突、开放情境中的责任担当、情绪调节、合作共情和包容创新表现。三层学习、六类认知过程与七维能力分别承担进阶描述、任务分析和能力观察的功能，不作机械的一一对应。相关进阶描述属于本研究的实践性框架，需通过不同学科的表现样例持续校准。</w:t>
      </w:r>
    </w:p>
    <w:p w14:paraId="02E6630E">
      <w:pPr>
        <w:pageBreakBefore w:val="0"/>
        <w:overflowPunct w:val="0"/>
        <w:bidi w:val="0"/>
        <w:snapToGrid/>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可见的学习”承担素养要求向学习目标、任务和表现标准转化的作用。学生的目标、思维、证据、进步与能力通过具体表现被识别，教师的诊断、支架、反馈和调节也通过课堂行动及其影响得到呈现。模型因此从学习活动的组织，进一步走向师生共同理解要求、使用证据和调整行动的实践系统。</w:t>
      </w:r>
    </w:p>
    <w:p w14:paraId="119068AA">
      <w:pPr>
        <w:pStyle w:val="2"/>
        <w:keepNext/>
        <w:pageBreakBefore w:val="0"/>
        <w:overflowPunct w:val="0"/>
        <w:bidi w:val="0"/>
        <w:snapToGrid/>
        <w:spacing w:line="360" w:lineRule="auto"/>
        <w:ind w:firstLine="562" w:firstLineChars="200"/>
        <w:textAlignment w:val="auto"/>
        <w:outlineLvl w:val="3"/>
        <w:rPr>
          <w:rFonts w:hint="eastAsia" w:ascii="宋体" w:hAnsi="宋体" w:eastAsia="宋体" w:cs="宋体"/>
          <w:sz w:val="24"/>
          <w:szCs w:val="24"/>
        </w:rPr>
      </w:pPr>
      <w:bookmarkStart w:id="117" w:name="_Toc7531"/>
      <w:r>
        <w:rPr>
          <w:rFonts w:hint="eastAsia" w:ascii="宋体" w:hAnsi="宋体" w:eastAsia="宋体" w:cs="宋体"/>
          <w:b/>
          <w:sz w:val="28"/>
          <w:szCs w:val="24"/>
        </w:rPr>
        <w:t>（3）五环学习模型的内涵深化</w:t>
      </w:r>
      <w:bookmarkEnd w:id="117"/>
    </w:p>
    <w:p w14:paraId="1741722F">
      <w:pPr>
        <w:pageBreakBefore w:val="0"/>
        <w:overflowPunct w:val="0"/>
        <w:bidi w:val="0"/>
        <w:snapToGrid/>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五环基本结构保持稳定，其深化体现在各环节的学习质量要求。目标引领强调学生理解方向、成功标准和预期表现；任务驱动要求问题形成真实认知挑战；探究展学关注分析过程、证据使用、观点解释和合作协商的外显；反馈迭代要求学生根据标准和反馈形成新的回答、方案或作品；反思迁移要求学生提炼方法、辨识适用条件，并在新情境中调整运用。</w:t>
      </w:r>
    </w:p>
    <w:p w14:paraId="664D47D5">
      <w:pPr>
        <w:pageBreakBefore w:val="0"/>
        <w:overflowPunct w:val="0"/>
        <w:bidi w:val="0"/>
        <w:snapToGrid/>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拿来主义》中从初始观点到文本证据支持和观点修订，《光的折射》中通过实验数据与异常现象讨论修正解释，以及写作和单元学习中的版本变化与方法迁移，共同说明学习质量需要通过实际表现的变化判断。模型观察重点由五环是否实施，转向各环节产生什么学习表现、这些表现如何相互衔接。</w:t>
      </w:r>
    </w:p>
    <w:p w14:paraId="29F30B4D">
      <w:pPr>
        <w:pageBreakBefore w:val="0"/>
        <w:overflowPunct w:val="0"/>
        <w:bidi w:val="0"/>
        <w:snapToGrid/>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 xml:space="preserve">迁移不另设能力维度，而作为跨情境运用知识与方法的要求贯穿学习过程，在反思迁移环节集中体现，并与创造维度中的知识整合、新情境应用和方案调整相联系。迁移的质量取决于学生能否理解新条件并调整原有方法</w:t>
      </w:r>
      <w:del w:id="90081" w:author="Claude" w:date="2026-10-27T03:49:22Z">
        <w:r>
          <w:rPr>
            <w:rFonts w:hint="eastAsia" w:ascii="宋体" w:hAnsi="宋体" w:eastAsia="宋体" w:cs="宋体"/>
            <w:b w:val="0"/>
            <w:sz w:val="24"/>
            <w:szCs w:val="24"/>
          </w:rPr>
          <w:delText xml:space="preserve">，而不仅是重复已经学过的步骤</w:delText>
        </w:r>
      </w:del>
      <w:r>
        <w:rPr>
          <w:rFonts w:hint="eastAsia" w:ascii="宋体" w:hAnsi="宋体" w:eastAsia="宋体" w:cs="宋体"/>
          <w:b w:val="0"/>
          <w:sz w:val="24"/>
          <w:szCs w:val="24"/>
        </w:rPr>
        <w:t xml:space="preserve">。</w:t>
      </w:r>
    </w:p>
    <w:p w14:paraId="112E242A">
      <w:pPr>
        <w:pStyle w:val="2"/>
        <w:keepNext/>
        <w:pageBreakBefore w:val="0"/>
        <w:overflowPunct w:val="0"/>
        <w:bidi w:val="0"/>
        <w:snapToGrid/>
        <w:spacing w:line="360" w:lineRule="auto"/>
        <w:ind w:firstLine="562" w:firstLineChars="200"/>
        <w:textAlignment w:val="auto"/>
        <w:outlineLvl w:val="3"/>
        <w:rPr>
          <w:rFonts w:hint="eastAsia" w:ascii="宋体" w:hAnsi="宋体" w:eastAsia="宋体" w:cs="宋体"/>
          <w:sz w:val="24"/>
          <w:szCs w:val="24"/>
        </w:rPr>
      </w:pPr>
      <w:bookmarkStart w:id="118" w:name="_Toc13322"/>
      <w:r>
        <w:rPr>
          <w:rFonts w:hint="eastAsia" w:ascii="宋体" w:hAnsi="宋体" w:eastAsia="宋体" w:cs="宋体"/>
          <w:b/>
          <w:sz w:val="28"/>
          <w:szCs w:val="24"/>
        </w:rPr>
        <w:t>（4）教师四步调节的循证优化</w:t>
      </w:r>
      <w:bookmarkEnd w:id="118"/>
    </w:p>
    <w:p w14:paraId="699F1E9A">
      <w:pPr>
        <w:pageBreakBefore w:val="0"/>
        <w:overflowPunct w:val="0"/>
        <w:bidi w:val="0"/>
        <w:snapToGrid/>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诊断发现、干预设计、实施推进和评估改进构成教师调节的四步循环。诊断发现由课前了解学情延伸至全过程，通过回答、讨论、作品和错误识别学生状态；干预设计依据真实困难选择问题、支架、资源与反馈；实施推进根据现场表现调整追问、示例、时间及合作安排；评估改进通过学生后续表现判断支持是否适切，形成下一轮调整的依据。</w:t>
      </w:r>
    </w:p>
    <w:p w14:paraId="5B6E73DB">
      <w:pPr>
        <w:pageBreakBefore w:val="0"/>
        <w:overflowPunct w:val="0"/>
        <w:bidi w:val="0"/>
        <w:snapToGrid/>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四步的优化使教师专业判断更多建立在学习证据之上。学生只有结论时，教师可以追问理由；方案缺少比较时，可以引入新的约束；反馈后作品没有变化时，需要检查标准是否清楚、修改机会是否充分。教师由此持续追问学生学到哪里、困难是什么、支持带来什么变化，使教学设计接受学生实际表现的检验。</w:t>
      </w:r>
    </w:p>
    <w:p w14:paraId="66F26F8F">
      <w:pPr>
        <w:pStyle w:val="2"/>
        <w:keepNext/>
        <w:pageBreakBefore w:val="0"/>
        <w:overflowPunct w:val="0"/>
        <w:bidi w:val="0"/>
        <w:snapToGrid/>
        <w:spacing w:line="360" w:lineRule="auto"/>
        <w:ind w:firstLine="562" w:firstLineChars="200"/>
        <w:textAlignment w:val="auto"/>
        <w:outlineLvl w:val="3"/>
        <w:rPr>
          <w:rFonts w:hint="eastAsia" w:ascii="宋体" w:hAnsi="宋体" w:eastAsia="宋体" w:cs="宋体"/>
          <w:sz w:val="24"/>
          <w:szCs w:val="24"/>
        </w:rPr>
      </w:pPr>
      <w:bookmarkStart w:id="119" w:name="_Toc10853"/>
      <w:r>
        <w:rPr>
          <w:rFonts w:hint="eastAsia" w:ascii="宋体" w:hAnsi="宋体" w:eastAsia="宋体" w:cs="宋体"/>
          <w:b/>
          <w:sz w:val="28"/>
          <w:szCs w:val="24"/>
        </w:rPr>
        <w:t>（5）教与学协同运行及五见贯穿</w:t>
      </w:r>
      <w:bookmarkEnd w:id="119"/>
    </w:p>
    <w:p w14:paraId="1F70B297">
      <w:pPr>
        <w:pageBreakBefore w:val="0"/>
        <w:overflowPunct w:val="0"/>
        <w:bidi w:val="0"/>
        <w:snapToGrid/>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新版学习模型以学生五环为学习主线，以教师四步为持续调节过程。教师依据学习证据对五环全过程提供支持，五环之间允许回返，教师四步也可根据现场表现重新启动。图中的上下联系表示证据与支持的往返，并不意味着教师四步与学生五环逐项对应，也不要求将五环按课时机械切分。</w:t>
      </w:r>
    </w:p>
    <w:p w14:paraId="76B63798">
      <w:pPr>
        <w:pageBreakBefore w:val="0"/>
        <w:overflowPunct w:val="0"/>
        <w:bidi w:val="0"/>
        <w:snapToGrid/>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五见在同一层次贯穿教与学。目标可见明确方向与成功标准，思维可见呈现分析和判断过程，证据可见支持解释与评价，进步可见帮助比较前后表现，能力可见通过任务综合呈现知识、方法和相关社会情感表现。五见是观察与使用学习信息的要求，不构成独立于五环之外的新增步骤。</w:t>
      </w:r>
    </w:p>
    <w:p w14:paraId="5F74E5E7">
      <w:pPr>
        <w:pageBreakBefore w:val="0"/>
        <w:overflowPunct w:val="0"/>
        <w:bidi w:val="0"/>
        <w:snapToGrid/>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协同运行表现为学生学习产生证据、教师依据证据调节、学生形成新的表现，新的表现再次成为诊断与改进的依据。学科基础域与科创拓展域共用这一运行逻辑，但各环节的任务要求有所不同。学科中的目标理解、问题分析、探究论证、反馈修订和方法迁移，在科创中进一步表现为需求界定、取证与方案形成、方案评审与原型验证、修改后再次验证，以及新条件下的拓展应用。</w:t>
      </w:r>
    </w:p>
    <w:p w14:paraId="7F5FA055">
      <w:pPr>
        <w:pageBreakBefore w:val="0"/>
        <w:overflowPunct w:val="0"/>
        <w:bidi w:val="0"/>
        <w:snapToGrid/>
        <w:spacing w:line="360" w:lineRule="auto"/>
        <w:textAlignment w:val="auto"/>
        <w:rPr>
          <w:rFonts w:hint="eastAsia" w:ascii="宋体" w:hAnsi="宋体" w:eastAsia="宋体" w:cs="宋体"/>
          <w:sz w:val="24"/>
          <w:szCs w:val="24"/>
        </w:rPr>
      </w:pPr>
      <w:r>
        <w:rPr>
          <w:rFonts w:hint="eastAsia" w:ascii="宋体" w:hAnsi="宋体" w:eastAsia="宋体" w:cs="宋体"/>
        </w:rPr>
        <w:drawing>
          <wp:inline distT="0" distB="0" distL="0" distR="0">
            <wp:extent cx="5125085" cy="3205480"/>
            <wp:effectExtent l="0" t="0" r="8890" b="4445"/>
            <wp:docPr id="33"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1"/>
                    <pic:cNvPicPr>
                      <a:picLocks noChangeAspect="1" noChangeArrowheads="1"/>
                    </pic:cNvPicPr>
                  </pic:nvPicPr>
                  <pic:blipFill>
                    <a:blip r:embed="rId38"/>
                    <a:stretch>
                      <a:fillRect/>
                    </a:stretch>
                  </pic:blipFill>
                  <pic:spPr>
                    <a:xfrm>
                      <a:off x="0" y="0"/>
                      <a:ext cx="5125085" cy="3205480"/>
                    </a:xfrm>
                    <a:prstGeom prst="rect">
                      <a:avLst/>
                    </a:prstGeom>
                    <a:noFill/>
                  </pic:spPr>
                </pic:pic>
              </a:graphicData>
            </a:graphic>
          </wp:inline>
        </w:drawing>
      </w:r>
    </w:p>
    <w:p w14:paraId="1EDAA0E1">
      <w:pPr>
        <w:pageBreakBefore w:val="0"/>
        <w:overflowPunct w:val="0"/>
        <w:bidi w:val="0"/>
        <w:snapToGrid/>
        <w:spacing w:line="240" w:lineRule="auto"/>
        <w:ind w:firstLineChars="200"/>
        <w:jc w:val="center"/>
        <w:textAlignment w:val="auto"/>
        <w:rPr>
          <w:rFonts w:hint="eastAsia" w:ascii="宋体" w:hAnsi="宋体" w:eastAsia="宋体" w:cs="宋体"/>
          <w:sz w:val="24"/>
          <w:szCs w:val="24"/>
        </w:rPr>
      </w:pPr>
      <w:r>
        <w:rPr>
          <w:rFonts w:hint="eastAsia" w:ascii="宋体" w:hAnsi="宋体" w:eastAsia="宋体" w:cs="宋体"/>
          <w:b w:val="0"/>
          <w:sz w:val="21"/>
        </w:rPr>
        <w:t>图3-43  “可见的学习”视域下五环学习模型（2.0版）</w:t>
      </w:r>
    </w:p>
    <w:p w14:paraId="11A349A4">
      <w:pPr>
        <w:pStyle w:val="2"/>
        <w:keepNext/>
        <w:pageBreakBefore w:val="0"/>
        <w:overflowPunct w:val="0"/>
        <w:bidi w:val="0"/>
        <w:snapToGrid/>
        <w:spacing w:line="360" w:lineRule="auto"/>
        <w:ind w:firstLine="562" w:firstLineChars="200"/>
        <w:textAlignment w:val="auto"/>
        <w:outlineLvl w:val="3"/>
        <w:rPr>
          <w:rFonts w:hint="eastAsia" w:ascii="宋体" w:hAnsi="宋体" w:eastAsia="宋体" w:cs="宋体"/>
          <w:sz w:val="24"/>
          <w:szCs w:val="24"/>
        </w:rPr>
      </w:pPr>
      <w:bookmarkStart w:id="120" w:name="_Toc20832"/>
      <w:r>
        <w:rPr>
          <w:rFonts w:hint="eastAsia" w:ascii="宋体" w:hAnsi="宋体" w:eastAsia="宋体" w:cs="宋体"/>
          <w:b/>
          <w:sz w:val="28"/>
          <w:szCs w:val="24"/>
        </w:rPr>
        <w:t>（6）学科奠基与科创拓展的场域转化</w:t>
      </w:r>
      <w:bookmarkEnd w:id="120"/>
    </w:p>
    <w:p w14:paraId="59377958">
      <w:pPr>
        <w:pageBreakBefore w:val="0"/>
        <w:overflowPunct w:val="0"/>
        <w:bidi w:val="0"/>
        <w:snapToGrid/>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学科教学是高阶能力培育的基础域，围绕知识、目标、实践和评价四要素组织学习，承担概念理解、方法掌握、学科思维形成和持续练习的任务。科创教育是综合运用与拓展域，在四要素基础上增加方案要素，形成知识、目标、方案、实践和评价五要素。方案将知识与目标转化为能够评审、制作、测试和修订的设计，连接学习要求与具体实践。四要素、五要素属于设计要素，五环属于学习过程，二者不作逐项对应。</w:t>
      </w:r>
    </w:p>
    <w:p w14:paraId="08FB1472">
      <w:pPr>
        <w:pageBreakBefore w:val="0"/>
        <w:overflowPunct w:val="0"/>
        <w:bidi w:val="0"/>
        <w:snapToGrid/>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学科课堂与科创项目均包含浅层、深层和迁移学习。在学科基础域，三个层次分别关注概念与方法、知识联系与分析论证、新情境中的方法运用；在科创拓展域，则分别关注问题理解与工具掌握、方案设计与原型验证、方案迭代与成果应用。科创拓展体现在情境开放度、知识整合程度和实践约束的增加，并不意味着学科课堂只承担浅层学习。</w:t>
      </w:r>
    </w:p>
    <w:p w14:paraId="76696B4B">
      <w:pPr>
        <w:pageBreakBefore w:val="0"/>
        <w:overflowPunct w:val="0"/>
        <w:bidi w:val="0"/>
        <w:snapToGrid/>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学科知识与方法为项目实践提供基础，项目中的问题、测试结果和实践经验又反馈至学科教学，促进理解与方法深化。由此，两域形成学科奠基、科创拓展、经验反馈的联系。方案评审、验证与展示可根据项目需要多次开展，教师依据学生表现调整任务和支架，使共同模型适应不同周期与成果要求。</w:t>
      </w:r>
    </w:p>
    <w:p w14:paraId="48E2C123">
      <w:pPr>
        <w:pageBreakBefore w:val="0"/>
        <w:overflowPunct w:val="0"/>
        <w:bidi w:val="0"/>
        <w:snapToGrid/>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比较两域案例后，课题组提炼出真实情境的任务性实践、方案比较的验证性实践、证据支撑的论证性实践、协同探究的建构性实践和综合迁移的创新性实践五种典型样态。它们提供问题承担、方案检验、依据解释、共同认识与跨情境运用的观察视角，不增加教学步骤，也不要求每次实践同时呈现全部样态。</w:t>
      </w:r>
    </w:p>
    <w:p w14:paraId="01A3FBA0">
      <w:pPr>
        <w:pStyle w:val="2"/>
        <w:keepNext/>
        <w:pageBreakBefore w:val="0"/>
        <w:overflowPunct w:val="0"/>
        <w:bidi w:val="0"/>
        <w:snapToGrid/>
        <w:spacing w:line="360" w:lineRule="auto"/>
        <w:ind w:firstLine="562" w:firstLineChars="200"/>
        <w:textAlignment w:val="auto"/>
        <w:outlineLvl w:val="3"/>
        <w:rPr>
          <w:rFonts w:hint="eastAsia" w:ascii="宋体" w:hAnsi="宋体" w:eastAsia="宋体" w:cs="宋体"/>
          <w:sz w:val="24"/>
          <w:szCs w:val="24"/>
        </w:rPr>
      </w:pPr>
      <w:bookmarkStart w:id="121" w:name="_Toc21561"/>
      <w:r>
        <w:rPr>
          <w:rFonts w:hint="eastAsia" w:ascii="宋体" w:hAnsi="宋体" w:eastAsia="宋体" w:cs="宋体"/>
          <w:b/>
          <w:sz w:val="28"/>
          <w:szCs w:val="24"/>
        </w:rPr>
        <w:t>（7）模型2.0版的形成及持续完善</w:t>
      </w:r>
      <w:bookmarkEnd w:id="121"/>
    </w:p>
    <w:p w14:paraId="3D3DB265">
      <w:pPr>
        <w:pageBreakBefore w:val="0"/>
        <w:overflowPunct w:val="0"/>
        <w:bidi w:val="0"/>
        <w:snapToGrid/>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模型2.0以新课标核心素养要求为育人导向，以分析、评价、创造、责任担当、情绪调节、合作共情和包容创新为统一能力目标，通过发展参照、可见学习、两域转化、教与学协同、典型样态与多源证据建立整体联系。学生层面结合前后测、学习成果和体验，课堂层面结合专业评价、学习表现和AI行为，教师层面结合问卷、访谈与反思，依据目标和表现标准作出判断。阶段自评变化支持整体观察，具体模型调整仍需回到课堂与项目材料。</w:t>
      </w:r>
    </w:p>
    <w:p w14:paraId="4521ABED">
      <w:pPr>
        <w:pageBreakBefore w:val="0"/>
        <w:overflowPunct w:val="0"/>
        <w:bidi w:val="0"/>
        <w:snapToGrid/>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多源证据不仅用于阶段总结，也反向支持模型调整。图中的外部反馈路径表示实践中形成的信息能够返回目标理解、任务组织和教与学协同过程，推动重新判断与再次设计。阶段自评与课堂表现具有不同含义，模型完善应以多类材料相互参照，避免用单一行为或一次评分替代能力判断。</w:t>
      </w:r>
    </w:p>
    <w:p w14:paraId="778E202D">
      <w:pPr>
        <w:pageBreakBefore w:val="0"/>
        <w:overflowPunct w:val="0"/>
        <w:bidi w:val="0"/>
        <w:snapToGrid/>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与前期相比，总模型实现了结构上的整合，学习模型深化了表现、反馈与迁移要求，教学模型强化了依据证据循环调节的运行方式。最终形成的模型保持基本结构稳定，同时允许不同学科、项目和学生群体作适切调整。其共同要求是看清学生当前状态，观察学习怎样发生，依据后续表现判断支持作用，再决定下一步怎样改进。</w:t>
      </w:r>
    </w:p>
    <w:p w14:paraId="358D7728">
      <w:pPr>
        <w:pageBreakBefore w:val="0"/>
        <w:overflowPunct w:val="0"/>
        <w:bidi w:val="0"/>
        <w:snapToGrid/>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综上，学习模型侧重说明两域共用的教与学运行方式，总模型进一步呈现其与育人目标、发展参照、实践设计及评价证据的关系。模型形成意味着研究获得了可供持续检验和改进的解释框架，尚不等同于其各组成要素及作用关系均已得到独立验证。后续需通过连续任务、作品版本与课堂记录，进一步检验模型在不同学科和学生群体中的适切性。</w:t>
      </w:r>
    </w:p>
    <w:p w14:paraId="5CEA7803">
      <w:pPr>
        <w:pageBreakBefore w:val="0"/>
        <w:overflowPunct w:val="0"/>
        <w:bidi w:val="0"/>
        <w:snapToGrid/>
        <w:spacing w:line="360" w:lineRule="auto"/>
        <w:ind w:firstLineChars="200"/>
        <w:textAlignment w:val="auto"/>
        <w:rPr>
          <w:rFonts w:hint="eastAsia" w:ascii="宋体" w:hAnsi="宋体" w:eastAsia="宋体" w:cs="宋体"/>
          <w:sz w:val="24"/>
          <w:szCs w:val="24"/>
        </w:rPr>
      </w:pPr>
      <w:r>
        <w:rPr>
          <w:rFonts w:hint="eastAsia" w:ascii="宋体" w:hAnsi="宋体" w:eastAsia="宋体" w:cs="宋体"/>
        </w:rPr>
        <w:br w:type="page"/>
      </w:r>
    </w:p>
    <w:p w14:paraId="75B6DF27">
      <w:pPr>
        <w:spacing w:before="0" w:after="0"/>
        <w:rPr>
          <w:rFonts w:hint="eastAsia" w:ascii="宋体" w:hAnsi="宋体" w:eastAsia="宋体" w:cs="宋体"/>
        </w:rPr>
      </w:pPr>
      <w:r>
        <w:rPr>
          <w:rFonts w:hint="eastAsia" w:ascii="宋体" w:hAnsi="宋体" w:eastAsia="宋体" w:cs="宋体"/>
        </w:rPr>
        <w:drawing>
          <wp:inline distT="0" distB="0" distL="0" distR="0">
            <wp:extent cx="5161915" cy="7743825"/>
            <wp:effectExtent l="0" t="0" r="635" b="0"/>
            <wp:docPr id="34"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2"/>
                    <pic:cNvPicPr>
                      <a:picLocks noChangeAspect="1" noChangeArrowheads="1"/>
                    </pic:cNvPicPr>
                  </pic:nvPicPr>
                  <pic:blipFill>
                    <a:blip r:embed="rId39"/>
                    <a:stretch>
                      <a:fillRect/>
                    </a:stretch>
                  </pic:blipFill>
                  <pic:spPr>
                    <a:xfrm>
                      <a:off x="0" y="0"/>
                      <a:ext cx="5161915" cy="7743825"/>
                    </a:xfrm>
                    <a:prstGeom prst="rect">
                      <a:avLst/>
                    </a:prstGeom>
                    <a:noFill/>
                  </pic:spPr>
                </pic:pic>
              </a:graphicData>
            </a:graphic>
          </wp:inline>
        </w:drawing>
      </w:r>
    </w:p>
    <w:p w14:paraId="446AB981">
      <w:pPr>
        <w:spacing w:line="240" w:lineRule="auto"/>
        <w:ind w:firstLine="0"/>
        <w:jc w:val="center"/>
        <w:rPr>
          <w:rFonts w:hint="eastAsia" w:ascii="宋体" w:hAnsi="宋体" w:eastAsia="宋体" w:cs="宋体"/>
        </w:rPr>
      </w:pPr>
      <w:r>
        <w:rPr>
          <w:rFonts w:hint="eastAsia" w:ascii="宋体" w:hAnsi="宋体" w:eastAsia="宋体" w:cs="宋体"/>
          <w:b w:val="0"/>
          <w:sz w:val="21"/>
        </w:rPr>
        <w:t>图3-44  “可见的学习”视域下中学生高阶能力培育模型（2.0版）</w:t>
      </w:r>
    </w:p>
    <w:p w14:paraId="01D1FD3C">
      <w:pPr>
        <w:pStyle w:val="11"/>
        <w:keepNext w:val="0"/>
        <w:keepLines w:val="0"/>
        <w:widowControl/>
        <w:suppressLineNumbers w:val="0"/>
        <w:rPr>
          <w:rFonts w:hint="eastAsia" w:ascii="宋体" w:hAnsi="宋体" w:eastAsia="宋体" w:cs="宋体"/>
        </w:rPr>
      </w:pPr>
    </w:p>
    <w:p w14:paraId="0070940D">
      <w:pPr>
        <w:keepNext/>
        <w:pageBreakBefore w:val="0"/>
        <w:overflowPunct w:val="0"/>
        <w:bidi w:val="0"/>
        <w:snapToGrid w:val="0"/>
        <w:spacing w:before="60" w:after="0" w:line="360" w:lineRule="auto"/>
        <w:jc w:val="left"/>
        <w:textAlignment w:val="auto"/>
        <w:rPr>
          <w:rFonts w:hint="eastAsia" w:ascii="宋体" w:hAnsi="宋体" w:eastAsia="宋体" w:cs="宋体"/>
          <w:b/>
          <w:color w:val="C00000"/>
          <w:sz w:val="24"/>
          <w:lang w:val="en-US" w:eastAsia="zh-CN"/>
        </w:rPr>
      </w:pPr>
    </w:p>
    <w:p w14:paraId="36B265A5">
      <w:pPr>
        <w:pStyle w:val="2"/>
        <w:keepNext/>
        <w:ind w:firstLine="0"/>
        <w:rPr>
          <w:rFonts w:hint="eastAsia" w:ascii="宋体" w:hAnsi="宋体" w:eastAsia="宋体" w:cs="宋体"/>
        </w:rPr>
      </w:pPr>
      <w:bookmarkStart w:id="122" w:name="_Toc25217"/>
      <w:r>
        <w:rPr>
          <w:rFonts w:hint="eastAsia" w:ascii="宋体" w:hAnsi="宋体" w:eastAsia="宋体" w:cs="宋体"/>
          <w:b/>
          <w:sz w:val="28"/>
        </w:rPr>
        <w:t>四、研究成果与实践成效</w:t>
      </w:r>
      <w:bookmarkEnd w:id="122"/>
    </w:p>
    <w:p w14:paraId="06A98885">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经过三年持续研究，本课题围绕中学生高阶能力怎样进入真实学习、教师怎样提供有效支持以及学校怎样持续推进实践，形成了学习模型、教与学协同运行方式、两域转化路径、典型样态和评价工具等成果。实践材料呈现出学生七维能力自评提高、教师课堂实践与自我效能增强，以及校本研修更加关注学习证据的积极变化。研究据此进一步完善模型，使成果建构与实践成效形成相互支撑的关系。</w:t>
      </w:r>
    </w:p>
    <w:p w14:paraId="58EA68B7">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本部分以1346组学生前后测记录和163组教师对应记录为量化分析依据，结合课堂专业评价、AI行为记录、开放性回答与案例材料，分别论述成果内容、师生变化、学科向科创的拓展及学校层面的持续改进。问卷回答阶段自评是否变化，课堂与作品解释变化的具体表现，研修资料说明成果如何进入组织实践。实践过程中形成的证据支持模型完善，最终2.0版是对已有设计、实践经验和调整结果的整合，不将其所有组成关系视为已由前期问卷独立验证。</w:t>
      </w:r>
    </w:p>
    <w:p w14:paraId="0D208822">
      <w:pPr>
        <w:pStyle w:val="3"/>
        <w:keepNext/>
        <w:ind w:firstLine="0"/>
        <w:rPr>
          <w:rFonts w:hint="eastAsia" w:ascii="宋体" w:hAnsi="宋体" w:eastAsia="宋体" w:cs="宋体"/>
        </w:rPr>
      </w:pPr>
      <w:bookmarkStart w:id="123" w:name="_Toc14498"/>
      <w:r>
        <w:rPr>
          <w:rFonts w:hint="eastAsia" w:ascii="宋体" w:hAnsi="宋体" w:eastAsia="宋体" w:cs="宋体"/>
          <w:b/>
          <w:sz w:val="28"/>
        </w:rPr>
        <w:t>（一）主要研究成果</w:t>
      </w:r>
      <w:bookmarkEnd w:id="123"/>
    </w:p>
    <w:p w14:paraId="6DB7F2E4">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表4-1  研究内容与主要成果的对应关系</w:t>
      </w:r>
    </w:p>
    <w:tbl>
      <w:tblPr>
        <w:tblStyle w:val="12"/>
        <w:tblW w:w="9216" w:type="dxa"/>
        <w:tblInd w:w="108" w:type="dxa"/>
        <w:tblLayout w:type="fixed"/>
        <w:tblCellMar>
          <w:top w:w="0" w:type="dxa"/>
          <w:left w:w="108" w:type="dxa"/>
          <w:bottom w:w="0" w:type="dxa"/>
          <w:right w:w="108" w:type="dxa"/>
        </w:tblCellMar>
      </w:tblPr>
      <w:tblGrid>
        <w:gridCol w:w="1512"/>
        <w:gridCol w:w="3384"/>
        <w:gridCol w:w="4320"/>
      </w:tblGrid>
      <w:tr w14:paraId="4FBE6B9A">
        <w:tblPrEx>
          <w:tblCellMar>
            <w:top w:w="0" w:type="dxa"/>
            <w:left w:w="108" w:type="dxa"/>
            <w:bottom w:w="0" w:type="dxa"/>
            <w:right w:w="108" w:type="dxa"/>
          </w:tblCellMar>
        </w:tblPrEx>
        <w:trPr>
          <w:cantSplit/>
          <w:tblHeader/>
        </w:trPr>
        <w:tc>
          <w:tcPr>
            <w:tcW w:w="1512" w:type="dxa"/>
            <w:tcBorders>
              <w:top w:val="single" w:color="000000" w:sz="8" w:space="0"/>
              <w:bottom w:val="single" w:color="000000" w:sz="8" w:space="0"/>
            </w:tcBorders>
            <w:vAlign w:val="center"/>
          </w:tcPr>
          <w:p w14:paraId="21CECB42">
            <w:pPr>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研究关注</w:t>
            </w:r>
          </w:p>
        </w:tc>
        <w:tc>
          <w:tcPr>
            <w:tcW w:w="3384" w:type="dxa"/>
            <w:tcBorders>
              <w:top w:val="single" w:color="000000" w:sz="8" w:space="0"/>
              <w:bottom w:val="single" w:color="000000" w:sz="8" w:space="0"/>
            </w:tcBorders>
            <w:vAlign w:val="center"/>
          </w:tcPr>
          <w:p w14:paraId="371747D5">
            <w:pPr>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主要成果</w:t>
            </w:r>
          </w:p>
        </w:tc>
        <w:tc>
          <w:tcPr>
            <w:tcW w:w="4320" w:type="dxa"/>
            <w:tcBorders>
              <w:top w:val="single" w:color="000000" w:sz="8" w:space="0"/>
              <w:bottom w:val="single" w:color="000000" w:sz="8" w:space="0"/>
            </w:tcBorders>
            <w:vAlign w:val="center"/>
          </w:tcPr>
          <w:p w14:paraId="5D677A75">
            <w:pPr>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回应的问题</w:t>
            </w:r>
          </w:p>
        </w:tc>
      </w:tr>
      <w:tr w14:paraId="5D240DD6">
        <w:tblPrEx>
          <w:tblCellMar>
            <w:top w:w="0" w:type="dxa"/>
            <w:left w:w="108" w:type="dxa"/>
            <w:bottom w:w="0" w:type="dxa"/>
            <w:right w:w="108" w:type="dxa"/>
          </w:tblCellMar>
        </w:tblPrEx>
        <w:trPr>
          <w:cantSplit/>
        </w:trPr>
        <w:tc>
          <w:tcPr>
            <w:tcW w:w="1512" w:type="dxa"/>
            <w:vAlign w:val="center"/>
          </w:tcPr>
          <w:p w14:paraId="5C99C7B9">
            <w:pPr>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学生怎样学</w:t>
            </w:r>
          </w:p>
        </w:tc>
        <w:tc>
          <w:tcPr>
            <w:tcW w:w="3384" w:type="dxa"/>
            <w:vAlign w:val="center"/>
          </w:tcPr>
          <w:p w14:paraId="0D6C65D4">
            <w:pPr>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五环学习模型</w:t>
            </w:r>
          </w:p>
        </w:tc>
        <w:tc>
          <w:tcPr>
            <w:tcW w:w="4320" w:type="dxa"/>
            <w:vAlign w:val="center"/>
          </w:tcPr>
          <w:p w14:paraId="2EEE9976">
            <w:pPr>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将高阶能力要求转化为学生能够经历的学习过程</w:t>
            </w:r>
          </w:p>
        </w:tc>
      </w:tr>
      <w:tr w14:paraId="53D8C6EF">
        <w:tblPrEx>
          <w:tblCellMar>
            <w:top w:w="0" w:type="dxa"/>
            <w:left w:w="108" w:type="dxa"/>
            <w:bottom w:w="0" w:type="dxa"/>
            <w:right w:w="108" w:type="dxa"/>
          </w:tblCellMar>
        </w:tblPrEx>
        <w:trPr>
          <w:cantSplit/>
        </w:trPr>
        <w:tc>
          <w:tcPr>
            <w:tcW w:w="1512" w:type="dxa"/>
            <w:vAlign w:val="center"/>
          </w:tcPr>
          <w:p w14:paraId="753A1DCA">
            <w:pPr>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教师怎样教</w:t>
            </w:r>
          </w:p>
        </w:tc>
        <w:tc>
          <w:tcPr>
            <w:tcW w:w="3384" w:type="dxa"/>
            <w:vAlign w:val="center"/>
          </w:tcPr>
          <w:p w14:paraId="117B0A3C">
            <w:pPr>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四步调节教学模型</w:t>
            </w:r>
          </w:p>
        </w:tc>
        <w:tc>
          <w:tcPr>
            <w:tcW w:w="4320" w:type="dxa"/>
            <w:vAlign w:val="center"/>
          </w:tcPr>
          <w:p w14:paraId="5446A8D0">
            <w:pPr>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依据学习证据诊断、支持并改进教学</w:t>
            </w:r>
          </w:p>
        </w:tc>
      </w:tr>
      <w:tr w14:paraId="1D3A03E2">
        <w:tblPrEx>
          <w:tblCellMar>
            <w:top w:w="0" w:type="dxa"/>
            <w:left w:w="108" w:type="dxa"/>
            <w:bottom w:w="0" w:type="dxa"/>
            <w:right w:w="108" w:type="dxa"/>
          </w:tblCellMar>
        </w:tblPrEx>
        <w:trPr>
          <w:cantSplit/>
        </w:trPr>
        <w:tc>
          <w:tcPr>
            <w:tcW w:w="1512" w:type="dxa"/>
            <w:vAlign w:val="center"/>
          </w:tcPr>
          <w:p w14:paraId="4BCBC697">
            <w:pPr>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教与学怎样协同</w:t>
            </w:r>
          </w:p>
        </w:tc>
        <w:tc>
          <w:tcPr>
            <w:tcW w:w="3384" w:type="dxa"/>
            <w:vAlign w:val="center"/>
          </w:tcPr>
          <w:p w14:paraId="75CC634B">
            <w:pPr>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高阶能力培育总模型2.0</w:t>
            </w:r>
          </w:p>
        </w:tc>
        <w:tc>
          <w:tcPr>
            <w:tcW w:w="4320" w:type="dxa"/>
            <w:vAlign w:val="center"/>
          </w:tcPr>
          <w:p w14:paraId="78DE385E">
            <w:pPr>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连接能力目标、学习、教学、场域、证据与改进</w:t>
            </w:r>
          </w:p>
        </w:tc>
      </w:tr>
      <w:tr w14:paraId="332268D8">
        <w:tblPrEx>
          <w:tblCellMar>
            <w:top w:w="0" w:type="dxa"/>
            <w:left w:w="108" w:type="dxa"/>
            <w:bottom w:w="0" w:type="dxa"/>
            <w:right w:w="108" w:type="dxa"/>
          </w:tblCellMar>
        </w:tblPrEx>
        <w:trPr>
          <w:cantSplit/>
        </w:trPr>
        <w:tc>
          <w:tcPr>
            <w:tcW w:w="1512" w:type="dxa"/>
            <w:vAlign w:val="center"/>
          </w:tcPr>
          <w:p w14:paraId="314130DA">
            <w:pPr>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在哪里实践</w:t>
            </w:r>
          </w:p>
        </w:tc>
        <w:tc>
          <w:tcPr>
            <w:tcW w:w="3384" w:type="dxa"/>
            <w:vAlign w:val="center"/>
          </w:tcPr>
          <w:p w14:paraId="730A12A6">
            <w:pPr>
              <w:spacing w:before="0" w:after="0" w:line="240" w:lineRule="auto"/>
              <w:ind w:firstLine="0"/>
              <w:jc w:val="center"/>
              <w:rPr>
                <w:rFonts w:hint="eastAsia" w:ascii="宋体" w:hAnsi="宋体" w:eastAsia="宋体" w:cs="宋体"/>
              </w:rPr>
            </w:pPr>
            <w:r>
              <w:rPr>
                <w:rFonts w:hint="eastAsia" w:ascii="宋体" w:hAnsi="宋体" w:eastAsia="宋体" w:cs="宋体"/>
                <w:color w:val="000000"/>
                <w:sz w:val="21"/>
              </w:rPr>
              <w:t>学科奠基与科创拓展路径</w:t>
            </w:r>
          </w:p>
        </w:tc>
        <w:tc>
          <w:tcPr>
            <w:tcW w:w="4320" w:type="dxa"/>
            <w:vAlign w:val="center"/>
          </w:tcPr>
          <w:p w14:paraId="4BA09373">
            <w:pPr>
              <w:spacing w:before="0" w:after="0" w:line="240" w:lineRule="auto"/>
              <w:ind w:firstLine="0"/>
              <w:jc w:val="center"/>
              <w:rPr>
                <w:rFonts w:hint="eastAsia" w:ascii="宋体" w:hAnsi="宋体" w:eastAsia="宋体" w:cs="宋体"/>
              </w:rPr>
            </w:pPr>
            <w:r>
              <w:rPr>
                <w:rFonts w:hint="eastAsia" w:ascii="宋体" w:hAnsi="宋体" w:eastAsia="宋体" w:cs="宋体"/>
                <w:color w:val="000000"/>
                <w:sz w:val="21"/>
              </w:rPr>
              <w:t>学科四要素向科创五要素拓展并反馈</w:t>
            </w:r>
          </w:p>
        </w:tc>
      </w:tr>
      <w:tr w14:paraId="6AEE6E59">
        <w:tblPrEx>
          <w:tblCellMar>
            <w:top w:w="0" w:type="dxa"/>
            <w:left w:w="108" w:type="dxa"/>
            <w:bottom w:w="0" w:type="dxa"/>
            <w:right w:w="108" w:type="dxa"/>
          </w:tblCellMar>
        </w:tblPrEx>
        <w:trPr>
          <w:cantSplit/>
        </w:trPr>
        <w:tc>
          <w:tcPr>
            <w:tcW w:w="1512" w:type="dxa"/>
            <w:vAlign w:val="center"/>
          </w:tcPr>
          <w:p w14:paraId="47C85514">
            <w:pPr>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高阶学习怎样呈现</w:t>
            </w:r>
          </w:p>
        </w:tc>
        <w:tc>
          <w:tcPr>
            <w:tcW w:w="3384" w:type="dxa"/>
            <w:vAlign w:val="center"/>
          </w:tcPr>
          <w:p w14:paraId="2C966557">
            <w:pPr>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五种高阶学习典型样态</w:t>
            </w:r>
          </w:p>
        </w:tc>
        <w:tc>
          <w:tcPr>
            <w:tcW w:w="4320" w:type="dxa"/>
            <w:vAlign w:val="center"/>
          </w:tcPr>
          <w:p w14:paraId="52E6F6F7">
            <w:pPr>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识别任务中的分析、验证、论证、协同与迁移</w:t>
            </w:r>
          </w:p>
        </w:tc>
      </w:tr>
      <w:tr w14:paraId="6F90274A">
        <w:tblPrEx>
          <w:tblCellMar>
            <w:top w:w="0" w:type="dxa"/>
            <w:left w:w="108" w:type="dxa"/>
            <w:bottom w:w="0" w:type="dxa"/>
            <w:right w:w="108" w:type="dxa"/>
          </w:tblCellMar>
        </w:tblPrEx>
        <w:trPr>
          <w:cantSplit/>
        </w:trPr>
        <w:tc>
          <w:tcPr>
            <w:tcW w:w="1512" w:type="dxa"/>
            <w:vAlign w:val="center"/>
          </w:tcPr>
          <w:p w14:paraId="75D81DDF">
            <w:pPr>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如何判断变化</w:t>
            </w:r>
          </w:p>
        </w:tc>
        <w:tc>
          <w:tcPr>
            <w:tcW w:w="3384" w:type="dxa"/>
            <w:vAlign w:val="center"/>
          </w:tcPr>
          <w:p w14:paraId="1DBA582D">
            <w:pPr>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评价与多源证据体系</w:t>
            </w:r>
          </w:p>
        </w:tc>
        <w:tc>
          <w:tcPr>
            <w:tcW w:w="4320" w:type="dxa"/>
            <w:vAlign w:val="center"/>
          </w:tcPr>
          <w:p w14:paraId="3F1295E8">
            <w:pPr>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综合观察学生、教师及学校实践</w:t>
            </w:r>
          </w:p>
        </w:tc>
      </w:tr>
      <w:tr w14:paraId="5A7E3C54">
        <w:tblPrEx>
          <w:tblCellMar>
            <w:top w:w="0" w:type="dxa"/>
            <w:left w:w="108" w:type="dxa"/>
            <w:bottom w:w="0" w:type="dxa"/>
            <w:right w:w="108" w:type="dxa"/>
          </w:tblCellMar>
        </w:tblPrEx>
        <w:trPr>
          <w:cantSplit/>
        </w:trPr>
        <w:tc>
          <w:tcPr>
            <w:tcW w:w="1512" w:type="dxa"/>
            <w:tcBorders>
              <w:bottom w:val="single" w:color="000000" w:sz="8" w:space="0"/>
            </w:tcBorders>
            <w:vAlign w:val="center"/>
          </w:tcPr>
          <w:p w14:paraId="318B3ECC">
            <w:pPr>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如何持续使用</w:t>
            </w:r>
          </w:p>
        </w:tc>
        <w:tc>
          <w:tcPr>
            <w:tcW w:w="3384" w:type="dxa"/>
            <w:tcBorders>
              <w:bottom w:val="single" w:color="000000" w:sz="8" w:space="0"/>
            </w:tcBorders>
            <w:vAlign w:val="center"/>
          </w:tcPr>
          <w:p w14:paraId="612EC5D0">
            <w:pPr>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典型案例与校本研究资源</w:t>
            </w:r>
          </w:p>
        </w:tc>
        <w:tc>
          <w:tcPr>
            <w:tcW w:w="4320" w:type="dxa"/>
            <w:tcBorders>
              <w:bottom w:val="single" w:color="000000" w:sz="8" w:space="0"/>
            </w:tcBorders>
            <w:vAlign w:val="center"/>
          </w:tcPr>
          <w:p w14:paraId="173A7968">
            <w:pPr>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支持课例研讨、实践复盘与后续改进</w:t>
            </w:r>
          </w:p>
        </w:tc>
      </w:tr>
    </w:tbl>
    <w:p w14:paraId="2032CE8E">
      <w:pPr>
        <w:pStyle w:val="4"/>
        <w:keepNext/>
        <w:spacing w:before="280" w:after="280"/>
        <w:ind w:firstLine="0"/>
        <w:rPr>
          <w:rFonts w:hint="eastAsia" w:ascii="宋体" w:hAnsi="宋体" w:eastAsia="宋体" w:cs="宋体"/>
        </w:rPr>
      </w:pPr>
      <w:bookmarkStart w:id="124" w:name="_Toc8966"/>
      <w:r>
        <w:rPr>
          <w:rFonts w:hint="eastAsia" w:ascii="宋体" w:hAnsi="宋体" w:eastAsia="宋体" w:cs="宋体"/>
          <w:b/>
          <w:sz w:val="28"/>
        </w:rPr>
        <w:t>1 三层学习贯穿的五环学习模型</w:t>
      </w:r>
      <w:bookmarkEnd w:id="124"/>
    </w:p>
    <w:p w14:paraId="3BE11DC5">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围绕学生怎样学，本研究形成目标引领、任务驱动、探究展学、反馈迭代和反思迁移的五环学习模型。目标与标准明确学习方向，任务提出认知挑战，探究与表达呈现思考过程，反馈促成再次表现，反思迁移推动方法提炼及新条件下的应用。浅层、深层和迁移学习贯穿五环，分别关注概念与方法掌握、知识联系与分析论证、跨情境的选择与调整。三层学习不是五环的固定分段，学生可以在迁移中发现理解不足并回返检验。模型因而同时提供学习组织路径与质量分析参照。</w:t>
      </w:r>
    </w:p>
    <w:p w14:paraId="729DBA46">
      <w:pPr>
        <w:pStyle w:val="4"/>
        <w:keepNext/>
        <w:spacing w:before="280" w:after="280"/>
        <w:ind w:firstLine="0"/>
        <w:rPr>
          <w:rFonts w:hint="eastAsia" w:ascii="宋体" w:hAnsi="宋体" w:eastAsia="宋体" w:cs="宋体"/>
        </w:rPr>
      </w:pPr>
      <w:bookmarkStart w:id="125" w:name="_Toc3700"/>
      <w:r>
        <w:rPr>
          <w:rFonts w:hint="eastAsia" w:ascii="宋体" w:hAnsi="宋体" w:eastAsia="宋体" w:cs="宋体"/>
          <w:b/>
          <w:sz w:val="28"/>
        </w:rPr>
        <w:t>2 嵌入学习全过程的教师四步调节</w:t>
      </w:r>
      <w:bookmarkEnd w:id="125"/>
    </w:p>
    <w:p w14:paraId="33ED8E59">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研究形成诊断发现、干预设计、实施推进和评估改进的四步调节方式，并将其嵌入学生五环学习全过程。教师通过回答、讨论、作品和错误识别状态，依据困难选择任务、支架与反馈，根据现场表现调整支持，再以学生后续表现检验效果。四步与五环不机械对应，诊断可以在探究和修订时重新发生，评价也可以促使教师立即调整原有设计。这一成果明确了教师怎样依据学生学习作出专业判断，使学习模型具备持续运行的教学支持。</w:t>
      </w:r>
    </w:p>
    <w:p w14:paraId="3B7DDF54">
      <w:pPr>
        <w:pStyle w:val="4"/>
        <w:keepNext/>
        <w:spacing w:before="280" w:after="280"/>
        <w:ind w:firstLine="0"/>
        <w:rPr>
          <w:rFonts w:hint="eastAsia" w:ascii="宋体" w:hAnsi="宋体" w:eastAsia="宋体" w:cs="宋体"/>
        </w:rPr>
      </w:pPr>
      <w:bookmarkStart w:id="126" w:name="_Toc14733"/>
      <w:r>
        <w:rPr>
          <w:rFonts w:hint="eastAsia" w:ascii="宋体" w:hAnsi="宋体" w:eastAsia="宋体" w:cs="宋体"/>
          <w:b/>
          <w:sz w:val="28"/>
        </w:rPr>
        <w:t>3 以教与学协同为运行核心的总模型2.0</w:t>
      </w:r>
      <w:bookmarkEnd w:id="126"/>
    </w:p>
    <w:p w14:paraId="1A96FB60">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总模型2.0以新课标核心素养要求为育人导向，统一呈现分析、评价、创造、责任担当、情绪调节、合作共情和包容创新七维能力。三层六阶与两境四维提供发展参照，可见的学习将素养要求转化为目标、任务与表现标准。学科奠基与科创拓展提供实践路径，教师四步与学生五环构成共同运行核心，五见贯穿过程，典型样态与多源证据支持表现识别和持续改进。模型的主要进展在于建立要素之间的联系，使能力要求、学习行动和教师支持能够共同进入具体任务。</w:t>
      </w:r>
    </w:p>
    <w:p w14:paraId="72D2F520">
      <w:pPr>
        <w:pStyle w:val="4"/>
        <w:keepNext/>
        <w:spacing w:before="280" w:after="280"/>
        <w:ind w:firstLine="0"/>
        <w:rPr>
          <w:rFonts w:hint="eastAsia" w:ascii="宋体" w:hAnsi="宋体" w:eastAsia="宋体" w:cs="宋体"/>
        </w:rPr>
      </w:pPr>
      <w:bookmarkStart w:id="127" w:name="_Toc26758"/>
      <w:r>
        <w:rPr>
          <w:rFonts w:hint="eastAsia" w:ascii="宋体" w:hAnsi="宋体" w:eastAsia="宋体" w:cs="宋体"/>
          <w:b/>
          <w:sz w:val="28"/>
        </w:rPr>
        <w:t>4 学科四要素向科创五要素拓展的实践路径</w:t>
      </w:r>
      <w:bookmarkEnd w:id="127"/>
    </w:p>
    <w:p w14:paraId="4328AF0B">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本研究明确学科教学是高阶能力培育的基础域，科创教育是综合运用与拓展域。学科教学围绕知识、目标、实践、评价四要素展开；科创增加方案要素，形成知识、目标、方案、实践、评价五要素。方案将知识与目标转化为可以评审、制作、测试和修订的设计，使真实项目的行动有据可依。学科教学提供知识、方法与思维基础，科创在更开放的情境和多重约束下推动综合运用，项目问题与验证经验再反馈学科课堂。两域共同包含浅层、深层和迁移学习，其区别在于任务条件与成果要求，不是学习层次的高低划分。</w:t>
      </w:r>
    </w:p>
    <w:p w14:paraId="56E5DE86">
      <w:pPr>
        <w:pStyle w:val="4"/>
        <w:keepNext/>
        <w:spacing w:before="280" w:after="280"/>
        <w:ind w:firstLine="0"/>
        <w:rPr>
          <w:rFonts w:hint="eastAsia" w:ascii="宋体" w:hAnsi="宋体" w:eastAsia="宋体" w:cs="宋体"/>
        </w:rPr>
      </w:pPr>
      <w:bookmarkStart w:id="128" w:name="_Toc8569"/>
      <w:r>
        <w:rPr>
          <w:rFonts w:hint="eastAsia" w:ascii="宋体" w:hAnsi="宋体" w:eastAsia="宋体" w:cs="宋体"/>
          <w:b/>
          <w:sz w:val="28"/>
        </w:rPr>
        <w:t>5 连接能力目标与任务表现的五种典型样态</w:t>
      </w:r>
      <w:bookmarkEnd w:id="128"/>
    </w:p>
    <w:p w14:paraId="216AA0F7">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比较典型课例、作品与项目记录后，课题组提炼出真实情境的任务性实践、方案比较的验证性实践、证据支撑的论证性实践、协同探究的建构性实践和综合迁移的创新性实践五种样态。它们分别关注现实约束中的问题界定，多种路径的事实检验，观点与证据的逻辑关系，合作形成的认识增量，以及新条件下的知识重组。五种样态为抽象能力与真实学习之间提供可观察、可分析的联系，也为案例比较提供共同视角。</w:t>
      </w:r>
    </w:p>
    <w:p w14:paraId="33C11725">
      <w:pPr>
        <w:pStyle w:val="4"/>
        <w:keepNext/>
        <w:spacing w:before="280" w:after="280"/>
        <w:ind w:firstLine="0"/>
        <w:rPr>
          <w:rFonts w:hint="eastAsia" w:ascii="宋体" w:hAnsi="宋体" w:eastAsia="宋体" w:cs="宋体"/>
        </w:rPr>
      </w:pPr>
      <w:bookmarkStart w:id="129" w:name="_Toc24821"/>
      <w:r>
        <w:rPr>
          <w:rFonts w:hint="eastAsia" w:ascii="宋体" w:hAnsi="宋体" w:eastAsia="宋体" w:cs="宋体"/>
          <w:b/>
          <w:sz w:val="28"/>
        </w:rPr>
        <w:t>6 支持学习判断与教学调节的多源证据体系</w:t>
      </w:r>
      <w:bookmarkEnd w:id="129"/>
    </w:p>
    <w:p w14:paraId="52ED4699">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评价嵌入模型运行，七维能力明确观察内容，进阶尺度帮助判断表现层次，五环提供观察环节，五见明确判断所需信息。学生层面使用问卷、学习单、作品和开放性回答；教师层面使用问卷、五维评课、AI行为和教学反思；学校层面观察研修组织、两域实践与资源使用。各类材料承担不同功能，通过纵向比较、过程追踪和相互参照形成判断。AI记录用于描述课堂行为与定位片段，涉及思维质量的判断仍须回到原始对话和作品。</w:t>
      </w:r>
    </w:p>
    <w:p w14:paraId="334C80B5">
      <w:pPr>
        <w:pStyle w:val="4"/>
        <w:keepNext/>
        <w:spacing w:before="280" w:after="280"/>
        <w:ind w:firstLine="0"/>
        <w:rPr>
          <w:rFonts w:hint="eastAsia" w:ascii="宋体" w:hAnsi="宋体" w:eastAsia="宋体" w:cs="宋体"/>
        </w:rPr>
      </w:pPr>
      <w:bookmarkStart w:id="130" w:name="_Toc28594"/>
      <w:r>
        <w:rPr>
          <w:rFonts w:hint="eastAsia" w:ascii="宋体" w:hAnsi="宋体" w:eastAsia="宋体" w:cs="宋体"/>
          <w:b/>
          <w:sz w:val="28"/>
        </w:rPr>
        <w:t>7 可供复盘与持续改进的校本资源</w:t>
      </w:r>
      <w:bookmarkEnd w:id="130"/>
    </w:p>
    <w:p w14:paraId="5E1DC6CB">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研究围绕语文、英语、道德与法治、数学、物理和科创项目积累典型案例，保留目标、任务链、评价量规、学生作品、实验记录与反馈修订材料。案例既呈现教师设计，也追踪学生进入任务、形成观点和调整方案的过程。问卷、评课、课堂行为及开放性材料进一步转化为校本诊断资源，使后续研修可以依据已有问题、工具和证据开展复盘与再设计，为课题成果持续使用提供基础。</w:t>
      </w:r>
    </w:p>
    <w:p w14:paraId="488A1A4D">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对照全文研究目标，模型及其关系说明回应“形成学习模型框架”，学科与科创的五个实施分析框架回应“构建实践模式”，问卷、课堂、作品和项目记录回应“考察变化并持续优化”。成果因而既有概念与工具层面的表达，也有具体材料能够说明怎样设计、怎样实施和怎样判断，为结题后的使用提供基础。</w:t>
      </w:r>
    </w:p>
    <w:p w14:paraId="46DE0A7E">
      <w:pPr>
        <w:pStyle w:val="3"/>
        <w:keepNext/>
        <w:ind w:firstLine="0"/>
        <w:rPr>
          <w:rFonts w:hint="eastAsia" w:ascii="宋体" w:hAnsi="宋体" w:eastAsia="宋体" w:cs="宋体"/>
        </w:rPr>
      </w:pPr>
      <w:bookmarkStart w:id="131" w:name="_Toc30557"/>
      <w:r>
        <w:rPr>
          <w:rFonts w:hint="eastAsia" w:ascii="宋体" w:hAnsi="宋体" w:eastAsia="宋体" w:cs="宋体"/>
          <w:b/>
          <w:sz w:val="28"/>
        </w:rPr>
        <w:t>（二）学生七维高阶能力与学习方式的积极变化</w:t>
      </w:r>
      <w:bookmarkEnd w:id="131"/>
    </w:p>
    <w:p w14:paraId="1083E8B8">
      <w:pPr>
        <w:pStyle w:val="4"/>
        <w:keepNext/>
        <w:spacing w:before="280" w:after="280"/>
        <w:ind w:firstLine="0"/>
        <w:rPr>
          <w:rFonts w:hint="eastAsia" w:ascii="宋体" w:hAnsi="宋体" w:eastAsia="宋体" w:cs="宋体"/>
        </w:rPr>
      </w:pPr>
      <w:bookmarkStart w:id="132" w:name="_Toc12909"/>
      <w:r>
        <w:rPr>
          <w:rFonts w:hint="eastAsia" w:ascii="宋体" w:hAnsi="宋体" w:eastAsia="宋体" w:cs="宋体"/>
          <w:b/>
          <w:sz w:val="28"/>
        </w:rPr>
        <w:t>1 数据来源与成效判断口径</w:t>
      </w:r>
      <w:bookmarkEnd w:id="132"/>
    </w:p>
    <w:p w14:paraId="02A586E1">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学生成效分析纳入1346组前后测对应记录，以学生编号连接，两次编号均唯一，性别与年级逐一一致，32道共同评分题均无缺失。前测与后测均采用当前核验版本，按原始题项文字统一编码，不使用文件中未经核对的总分列。本节以高阶能力总体及七个维度为主线，不进行年级差异分析，也不将模型中的能力目标拆分为两个独立育人目标。</w:t>
      </w:r>
    </w:p>
    <w:p w14:paraId="683896DC">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问卷采用五级评分，将“完全不符合”“不太符合”“一般符合”“比较符合”“完全符合”依次赋值1—5分。分析、评价、创造各4题，其余四维各5题，分别取题项均值，总体取32题均值。采用双侧配对t检验，差值统一为后测减前测，报告均值、标准差、配对差标准差、未校正95%置信区间及效应量dz；p值沿用已核验的Holm校正结果，校正范围包含总体、七维及两个理论领域汇总指标共10项，后两项不作为本节成效论证的独立证据。</w:t>
      </w:r>
    </w:p>
    <w:p w14:paraId="281DA471">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更新后的前测43072个题项作答中未出现5分，后测5分作答31496个，占73.12%。这一分布差异是解释结果的重要条件。分析按原始文字选项编码，未补分或重编码；正式判断提升幅度须核实两次选项设置、导出及数据更新口径的一致性。以下统计说明当前文件中自评变化的方向与程度，不将异常大的效应量直接解释为教学干预的净效应。</w:t>
      </w:r>
    </w:p>
    <w:p w14:paraId="461ED574">
      <w:pPr>
        <w:pStyle w:val="4"/>
        <w:keepNext/>
        <w:spacing w:before="280" w:after="280"/>
        <w:ind w:firstLine="0"/>
        <w:rPr>
          <w:rFonts w:hint="eastAsia" w:ascii="宋体" w:hAnsi="宋体" w:eastAsia="宋体" w:cs="宋体"/>
        </w:rPr>
      </w:pPr>
      <w:bookmarkStart w:id="133" w:name="_Toc506"/>
      <w:r>
        <w:rPr>
          <w:rFonts w:hint="eastAsia" w:ascii="宋体" w:hAnsi="宋体" w:eastAsia="宋体" w:cs="宋体"/>
          <w:b/>
          <w:sz w:val="28"/>
        </w:rPr>
        <w:t>2 学生高阶能力总体变化</w:t>
      </w:r>
      <w:bookmarkEnd w:id="133"/>
    </w:p>
    <w:p w14:paraId="51311816">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高阶能力总体</w:t>
      </w:r>
    </w:p>
    <w:p w14:paraId="602CB78F">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表4-2  高阶能力总体前后测比较（n＝1346）</w:t>
      </w:r>
    </w:p>
    <w:tbl>
      <w:tblPr>
        <w:tblStyle w:val="12"/>
        <w:tblW w:w="8640" w:type="dxa"/>
        <w:tblInd w:w="108" w:type="dxa"/>
        <w:tblLayout w:type="fixed"/>
        <w:tblCellMar>
          <w:top w:w="0" w:type="dxa"/>
          <w:left w:w="108" w:type="dxa"/>
          <w:bottom w:w="0" w:type="dxa"/>
          <w:right w:w="108" w:type="dxa"/>
        </w:tblCellMar>
      </w:tblPr>
      <w:tblGrid>
        <w:gridCol w:w="864"/>
        <w:gridCol w:w="935"/>
        <w:gridCol w:w="937"/>
        <w:gridCol w:w="1152"/>
        <w:gridCol w:w="2447"/>
        <w:gridCol w:w="1225"/>
        <w:gridCol w:w="1080"/>
      </w:tblGrid>
      <w:tr w14:paraId="1A53D3F9">
        <w:tblPrEx>
          <w:tblCellMar>
            <w:top w:w="0" w:type="dxa"/>
            <w:left w:w="108" w:type="dxa"/>
            <w:bottom w:w="0" w:type="dxa"/>
            <w:right w:w="108" w:type="dxa"/>
          </w:tblCellMar>
        </w:tblPrEx>
        <w:trPr>
          <w:cantSplit/>
          <w:tblHeader/>
        </w:trPr>
        <w:tc>
          <w:tcPr>
            <w:tcW w:w="864" w:type="dxa"/>
            <w:tcBorders>
              <w:top w:val="single" w:color="000000" w:sz="8" w:space="0"/>
              <w:bottom w:val="single" w:color="000000" w:sz="8" w:space="0"/>
            </w:tcBorders>
            <w:vAlign w:val="center"/>
          </w:tcPr>
          <w:p w14:paraId="4698E5C0">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测量</w:t>
            </w:r>
          </w:p>
        </w:tc>
        <w:tc>
          <w:tcPr>
            <w:tcW w:w="935" w:type="dxa"/>
            <w:tcBorders>
              <w:top w:val="single" w:color="000000" w:sz="8" w:space="0"/>
              <w:bottom w:val="single" w:color="000000" w:sz="8" w:space="0"/>
            </w:tcBorders>
            <w:vAlign w:val="center"/>
          </w:tcPr>
          <w:p w14:paraId="6158CAC6">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M</w:t>
            </w:r>
          </w:p>
        </w:tc>
        <w:tc>
          <w:tcPr>
            <w:tcW w:w="937" w:type="dxa"/>
            <w:tcBorders>
              <w:top w:val="single" w:color="000000" w:sz="8" w:space="0"/>
              <w:bottom w:val="single" w:color="000000" w:sz="8" w:space="0"/>
            </w:tcBorders>
            <w:vAlign w:val="center"/>
          </w:tcPr>
          <w:p w14:paraId="7AF89586">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SD</w:t>
            </w:r>
          </w:p>
        </w:tc>
        <w:tc>
          <w:tcPr>
            <w:tcW w:w="1152" w:type="dxa"/>
            <w:tcBorders>
              <w:top w:val="single" w:color="000000" w:sz="8" w:space="0"/>
              <w:bottom w:val="single" w:color="000000" w:sz="8" w:space="0"/>
            </w:tcBorders>
            <w:vAlign w:val="center"/>
          </w:tcPr>
          <w:p w14:paraId="50AB9E71">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均值差</w:t>
            </w:r>
          </w:p>
        </w:tc>
        <w:tc>
          <w:tcPr>
            <w:tcW w:w="2447" w:type="dxa"/>
            <w:tcBorders>
              <w:top w:val="single" w:color="000000" w:sz="8" w:space="0"/>
              <w:bottom w:val="single" w:color="000000" w:sz="8" w:space="0"/>
            </w:tcBorders>
            <w:vAlign w:val="center"/>
          </w:tcPr>
          <w:p w14:paraId="1E229F5E">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95%CI</w:t>
            </w:r>
          </w:p>
        </w:tc>
        <w:tc>
          <w:tcPr>
            <w:tcW w:w="1225" w:type="dxa"/>
            <w:tcBorders>
              <w:top w:val="single" w:color="000000" w:sz="8" w:space="0"/>
              <w:bottom w:val="single" w:color="000000" w:sz="8" w:space="0"/>
            </w:tcBorders>
            <w:vAlign w:val="center"/>
          </w:tcPr>
          <w:p w14:paraId="065BE69F">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t</w:t>
            </w:r>
          </w:p>
        </w:tc>
        <w:tc>
          <w:tcPr>
            <w:tcW w:w="1080" w:type="dxa"/>
            <w:tcBorders>
              <w:top w:val="single" w:color="000000" w:sz="8" w:space="0"/>
              <w:bottom w:val="single" w:color="000000" w:sz="8" w:space="0"/>
            </w:tcBorders>
            <w:vAlign w:val="center"/>
          </w:tcPr>
          <w:p w14:paraId="7F6AE722">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p</w:t>
            </w:r>
          </w:p>
        </w:tc>
      </w:tr>
      <w:tr w14:paraId="067F20BE">
        <w:tblPrEx>
          <w:tblCellMar>
            <w:top w:w="0" w:type="dxa"/>
            <w:left w:w="108" w:type="dxa"/>
            <w:bottom w:w="0" w:type="dxa"/>
            <w:right w:w="108" w:type="dxa"/>
          </w:tblCellMar>
        </w:tblPrEx>
        <w:trPr>
          <w:cantSplit/>
        </w:trPr>
        <w:tc>
          <w:tcPr>
            <w:tcW w:w="864" w:type="dxa"/>
            <w:vAlign w:val="center"/>
          </w:tcPr>
          <w:p w14:paraId="7A596968">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前测</w:t>
            </w:r>
          </w:p>
        </w:tc>
        <w:tc>
          <w:tcPr>
            <w:tcW w:w="935" w:type="dxa"/>
            <w:vAlign w:val="center"/>
          </w:tcPr>
          <w:p w14:paraId="4A119781">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3.635</w:t>
            </w:r>
          </w:p>
        </w:tc>
        <w:tc>
          <w:tcPr>
            <w:tcW w:w="937" w:type="dxa"/>
            <w:vAlign w:val="center"/>
          </w:tcPr>
          <w:p w14:paraId="10789715">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0.470</w:t>
            </w:r>
          </w:p>
        </w:tc>
        <w:tc>
          <w:tcPr>
            <w:tcW w:w="1152" w:type="dxa"/>
            <w:vAlign w:val="center"/>
          </w:tcPr>
          <w:p w14:paraId="22E3734B">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0.865</w:t>
            </w:r>
          </w:p>
        </w:tc>
        <w:tc>
          <w:tcPr>
            <w:tcW w:w="2447" w:type="dxa"/>
            <w:vAlign w:val="center"/>
          </w:tcPr>
          <w:p w14:paraId="6A8AEC45">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0.850～0.879</w:t>
            </w:r>
          </w:p>
        </w:tc>
        <w:tc>
          <w:tcPr>
            <w:tcW w:w="1225" w:type="dxa"/>
            <w:vAlign w:val="center"/>
          </w:tcPr>
          <w:p w14:paraId="4AF851A8">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118.460</w:t>
            </w:r>
          </w:p>
        </w:tc>
        <w:tc>
          <w:tcPr>
            <w:tcW w:w="1080" w:type="dxa"/>
            <w:vAlign w:val="center"/>
          </w:tcPr>
          <w:p w14:paraId="74DFFA46">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＜0.001</w:t>
            </w:r>
          </w:p>
        </w:tc>
      </w:tr>
      <w:tr w14:paraId="214410DD">
        <w:tblPrEx>
          <w:tblCellMar>
            <w:top w:w="0" w:type="dxa"/>
            <w:left w:w="108" w:type="dxa"/>
            <w:bottom w:w="0" w:type="dxa"/>
            <w:right w:w="108" w:type="dxa"/>
          </w:tblCellMar>
        </w:tblPrEx>
        <w:trPr>
          <w:cantSplit/>
        </w:trPr>
        <w:tc>
          <w:tcPr>
            <w:tcW w:w="864" w:type="dxa"/>
            <w:tcBorders>
              <w:bottom w:val="single" w:color="000000" w:sz="8" w:space="0"/>
            </w:tcBorders>
            <w:vAlign w:val="center"/>
          </w:tcPr>
          <w:p w14:paraId="11D1BC6B">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后测</w:t>
            </w:r>
          </w:p>
        </w:tc>
        <w:tc>
          <w:tcPr>
            <w:tcW w:w="935" w:type="dxa"/>
            <w:tcBorders>
              <w:bottom w:val="single" w:color="000000" w:sz="8" w:space="0"/>
            </w:tcBorders>
            <w:vAlign w:val="center"/>
          </w:tcPr>
          <w:p w14:paraId="381E11B5">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4.500</w:t>
            </w:r>
          </w:p>
        </w:tc>
        <w:tc>
          <w:tcPr>
            <w:tcW w:w="937" w:type="dxa"/>
            <w:tcBorders>
              <w:bottom w:val="single" w:color="000000" w:sz="8" w:space="0"/>
            </w:tcBorders>
            <w:vAlign w:val="center"/>
          </w:tcPr>
          <w:p w14:paraId="7E241E33">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0.477</w:t>
            </w:r>
          </w:p>
        </w:tc>
        <w:tc>
          <w:tcPr>
            <w:tcW w:w="1152" w:type="dxa"/>
            <w:tcBorders>
              <w:bottom w:val="single" w:color="000000" w:sz="8" w:space="0"/>
            </w:tcBorders>
            <w:vAlign w:val="center"/>
          </w:tcPr>
          <w:p w14:paraId="14FCE7F4">
            <w:pPr>
              <w:keepNext/>
              <w:spacing w:before="0" w:after="0" w:line="240" w:lineRule="auto"/>
              <w:ind w:firstLine="0"/>
              <w:jc w:val="center"/>
              <w:rPr>
                <w:rFonts w:hint="eastAsia" w:ascii="宋体" w:hAnsi="宋体" w:eastAsia="宋体" w:cs="宋体"/>
              </w:rPr>
            </w:pPr>
          </w:p>
        </w:tc>
        <w:tc>
          <w:tcPr>
            <w:tcW w:w="2447" w:type="dxa"/>
            <w:tcBorders>
              <w:bottom w:val="single" w:color="000000" w:sz="8" w:space="0"/>
            </w:tcBorders>
            <w:vAlign w:val="center"/>
          </w:tcPr>
          <w:p w14:paraId="33213AF2">
            <w:pPr>
              <w:keepNext/>
              <w:spacing w:before="0" w:after="0" w:line="240" w:lineRule="auto"/>
              <w:ind w:firstLine="0"/>
              <w:jc w:val="center"/>
              <w:rPr>
                <w:rFonts w:hint="eastAsia" w:ascii="宋体" w:hAnsi="宋体" w:eastAsia="宋体" w:cs="宋体"/>
              </w:rPr>
            </w:pPr>
          </w:p>
        </w:tc>
        <w:tc>
          <w:tcPr>
            <w:tcW w:w="1225" w:type="dxa"/>
            <w:tcBorders>
              <w:bottom w:val="single" w:color="000000" w:sz="8" w:space="0"/>
            </w:tcBorders>
            <w:vAlign w:val="center"/>
          </w:tcPr>
          <w:p w14:paraId="110A0D62">
            <w:pPr>
              <w:keepNext/>
              <w:spacing w:before="0" w:after="0" w:line="240" w:lineRule="auto"/>
              <w:ind w:firstLine="0"/>
              <w:jc w:val="center"/>
              <w:rPr>
                <w:rFonts w:hint="eastAsia" w:ascii="宋体" w:hAnsi="宋体" w:eastAsia="宋体" w:cs="宋体"/>
              </w:rPr>
            </w:pPr>
          </w:p>
        </w:tc>
        <w:tc>
          <w:tcPr>
            <w:tcW w:w="1080" w:type="dxa"/>
            <w:tcBorders>
              <w:bottom w:val="single" w:color="000000" w:sz="8" w:space="0"/>
            </w:tcBorders>
            <w:vAlign w:val="center"/>
          </w:tcPr>
          <w:p w14:paraId="7D18EB16">
            <w:pPr>
              <w:keepNext/>
              <w:spacing w:before="0" w:after="0" w:line="240" w:lineRule="auto"/>
              <w:ind w:firstLine="0"/>
              <w:jc w:val="center"/>
              <w:rPr>
                <w:rFonts w:hint="eastAsia" w:ascii="宋体" w:hAnsi="宋体" w:eastAsia="宋体" w:cs="宋体"/>
              </w:rPr>
            </w:pPr>
          </w:p>
        </w:tc>
      </w:tr>
    </w:tbl>
    <w:p w14:paraId="52ED7958">
      <w:pPr>
        <w:spacing w:line="240" w:lineRule="auto"/>
        <w:ind w:firstLine="0"/>
        <w:jc w:val="left"/>
        <w:rPr>
          <w:rFonts w:hint="eastAsia" w:ascii="宋体" w:hAnsi="宋体" w:eastAsia="宋体" w:cs="宋体"/>
        </w:rPr>
      </w:pPr>
      <w:r>
        <w:rPr>
          <w:rFonts w:hint="eastAsia" w:ascii="宋体" w:hAnsi="宋体" w:eastAsia="宋体" w:cs="宋体"/>
          <w:b w:val="0"/>
          <w:sz w:val="21"/>
        </w:rPr>
        <w:t>注：差值为后测减前测；df＝1345；配对差SD＝0.268；dz＝3.229；Holm校正后p＜0.001。</w:t>
      </w:r>
    </w:p>
    <w:p w14:paraId="2CE515B6">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高阶能力总体均值由3.635升至4.500，平均增加0.865分，95%CI为0.850～0.879，t（1345）＝118.460，校正后p＜0.001。总体得分的提高表明，学生对自身学习表现的积极评价覆盖了多个方面，为课题整体设计的实践价值提供了量化支持。结合开放性回答中多路径思考、主动交流和方法改进的具体表述，可以看到，课题所关注的思维过程与学习参与均出现了积极变化。这与将认知挑战、合作参与和过程反馈共同融入学习任务的设计方向相契合。</w:t>
      </w:r>
    </w:p>
    <w:p w14:paraId="7B419408">
      <w:pPr>
        <w:pStyle w:val="4"/>
        <w:keepNext/>
        <w:spacing w:before="280" w:after="280"/>
        <w:ind w:firstLine="0"/>
        <w:rPr>
          <w:rFonts w:hint="eastAsia" w:ascii="宋体" w:hAnsi="宋体" w:eastAsia="宋体" w:cs="宋体"/>
        </w:rPr>
      </w:pPr>
      <w:bookmarkStart w:id="134" w:name="_Toc27724"/>
      <w:r>
        <w:rPr>
          <w:rFonts w:hint="eastAsia" w:ascii="宋体" w:hAnsi="宋体" w:eastAsia="宋体" w:cs="宋体"/>
          <w:b/>
          <w:sz w:val="28"/>
        </w:rPr>
        <w:t>3 七个维度的分别检验与教育意义</w:t>
      </w:r>
      <w:bookmarkEnd w:id="134"/>
    </w:p>
    <w:p w14:paraId="4438464C">
      <w:pPr>
        <w:spacing w:before="0" w:after="0" w:line="360" w:lineRule="auto"/>
        <w:ind w:firstLine="480" w:firstLineChars="0"/>
        <w:jc w:val="both"/>
        <w:outlineLvl w:val="3"/>
        <w:rPr>
          <w:rFonts w:hint="eastAsia" w:ascii="宋体" w:hAnsi="宋体" w:eastAsia="宋体" w:cs="宋体"/>
        </w:rPr>
      </w:pPr>
      <w:bookmarkStart w:id="135" w:name="_Toc20698"/>
      <w:r>
        <w:rPr>
          <w:rFonts w:hint="eastAsia" w:ascii="宋体" w:hAnsi="宋体" w:eastAsia="宋体" w:cs="宋体"/>
          <w:b w:val="0"/>
          <w:sz w:val="24"/>
        </w:rPr>
        <w:t>1）分析</w:t>
      </w:r>
      <w:bookmarkEnd w:id="135"/>
    </w:p>
    <w:p w14:paraId="18F66EAC">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表4-3  分析维度前后测比较（n＝1346）</w:t>
      </w:r>
    </w:p>
    <w:tbl>
      <w:tblPr>
        <w:tblStyle w:val="12"/>
        <w:tblW w:w="8640" w:type="dxa"/>
        <w:tblInd w:w="108" w:type="dxa"/>
        <w:tblLayout w:type="fixed"/>
        <w:tblCellMar>
          <w:top w:w="0" w:type="dxa"/>
          <w:left w:w="108" w:type="dxa"/>
          <w:bottom w:w="0" w:type="dxa"/>
          <w:right w:w="108" w:type="dxa"/>
        </w:tblCellMar>
      </w:tblPr>
      <w:tblGrid>
        <w:gridCol w:w="864"/>
        <w:gridCol w:w="935"/>
        <w:gridCol w:w="937"/>
        <w:gridCol w:w="1152"/>
        <w:gridCol w:w="2447"/>
        <w:gridCol w:w="1225"/>
        <w:gridCol w:w="1080"/>
      </w:tblGrid>
      <w:tr w14:paraId="578A07ED">
        <w:tblPrEx>
          <w:tblCellMar>
            <w:top w:w="0" w:type="dxa"/>
            <w:left w:w="108" w:type="dxa"/>
            <w:bottom w:w="0" w:type="dxa"/>
            <w:right w:w="108" w:type="dxa"/>
          </w:tblCellMar>
        </w:tblPrEx>
        <w:trPr>
          <w:cantSplit/>
          <w:tblHeader/>
        </w:trPr>
        <w:tc>
          <w:tcPr>
            <w:tcW w:w="864" w:type="dxa"/>
            <w:tcBorders>
              <w:top w:val="single" w:color="000000" w:sz="8" w:space="0"/>
              <w:bottom w:val="single" w:color="000000" w:sz="8" w:space="0"/>
            </w:tcBorders>
            <w:vAlign w:val="center"/>
          </w:tcPr>
          <w:p w14:paraId="128A2D27">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测量</w:t>
            </w:r>
          </w:p>
        </w:tc>
        <w:tc>
          <w:tcPr>
            <w:tcW w:w="935" w:type="dxa"/>
            <w:tcBorders>
              <w:top w:val="single" w:color="000000" w:sz="8" w:space="0"/>
              <w:bottom w:val="single" w:color="000000" w:sz="8" w:space="0"/>
            </w:tcBorders>
            <w:vAlign w:val="center"/>
          </w:tcPr>
          <w:p w14:paraId="76CE0F8B">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M</w:t>
            </w:r>
          </w:p>
        </w:tc>
        <w:tc>
          <w:tcPr>
            <w:tcW w:w="937" w:type="dxa"/>
            <w:tcBorders>
              <w:top w:val="single" w:color="000000" w:sz="8" w:space="0"/>
              <w:bottom w:val="single" w:color="000000" w:sz="8" w:space="0"/>
            </w:tcBorders>
            <w:vAlign w:val="center"/>
          </w:tcPr>
          <w:p w14:paraId="2088CB17">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SD</w:t>
            </w:r>
          </w:p>
        </w:tc>
        <w:tc>
          <w:tcPr>
            <w:tcW w:w="1152" w:type="dxa"/>
            <w:tcBorders>
              <w:top w:val="single" w:color="000000" w:sz="8" w:space="0"/>
              <w:bottom w:val="single" w:color="000000" w:sz="8" w:space="0"/>
            </w:tcBorders>
            <w:vAlign w:val="center"/>
          </w:tcPr>
          <w:p w14:paraId="0601D62B">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均值差</w:t>
            </w:r>
          </w:p>
        </w:tc>
        <w:tc>
          <w:tcPr>
            <w:tcW w:w="2447" w:type="dxa"/>
            <w:tcBorders>
              <w:top w:val="single" w:color="000000" w:sz="8" w:space="0"/>
              <w:bottom w:val="single" w:color="000000" w:sz="8" w:space="0"/>
            </w:tcBorders>
            <w:vAlign w:val="center"/>
          </w:tcPr>
          <w:p w14:paraId="02440389">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95%CI</w:t>
            </w:r>
          </w:p>
        </w:tc>
        <w:tc>
          <w:tcPr>
            <w:tcW w:w="1225" w:type="dxa"/>
            <w:tcBorders>
              <w:top w:val="single" w:color="000000" w:sz="8" w:space="0"/>
              <w:bottom w:val="single" w:color="000000" w:sz="8" w:space="0"/>
            </w:tcBorders>
            <w:vAlign w:val="center"/>
          </w:tcPr>
          <w:p w14:paraId="2358E6FF">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t</w:t>
            </w:r>
          </w:p>
        </w:tc>
        <w:tc>
          <w:tcPr>
            <w:tcW w:w="1080" w:type="dxa"/>
            <w:tcBorders>
              <w:top w:val="single" w:color="000000" w:sz="8" w:space="0"/>
              <w:bottom w:val="single" w:color="000000" w:sz="8" w:space="0"/>
            </w:tcBorders>
            <w:vAlign w:val="center"/>
          </w:tcPr>
          <w:p w14:paraId="6FB40F5D">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p</w:t>
            </w:r>
          </w:p>
        </w:tc>
      </w:tr>
      <w:tr w14:paraId="60F0879D">
        <w:tblPrEx>
          <w:tblCellMar>
            <w:top w:w="0" w:type="dxa"/>
            <w:left w:w="108" w:type="dxa"/>
            <w:bottom w:w="0" w:type="dxa"/>
            <w:right w:w="108" w:type="dxa"/>
          </w:tblCellMar>
        </w:tblPrEx>
        <w:trPr>
          <w:cantSplit/>
        </w:trPr>
        <w:tc>
          <w:tcPr>
            <w:tcW w:w="864" w:type="dxa"/>
            <w:vAlign w:val="center"/>
          </w:tcPr>
          <w:p w14:paraId="3C311962">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前测</w:t>
            </w:r>
          </w:p>
        </w:tc>
        <w:tc>
          <w:tcPr>
            <w:tcW w:w="935" w:type="dxa"/>
            <w:vAlign w:val="center"/>
          </w:tcPr>
          <w:p w14:paraId="44724D37">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3.619</w:t>
            </w:r>
          </w:p>
        </w:tc>
        <w:tc>
          <w:tcPr>
            <w:tcW w:w="937" w:type="dxa"/>
            <w:vAlign w:val="center"/>
          </w:tcPr>
          <w:p w14:paraId="22DFED20">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0.534</w:t>
            </w:r>
          </w:p>
        </w:tc>
        <w:tc>
          <w:tcPr>
            <w:tcW w:w="1152" w:type="dxa"/>
            <w:vAlign w:val="center"/>
          </w:tcPr>
          <w:p w14:paraId="11AD35CF">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0.827</w:t>
            </w:r>
          </w:p>
        </w:tc>
        <w:tc>
          <w:tcPr>
            <w:tcW w:w="2447" w:type="dxa"/>
            <w:vAlign w:val="center"/>
          </w:tcPr>
          <w:p w14:paraId="187763D7">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0.783～0.870</w:t>
            </w:r>
          </w:p>
        </w:tc>
        <w:tc>
          <w:tcPr>
            <w:tcW w:w="1225" w:type="dxa"/>
            <w:vAlign w:val="center"/>
          </w:tcPr>
          <w:p w14:paraId="37DCD742">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37.283</w:t>
            </w:r>
          </w:p>
        </w:tc>
        <w:tc>
          <w:tcPr>
            <w:tcW w:w="1080" w:type="dxa"/>
            <w:vAlign w:val="center"/>
          </w:tcPr>
          <w:p w14:paraId="7420A5FE">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＜0.001</w:t>
            </w:r>
          </w:p>
        </w:tc>
      </w:tr>
      <w:tr w14:paraId="2F791555">
        <w:tblPrEx>
          <w:tblCellMar>
            <w:top w:w="0" w:type="dxa"/>
            <w:left w:w="108" w:type="dxa"/>
            <w:bottom w:w="0" w:type="dxa"/>
            <w:right w:w="108" w:type="dxa"/>
          </w:tblCellMar>
        </w:tblPrEx>
        <w:trPr>
          <w:cantSplit/>
        </w:trPr>
        <w:tc>
          <w:tcPr>
            <w:tcW w:w="864" w:type="dxa"/>
            <w:tcBorders>
              <w:bottom w:val="single" w:color="000000" w:sz="8" w:space="0"/>
            </w:tcBorders>
            <w:vAlign w:val="center"/>
          </w:tcPr>
          <w:p w14:paraId="2B596E8C">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后测</w:t>
            </w:r>
          </w:p>
        </w:tc>
        <w:tc>
          <w:tcPr>
            <w:tcW w:w="935" w:type="dxa"/>
            <w:tcBorders>
              <w:bottom w:val="single" w:color="000000" w:sz="8" w:space="0"/>
            </w:tcBorders>
            <w:vAlign w:val="center"/>
          </w:tcPr>
          <w:p w14:paraId="1DFDE0B6">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4.446</w:t>
            </w:r>
          </w:p>
        </w:tc>
        <w:tc>
          <w:tcPr>
            <w:tcW w:w="937" w:type="dxa"/>
            <w:tcBorders>
              <w:bottom w:val="single" w:color="000000" w:sz="8" w:space="0"/>
            </w:tcBorders>
            <w:vAlign w:val="center"/>
          </w:tcPr>
          <w:p w14:paraId="638E6C6B">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0.671</w:t>
            </w:r>
          </w:p>
        </w:tc>
        <w:tc>
          <w:tcPr>
            <w:tcW w:w="1152" w:type="dxa"/>
            <w:tcBorders>
              <w:bottom w:val="single" w:color="000000" w:sz="8" w:space="0"/>
            </w:tcBorders>
            <w:vAlign w:val="center"/>
          </w:tcPr>
          <w:p w14:paraId="7D1FCE88">
            <w:pPr>
              <w:keepNext/>
              <w:spacing w:before="0" w:after="0" w:line="240" w:lineRule="auto"/>
              <w:ind w:firstLine="0"/>
              <w:jc w:val="center"/>
              <w:rPr>
                <w:rFonts w:hint="eastAsia" w:ascii="宋体" w:hAnsi="宋体" w:eastAsia="宋体" w:cs="宋体"/>
              </w:rPr>
            </w:pPr>
          </w:p>
        </w:tc>
        <w:tc>
          <w:tcPr>
            <w:tcW w:w="2447" w:type="dxa"/>
            <w:tcBorders>
              <w:bottom w:val="single" w:color="000000" w:sz="8" w:space="0"/>
            </w:tcBorders>
            <w:vAlign w:val="center"/>
          </w:tcPr>
          <w:p w14:paraId="280A429F">
            <w:pPr>
              <w:keepNext/>
              <w:spacing w:before="0" w:after="0" w:line="240" w:lineRule="auto"/>
              <w:ind w:firstLine="0"/>
              <w:jc w:val="center"/>
              <w:rPr>
                <w:rFonts w:hint="eastAsia" w:ascii="宋体" w:hAnsi="宋体" w:eastAsia="宋体" w:cs="宋体"/>
              </w:rPr>
            </w:pPr>
          </w:p>
        </w:tc>
        <w:tc>
          <w:tcPr>
            <w:tcW w:w="1225" w:type="dxa"/>
            <w:tcBorders>
              <w:bottom w:val="single" w:color="000000" w:sz="8" w:space="0"/>
            </w:tcBorders>
            <w:vAlign w:val="center"/>
          </w:tcPr>
          <w:p w14:paraId="6CB2F975">
            <w:pPr>
              <w:keepNext/>
              <w:spacing w:before="0" w:after="0" w:line="240" w:lineRule="auto"/>
              <w:ind w:firstLine="0"/>
              <w:jc w:val="center"/>
              <w:rPr>
                <w:rFonts w:hint="eastAsia" w:ascii="宋体" w:hAnsi="宋体" w:eastAsia="宋体" w:cs="宋体"/>
              </w:rPr>
            </w:pPr>
          </w:p>
        </w:tc>
        <w:tc>
          <w:tcPr>
            <w:tcW w:w="1080" w:type="dxa"/>
            <w:tcBorders>
              <w:bottom w:val="single" w:color="000000" w:sz="8" w:space="0"/>
            </w:tcBorders>
            <w:vAlign w:val="center"/>
          </w:tcPr>
          <w:p w14:paraId="222F2C5B">
            <w:pPr>
              <w:keepNext/>
              <w:spacing w:before="0" w:after="0" w:line="240" w:lineRule="auto"/>
              <w:ind w:firstLine="0"/>
              <w:jc w:val="center"/>
              <w:rPr>
                <w:rFonts w:hint="eastAsia" w:ascii="宋体" w:hAnsi="宋体" w:eastAsia="宋体" w:cs="宋体"/>
              </w:rPr>
            </w:pPr>
          </w:p>
        </w:tc>
      </w:tr>
    </w:tbl>
    <w:p w14:paraId="19EF8F48">
      <w:pPr>
        <w:spacing w:line="240" w:lineRule="auto"/>
        <w:ind w:firstLine="0"/>
        <w:jc w:val="left"/>
        <w:rPr>
          <w:rFonts w:hint="eastAsia" w:ascii="宋体" w:hAnsi="宋体" w:eastAsia="宋体" w:cs="宋体"/>
        </w:rPr>
      </w:pPr>
      <w:r>
        <w:rPr>
          <w:rFonts w:hint="eastAsia" w:ascii="宋体" w:hAnsi="宋体" w:eastAsia="宋体" w:cs="宋体"/>
          <w:b w:val="0"/>
          <w:sz w:val="21"/>
        </w:rPr>
        <w:t>注：差值为后测减前测；df＝1345；配对差SD＝0.814；dz＝1.016；Holm校正后p＜0.001。</w:t>
      </w:r>
    </w:p>
    <w:p w14:paraId="10619296">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分析均值由3.619升至4.446，平均增加0.827分，95%CI为0.783～0.870，t（1345）＝37.283，校正后p＜0.001，dz＝1.016。分析维度的提高与课题通过问题链、任务分解和知识关联引导学生展开思考的设计相契合。将问题条件、关键关系和解决步骤呈现出来，有助于学生形成可以表达和检查的分析路径。后测中“会思考问题的不同路径”“开始通过联系以前的知识进行自主学习”等回答，为这一变化提供了具体线索，支持课题在促进思维过程可见方面的实践价值。</w:t>
      </w:r>
    </w:p>
    <w:p w14:paraId="2EEBF41E">
      <w:pPr>
        <w:spacing w:before="0" w:after="0" w:line="360" w:lineRule="auto"/>
        <w:ind w:firstLine="480" w:firstLineChars="0"/>
        <w:jc w:val="both"/>
        <w:outlineLvl w:val="3"/>
        <w:rPr>
          <w:rFonts w:hint="eastAsia" w:ascii="宋体" w:hAnsi="宋体" w:eastAsia="宋体" w:cs="宋体"/>
        </w:rPr>
      </w:pPr>
      <w:bookmarkStart w:id="136" w:name="_Toc27983"/>
      <w:r>
        <w:rPr>
          <w:rFonts w:hint="eastAsia" w:ascii="宋体" w:hAnsi="宋体" w:eastAsia="宋体" w:cs="宋体"/>
          <w:b w:val="0"/>
          <w:sz w:val="24"/>
        </w:rPr>
        <w:t>2）评价</w:t>
      </w:r>
      <w:bookmarkEnd w:id="136"/>
    </w:p>
    <w:p w14:paraId="76B70AE1">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表4-4  评价维度前后测比较（n＝1346）</w:t>
      </w:r>
    </w:p>
    <w:tbl>
      <w:tblPr>
        <w:tblStyle w:val="12"/>
        <w:tblW w:w="8640" w:type="dxa"/>
        <w:tblInd w:w="108" w:type="dxa"/>
        <w:tblLayout w:type="fixed"/>
        <w:tblCellMar>
          <w:top w:w="0" w:type="dxa"/>
          <w:left w:w="108" w:type="dxa"/>
          <w:bottom w:w="0" w:type="dxa"/>
          <w:right w:w="108" w:type="dxa"/>
        </w:tblCellMar>
      </w:tblPr>
      <w:tblGrid>
        <w:gridCol w:w="864"/>
        <w:gridCol w:w="935"/>
        <w:gridCol w:w="937"/>
        <w:gridCol w:w="1152"/>
        <w:gridCol w:w="2447"/>
        <w:gridCol w:w="1225"/>
        <w:gridCol w:w="1080"/>
      </w:tblGrid>
      <w:tr w14:paraId="0C029655">
        <w:tblPrEx>
          <w:tblCellMar>
            <w:top w:w="0" w:type="dxa"/>
            <w:left w:w="108" w:type="dxa"/>
            <w:bottom w:w="0" w:type="dxa"/>
            <w:right w:w="108" w:type="dxa"/>
          </w:tblCellMar>
        </w:tblPrEx>
        <w:trPr>
          <w:cantSplit/>
          <w:tblHeader/>
        </w:trPr>
        <w:tc>
          <w:tcPr>
            <w:tcW w:w="864" w:type="dxa"/>
            <w:tcBorders>
              <w:top w:val="single" w:color="000000" w:sz="8" w:space="0"/>
              <w:bottom w:val="single" w:color="000000" w:sz="8" w:space="0"/>
            </w:tcBorders>
            <w:vAlign w:val="center"/>
          </w:tcPr>
          <w:p w14:paraId="0AEAD250">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测量</w:t>
            </w:r>
          </w:p>
        </w:tc>
        <w:tc>
          <w:tcPr>
            <w:tcW w:w="935" w:type="dxa"/>
            <w:tcBorders>
              <w:top w:val="single" w:color="000000" w:sz="8" w:space="0"/>
              <w:bottom w:val="single" w:color="000000" w:sz="8" w:space="0"/>
            </w:tcBorders>
            <w:vAlign w:val="center"/>
          </w:tcPr>
          <w:p w14:paraId="308E90C8">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M</w:t>
            </w:r>
          </w:p>
        </w:tc>
        <w:tc>
          <w:tcPr>
            <w:tcW w:w="937" w:type="dxa"/>
            <w:tcBorders>
              <w:top w:val="single" w:color="000000" w:sz="8" w:space="0"/>
              <w:bottom w:val="single" w:color="000000" w:sz="8" w:space="0"/>
            </w:tcBorders>
            <w:vAlign w:val="center"/>
          </w:tcPr>
          <w:p w14:paraId="6A1E901C">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SD</w:t>
            </w:r>
          </w:p>
        </w:tc>
        <w:tc>
          <w:tcPr>
            <w:tcW w:w="1152" w:type="dxa"/>
            <w:tcBorders>
              <w:top w:val="single" w:color="000000" w:sz="8" w:space="0"/>
              <w:bottom w:val="single" w:color="000000" w:sz="8" w:space="0"/>
            </w:tcBorders>
            <w:vAlign w:val="center"/>
          </w:tcPr>
          <w:p w14:paraId="48A392F8">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均值差</w:t>
            </w:r>
          </w:p>
        </w:tc>
        <w:tc>
          <w:tcPr>
            <w:tcW w:w="2447" w:type="dxa"/>
            <w:tcBorders>
              <w:top w:val="single" w:color="000000" w:sz="8" w:space="0"/>
              <w:bottom w:val="single" w:color="000000" w:sz="8" w:space="0"/>
            </w:tcBorders>
            <w:vAlign w:val="center"/>
          </w:tcPr>
          <w:p w14:paraId="4CC5B5F3">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95%CI</w:t>
            </w:r>
          </w:p>
        </w:tc>
        <w:tc>
          <w:tcPr>
            <w:tcW w:w="1225" w:type="dxa"/>
            <w:tcBorders>
              <w:top w:val="single" w:color="000000" w:sz="8" w:space="0"/>
              <w:bottom w:val="single" w:color="000000" w:sz="8" w:space="0"/>
            </w:tcBorders>
            <w:vAlign w:val="center"/>
          </w:tcPr>
          <w:p w14:paraId="0E054E47">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t</w:t>
            </w:r>
          </w:p>
        </w:tc>
        <w:tc>
          <w:tcPr>
            <w:tcW w:w="1080" w:type="dxa"/>
            <w:tcBorders>
              <w:top w:val="single" w:color="000000" w:sz="8" w:space="0"/>
              <w:bottom w:val="single" w:color="000000" w:sz="8" w:space="0"/>
            </w:tcBorders>
            <w:vAlign w:val="center"/>
          </w:tcPr>
          <w:p w14:paraId="06E8C2D3">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p</w:t>
            </w:r>
          </w:p>
        </w:tc>
      </w:tr>
      <w:tr w14:paraId="0B30F386">
        <w:tblPrEx>
          <w:tblCellMar>
            <w:top w:w="0" w:type="dxa"/>
            <w:left w:w="108" w:type="dxa"/>
            <w:bottom w:w="0" w:type="dxa"/>
            <w:right w:w="108" w:type="dxa"/>
          </w:tblCellMar>
        </w:tblPrEx>
        <w:trPr>
          <w:cantSplit/>
        </w:trPr>
        <w:tc>
          <w:tcPr>
            <w:tcW w:w="864" w:type="dxa"/>
            <w:vAlign w:val="center"/>
          </w:tcPr>
          <w:p w14:paraId="4BB0B959">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前测</w:t>
            </w:r>
          </w:p>
        </w:tc>
        <w:tc>
          <w:tcPr>
            <w:tcW w:w="935" w:type="dxa"/>
            <w:vAlign w:val="center"/>
          </w:tcPr>
          <w:p w14:paraId="7B5EA507">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3.630</w:t>
            </w:r>
          </w:p>
        </w:tc>
        <w:tc>
          <w:tcPr>
            <w:tcW w:w="937" w:type="dxa"/>
            <w:vAlign w:val="center"/>
          </w:tcPr>
          <w:p w14:paraId="48E78224">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0.510</w:t>
            </w:r>
          </w:p>
        </w:tc>
        <w:tc>
          <w:tcPr>
            <w:tcW w:w="1152" w:type="dxa"/>
            <w:vAlign w:val="center"/>
          </w:tcPr>
          <w:p w14:paraId="1FF80D67">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0.996</w:t>
            </w:r>
          </w:p>
        </w:tc>
        <w:tc>
          <w:tcPr>
            <w:tcW w:w="2447" w:type="dxa"/>
            <w:vAlign w:val="center"/>
          </w:tcPr>
          <w:p w14:paraId="22AD3DF9">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0.953～1.038</w:t>
            </w:r>
          </w:p>
        </w:tc>
        <w:tc>
          <w:tcPr>
            <w:tcW w:w="1225" w:type="dxa"/>
            <w:vAlign w:val="center"/>
          </w:tcPr>
          <w:p w14:paraId="7BB3BE61">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46.398</w:t>
            </w:r>
          </w:p>
        </w:tc>
        <w:tc>
          <w:tcPr>
            <w:tcW w:w="1080" w:type="dxa"/>
            <w:vAlign w:val="center"/>
          </w:tcPr>
          <w:p w14:paraId="7A0086C3">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＜0.001</w:t>
            </w:r>
          </w:p>
        </w:tc>
      </w:tr>
      <w:tr w14:paraId="245EA250">
        <w:tblPrEx>
          <w:tblCellMar>
            <w:top w:w="0" w:type="dxa"/>
            <w:left w:w="108" w:type="dxa"/>
            <w:bottom w:w="0" w:type="dxa"/>
            <w:right w:w="108" w:type="dxa"/>
          </w:tblCellMar>
        </w:tblPrEx>
        <w:trPr>
          <w:cantSplit/>
        </w:trPr>
        <w:tc>
          <w:tcPr>
            <w:tcW w:w="864" w:type="dxa"/>
            <w:tcBorders>
              <w:bottom w:val="single" w:color="000000" w:sz="8" w:space="0"/>
            </w:tcBorders>
            <w:vAlign w:val="center"/>
          </w:tcPr>
          <w:p w14:paraId="1AAEBAAE">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后测</w:t>
            </w:r>
          </w:p>
        </w:tc>
        <w:tc>
          <w:tcPr>
            <w:tcW w:w="935" w:type="dxa"/>
            <w:tcBorders>
              <w:bottom w:val="single" w:color="000000" w:sz="8" w:space="0"/>
            </w:tcBorders>
            <w:vAlign w:val="center"/>
          </w:tcPr>
          <w:p w14:paraId="39EC8FE5">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4.626</w:t>
            </w:r>
          </w:p>
        </w:tc>
        <w:tc>
          <w:tcPr>
            <w:tcW w:w="937" w:type="dxa"/>
            <w:tcBorders>
              <w:bottom w:val="single" w:color="000000" w:sz="8" w:space="0"/>
            </w:tcBorders>
            <w:vAlign w:val="center"/>
          </w:tcPr>
          <w:p w14:paraId="3CA188FD">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0.617</w:t>
            </w:r>
          </w:p>
        </w:tc>
        <w:tc>
          <w:tcPr>
            <w:tcW w:w="1152" w:type="dxa"/>
            <w:tcBorders>
              <w:bottom w:val="single" w:color="000000" w:sz="8" w:space="0"/>
            </w:tcBorders>
            <w:vAlign w:val="center"/>
          </w:tcPr>
          <w:p w14:paraId="142F55C7">
            <w:pPr>
              <w:keepNext/>
              <w:spacing w:before="0" w:after="0" w:line="240" w:lineRule="auto"/>
              <w:ind w:firstLine="0"/>
              <w:jc w:val="center"/>
              <w:rPr>
                <w:rFonts w:hint="eastAsia" w:ascii="宋体" w:hAnsi="宋体" w:eastAsia="宋体" w:cs="宋体"/>
              </w:rPr>
            </w:pPr>
          </w:p>
        </w:tc>
        <w:tc>
          <w:tcPr>
            <w:tcW w:w="2447" w:type="dxa"/>
            <w:tcBorders>
              <w:bottom w:val="single" w:color="000000" w:sz="8" w:space="0"/>
            </w:tcBorders>
            <w:vAlign w:val="center"/>
          </w:tcPr>
          <w:p w14:paraId="112334CB">
            <w:pPr>
              <w:keepNext/>
              <w:spacing w:before="0" w:after="0" w:line="240" w:lineRule="auto"/>
              <w:ind w:firstLine="0"/>
              <w:jc w:val="center"/>
              <w:rPr>
                <w:rFonts w:hint="eastAsia" w:ascii="宋体" w:hAnsi="宋体" w:eastAsia="宋体" w:cs="宋体"/>
              </w:rPr>
            </w:pPr>
          </w:p>
        </w:tc>
        <w:tc>
          <w:tcPr>
            <w:tcW w:w="1225" w:type="dxa"/>
            <w:tcBorders>
              <w:bottom w:val="single" w:color="000000" w:sz="8" w:space="0"/>
            </w:tcBorders>
            <w:vAlign w:val="center"/>
          </w:tcPr>
          <w:p w14:paraId="13F5C607">
            <w:pPr>
              <w:keepNext/>
              <w:spacing w:before="0" w:after="0" w:line="240" w:lineRule="auto"/>
              <w:ind w:firstLine="0"/>
              <w:jc w:val="center"/>
              <w:rPr>
                <w:rFonts w:hint="eastAsia" w:ascii="宋体" w:hAnsi="宋体" w:eastAsia="宋体" w:cs="宋体"/>
              </w:rPr>
            </w:pPr>
          </w:p>
        </w:tc>
        <w:tc>
          <w:tcPr>
            <w:tcW w:w="1080" w:type="dxa"/>
            <w:tcBorders>
              <w:bottom w:val="single" w:color="000000" w:sz="8" w:space="0"/>
            </w:tcBorders>
            <w:vAlign w:val="center"/>
          </w:tcPr>
          <w:p w14:paraId="76522723">
            <w:pPr>
              <w:keepNext/>
              <w:spacing w:before="0" w:after="0" w:line="240" w:lineRule="auto"/>
              <w:ind w:firstLine="0"/>
              <w:jc w:val="center"/>
              <w:rPr>
                <w:rFonts w:hint="eastAsia" w:ascii="宋体" w:hAnsi="宋体" w:eastAsia="宋体" w:cs="宋体"/>
              </w:rPr>
            </w:pPr>
          </w:p>
        </w:tc>
      </w:tr>
    </w:tbl>
    <w:p w14:paraId="686DB2E8">
      <w:pPr>
        <w:spacing w:line="240" w:lineRule="auto"/>
        <w:ind w:firstLine="0"/>
        <w:jc w:val="left"/>
        <w:rPr>
          <w:rFonts w:hint="eastAsia" w:ascii="宋体" w:hAnsi="宋体" w:eastAsia="宋体" w:cs="宋体"/>
        </w:rPr>
      </w:pPr>
      <w:r>
        <w:rPr>
          <w:rFonts w:hint="eastAsia" w:ascii="宋体" w:hAnsi="宋体" w:eastAsia="宋体" w:cs="宋体"/>
          <w:b w:val="0"/>
          <w:sz w:val="21"/>
        </w:rPr>
        <w:t>注：差值为后测减前测；df＝1345；配对差SD＝0.787；dz＝1.265；Holm校正后p＜0.001。</w:t>
      </w:r>
    </w:p>
    <w:p w14:paraId="725BF6FF">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评价均值由3.630升至4.626，平均增加0.996分，95%CI为0.953～1.038，t（1345）＝46.398，校正后p＜0.001，dz＝1.265。评价维度的提高，为课题重视成功标准、依据说明、方案比较与自我反思提供了量化支持。学生对判断和反思行为的自评更加积极，与“目标引领—反馈迭代—反思迁移”中持续检查学习质量的要求相一致。后测“思考问题：我学会了质疑”及主动比较解题方法的表述，进一步呈现了学生开始关注理由与方法的变化。其均值增量在七维中描述性地最大，提示评价活动值得在后续实践中持续深化。</w:t>
      </w:r>
    </w:p>
    <w:p w14:paraId="2A0F7D2C">
      <w:pPr>
        <w:spacing w:before="0" w:after="0" w:line="360" w:lineRule="auto"/>
        <w:ind w:firstLine="480" w:firstLineChars="0"/>
        <w:jc w:val="both"/>
        <w:outlineLvl w:val="3"/>
        <w:rPr>
          <w:rFonts w:hint="eastAsia" w:ascii="宋体" w:hAnsi="宋体" w:eastAsia="宋体" w:cs="宋体"/>
        </w:rPr>
      </w:pPr>
      <w:bookmarkStart w:id="137" w:name="_Toc23424"/>
      <w:r>
        <w:rPr>
          <w:rFonts w:hint="eastAsia" w:ascii="宋体" w:hAnsi="宋体" w:eastAsia="宋体" w:cs="宋体"/>
          <w:b w:val="0"/>
          <w:sz w:val="24"/>
        </w:rPr>
        <w:t>3）创造</w:t>
      </w:r>
      <w:bookmarkEnd w:id="137"/>
    </w:p>
    <w:p w14:paraId="02D08D66">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表4-5  创造维度前后测比较（n＝1346）</w:t>
      </w:r>
    </w:p>
    <w:tbl>
      <w:tblPr>
        <w:tblStyle w:val="12"/>
        <w:tblW w:w="8640" w:type="dxa"/>
        <w:tblInd w:w="108" w:type="dxa"/>
        <w:tblLayout w:type="fixed"/>
        <w:tblCellMar>
          <w:top w:w="0" w:type="dxa"/>
          <w:left w:w="108" w:type="dxa"/>
          <w:bottom w:w="0" w:type="dxa"/>
          <w:right w:w="108" w:type="dxa"/>
        </w:tblCellMar>
      </w:tblPr>
      <w:tblGrid>
        <w:gridCol w:w="864"/>
        <w:gridCol w:w="935"/>
        <w:gridCol w:w="937"/>
        <w:gridCol w:w="1152"/>
        <w:gridCol w:w="2447"/>
        <w:gridCol w:w="1225"/>
        <w:gridCol w:w="1080"/>
      </w:tblGrid>
      <w:tr w14:paraId="5DF39B5E">
        <w:tblPrEx>
          <w:tblCellMar>
            <w:top w:w="0" w:type="dxa"/>
            <w:left w:w="108" w:type="dxa"/>
            <w:bottom w:w="0" w:type="dxa"/>
            <w:right w:w="108" w:type="dxa"/>
          </w:tblCellMar>
        </w:tblPrEx>
        <w:trPr>
          <w:cantSplit/>
          <w:tblHeader/>
        </w:trPr>
        <w:tc>
          <w:tcPr>
            <w:tcW w:w="864" w:type="dxa"/>
            <w:tcBorders>
              <w:top w:val="single" w:color="000000" w:sz="8" w:space="0"/>
              <w:bottom w:val="single" w:color="000000" w:sz="8" w:space="0"/>
            </w:tcBorders>
            <w:vAlign w:val="center"/>
          </w:tcPr>
          <w:p w14:paraId="5167EA70">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测量</w:t>
            </w:r>
          </w:p>
        </w:tc>
        <w:tc>
          <w:tcPr>
            <w:tcW w:w="935" w:type="dxa"/>
            <w:tcBorders>
              <w:top w:val="single" w:color="000000" w:sz="8" w:space="0"/>
              <w:bottom w:val="single" w:color="000000" w:sz="8" w:space="0"/>
            </w:tcBorders>
            <w:vAlign w:val="center"/>
          </w:tcPr>
          <w:p w14:paraId="2908FA09">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M</w:t>
            </w:r>
          </w:p>
        </w:tc>
        <w:tc>
          <w:tcPr>
            <w:tcW w:w="937" w:type="dxa"/>
            <w:tcBorders>
              <w:top w:val="single" w:color="000000" w:sz="8" w:space="0"/>
              <w:bottom w:val="single" w:color="000000" w:sz="8" w:space="0"/>
            </w:tcBorders>
            <w:vAlign w:val="center"/>
          </w:tcPr>
          <w:p w14:paraId="48015933">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SD</w:t>
            </w:r>
          </w:p>
        </w:tc>
        <w:tc>
          <w:tcPr>
            <w:tcW w:w="1152" w:type="dxa"/>
            <w:tcBorders>
              <w:top w:val="single" w:color="000000" w:sz="8" w:space="0"/>
              <w:bottom w:val="single" w:color="000000" w:sz="8" w:space="0"/>
            </w:tcBorders>
            <w:vAlign w:val="center"/>
          </w:tcPr>
          <w:p w14:paraId="1C630A64">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均值差</w:t>
            </w:r>
          </w:p>
        </w:tc>
        <w:tc>
          <w:tcPr>
            <w:tcW w:w="2447" w:type="dxa"/>
            <w:tcBorders>
              <w:top w:val="single" w:color="000000" w:sz="8" w:space="0"/>
              <w:bottom w:val="single" w:color="000000" w:sz="8" w:space="0"/>
            </w:tcBorders>
            <w:vAlign w:val="center"/>
          </w:tcPr>
          <w:p w14:paraId="7B368A41">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95%CI</w:t>
            </w:r>
          </w:p>
        </w:tc>
        <w:tc>
          <w:tcPr>
            <w:tcW w:w="1225" w:type="dxa"/>
            <w:tcBorders>
              <w:top w:val="single" w:color="000000" w:sz="8" w:space="0"/>
              <w:bottom w:val="single" w:color="000000" w:sz="8" w:space="0"/>
            </w:tcBorders>
            <w:vAlign w:val="center"/>
          </w:tcPr>
          <w:p w14:paraId="59AA9245">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t</w:t>
            </w:r>
          </w:p>
        </w:tc>
        <w:tc>
          <w:tcPr>
            <w:tcW w:w="1080" w:type="dxa"/>
            <w:tcBorders>
              <w:top w:val="single" w:color="000000" w:sz="8" w:space="0"/>
              <w:bottom w:val="single" w:color="000000" w:sz="8" w:space="0"/>
            </w:tcBorders>
            <w:vAlign w:val="center"/>
          </w:tcPr>
          <w:p w14:paraId="0C99AE7A">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p</w:t>
            </w:r>
          </w:p>
        </w:tc>
      </w:tr>
      <w:tr w14:paraId="7BD371BF">
        <w:tblPrEx>
          <w:tblCellMar>
            <w:top w:w="0" w:type="dxa"/>
            <w:left w:w="108" w:type="dxa"/>
            <w:bottom w:w="0" w:type="dxa"/>
            <w:right w:w="108" w:type="dxa"/>
          </w:tblCellMar>
        </w:tblPrEx>
        <w:trPr>
          <w:cantSplit/>
        </w:trPr>
        <w:tc>
          <w:tcPr>
            <w:tcW w:w="864" w:type="dxa"/>
            <w:vAlign w:val="center"/>
          </w:tcPr>
          <w:p w14:paraId="6D30934D">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前测</w:t>
            </w:r>
          </w:p>
        </w:tc>
        <w:tc>
          <w:tcPr>
            <w:tcW w:w="935" w:type="dxa"/>
            <w:vAlign w:val="center"/>
          </w:tcPr>
          <w:p w14:paraId="2057A727">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3.564</w:t>
            </w:r>
          </w:p>
        </w:tc>
        <w:tc>
          <w:tcPr>
            <w:tcW w:w="937" w:type="dxa"/>
            <w:vAlign w:val="center"/>
          </w:tcPr>
          <w:p w14:paraId="68A6EDD2">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0.577</w:t>
            </w:r>
          </w:p>
        </w:tc>
        <w:tc>
          <w:tcPr>
            <w:tcW w:w="1152" w:type="dxa"/>
            <w:vAlign w:val="center"/>
          </w:tcPr>
          <w:p w14:paraId="57DD998A">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0.959</w:t>
            </w:r>
          </w:p>
        </w:tc>
        <w:tc>
          <w:tcPr>
            <w:tcW w:w="2447" w:type="dxa"/>
            <w:vAlign w:val="center"/>
          </w:tcPr>
          <w:p w14:paraId="7F0C5BB9">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0.916～1.001</w:t>
            </w:r>
          </w:p>
        </w:tc>
        <w:tc>
          <w:tcPr>
            <w:tcW w:w="1225" w:type="dxa"/>
            <w:vAlign w:val="center"/>
          </w:tcPr>
          <w:p w14:paraId="558A52CE">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44.080</w:t>
            </w:r>
          </w:p>
        </w:tc>
        <w:tc>
          <w:tcPr>
            <w:tcW w:w="1080" w:type="dxa"/>
            <w:vAlign w:val="center"/>
          </w:tcPr>
          <w:p w14:paraId="5866E324">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＜0.001</w:t>
            </w:r>
          </w:p>
        </w:tc>
      </w:tr>
      <w:tr w14:paraId="4F7A39DC">
        <w:tblPrEx>
          <w:tblCellMar>
            <w:top w:w="0" w:type="dxa"/>
            <w:left w:w="108" w:type="dxa"/>
            <w:bottom w:w="0" w:type="dxa"/>
            <w:right w:w="108" w:type="dxa"/>
          </w:tblCellMar>
        </w:tblPrEx>
        <w:trPr>
          <w:cantSplit/>
        </w:trPr>
        <w:tc>
          <w:tcPr>
            <w:tcW w:w="864" w:type="dxa"/>
            <w:tcBorders>
              <w:bottom w:val="single" w:color="000000" w:sz="8" w:space="0"/>
            </w:tcBorders>
            <w:vAlign w:val="center"/>
          </w:tcPr>
          <w:p w14:paraId="66531406">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后测</w:t>
            </w:r>
          </w:p>
        </w:tc>
        <w:tc>
          <w:tcPr>
            <w:tcW w:w="935" w:type="dxa"/>
            <w:tcBorders>
              <w:bottom w:val="single" w:color="000000" w:sz="8" w:space="0"/>
            </w:tcBorders>
            <w:vAlign w:val="center"/>
          </w:tcPr>
          <w:p w14:paraId="7A941A39">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4.523</w:t>
            </w:r>
          </w:p>
        </w:tc>
        <w:tc>
          <w:tcPr>
            <w:tcW w:w="937" w:type="dxa"/>
            <w:tcBorders>
              <w:bottom w:val="single" w:color="000000" w:sz="8" w:space="0"/>
            </w:tcBorders>
            <w:vAlign w:val="center"/>
          </w:tcPr>
          <w:p w14:paraId="5F0C20E7">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0.601</w:t>
            </w:r>
          </w:p>
        </w:tc>
        <w:tc>
          <w:tcPr>
            <w:tcW w:w="1152" w:type="dxa"/>
            <w:tcBorders>
              <w:bottom w:val="single" w:color="000000" w:sz="8" w:space="0"/>
            </w:tcBorders>
            <w:vAlign w:val="center"/>
          </w:tcPr>
          <w:p w14:paraId="15E3CBE5">
            <w:pPr>
              <w:keepNext/>
              <w:spacing w:before="0" w:after="0" w:line="240" w:lineRule="auto"/>
              <w:ind w:firstLine="0"/>
              <w:jc w:val="center"/>
              <w:rPr>
                <w:rFonts w:hint="eastAsia" w:ascii="宋体" w:hAnsi="宋体" w:eastAsia="宋体" w:cs="宋体"/>
              </w:rPr>
            </w:pPr>
          </w:p>
        </w:tc>
        <w:tc>
          <w:tcPr>
            <w:tcW w:w="2447" w:type="dxa"/>
            <w:tcBorders>
              <w:bottom w:val="single" w:color="000000" w:sz="8" w:space="0"/>
            </w:tcBorders>
            <w:vAlign w:val="center"/>
          </w:tcPr>
          <w:p w14:paraId="23AC3E73">
            <w:pPr>
              <w:keepNext/>
              <w:spacing w:before="0" w:after="0" w:line="240" w:lineRule="auto"/>
              <w:ind w:firstLine="0"/>
              <w:jc w:val="center"/>
              <w:rPr>
                <w:rFonts w:hint="eastAsia" w:ascii="宋体" w:hAnsi="宋体" w:eastAsia="宋体" w:cs="宋体"/>
              </w:rPr>
            </w:pPr>
          </w:p>
        </w:tc>
        <w:tc>
          <w:tcPr>
            <w:tcW w:w="1225" w:type="dxa"/>
            <w:tcBorders>
              <w:bottom w:val="single" w:color="000000" w:sz="8" w:space="0"/>
            </w:tcBorders>
            <w:vAlign w:val="center"/>
          </w:tcPr>
          <w:p w14:paraId="47717898">
            <w:pPr>
              <w:keepNext/>
              <w:spacing w:before="0" w:after="0" w:line="240" w:lineRule="auto"/>
              <w:ind w:firstLine="0"/>
              <w:jc w:val="center"/>
              <w:rPr>
                <w:rFonts w:hint="eastAsia" w:ascii="宋体" w:hAnsi="宋体" w:eastAsia="宋体" w:cs="宋体"/>
              </w:rPr>
            </w:pPr>
          </w:p>
        </w:tc>
        <w:tc>
          <w:tcPr>
            <w:tcW w:w="1080" w:type="dxa"/>
            <w:tcBorders>
              <w:bottom w:val="single" w:color="000000" w:sz="8" w:space="0"/>
            </w:tcBorders>
            <w:vAlign w:val="center"/>
          </w:tcPr>
          <w:p w14:paraId="24ED9782">
            <w:pPr>
              <w:keepNext/>
              <w:spacing w:before="0" w:after="0" w:line="240" w:lineRule="auto"/>
              <w:ind w:firstLine="0"/>
              <w:jc w:val="center"/>
              <w:rPr>
                <w:rFonts w:hint="eastAsia" w:ascii="宋体" w:hAnsi="宋体" w:eastAsia="宋体" w:cs="宋体"/>
              </w:rPr>
            </w:pPr>
          </w:p>
        </w:tc>
      </w:tr>
    </w:tbl>
    <w:p w14:paraId="54C972CD">
      <w:pPr>
        <w:spacing w:line="240" w:lineRule="auto"/>
        <w:ind w:firstLine="0"/>
        <w:jc w:val="left"/>
        <w:rPr>
          <w:rFonts w:hint="eastAsia" w:ascii="宋体" w:hAnsi="宋体" w:eastAsia="宋体" w:cs="宋体"/>
        </w:rPr>
      </w:pPr>
      <w:r>
        <w:rPr>
          <w:rFonts w:hint="eastAsia" w:ascii="宋体" w:hAnsi="宋体" w:eastAsia="宋体" w:cs="宋体"/>
          <w:b w:val="0"/>
          <w:sz w:val="21"/>
        </w:rPr>
        <w:t>注：差值为后测减前测；df＝1345；配对差SD＝0.798；dz＝1.201；Holm校正后p＜0.001。</w:t>
      </w:r>
    </w:p>
    <w:p w14:paraId="19D894F0">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创造均值由3.564升至4.523，平均增加0.959分，95%CI为0.916～1.001，t（1345）＝44.080，校正后p＜0.001，dz＝1.201。创造维度由前测相对薄弱走向较高自评水平，为课题通过开放任务、多方案尝试和知识整合拓展学生思路提供了支持。后测关于思考不同路径、方法更加灵活的回答，与这一变化方向相符。对于课题论证而言，这说明教学设计中保留探索空间、组织方案比较和持续修订具有实践意义，学生是否形成高质量的新方案还可通过作品及其版本变化进一步验证。</w:t>
      </w:r>
    </w:p>
    <w:p w14:paraId="28263BEE">
      <w:pPr>
        <w:spacing w:before="0" w:after="0" w:line="360" w:lineRule="auto"/>
        <w:ind w:firstLine="480" w:firstLineChars="0"/>
        <w:jc w:val="both"/>
        <w:outlineLvl w:val="3"/>
        <w:rPr>
          <w:rFonts w:hint="eastAsia" w:ascii="宋体" w:hAnsi="宋体" w:eastAsia="宋体" w:cs="宋体"/>
        </w:rPr>
      </w:pPr>
      <w:bookmarkStart w:id="138" w:name="_Toc8299"/>
      <w:r>
        <w:rPr>
          <w:rFonts w:hint="eastAsia" w:ascii="宋体" w:hAnsi="宋体" w:eastAsia="宋体" w:cs="宋体"/>
          <w:b w:val="0"/>
          <w:sz w:val="24"/>
        </w:rPr>
        <w:t>4）责任担当</w:t>
      </w:r>
      <w:bookmarkEnd w:id="138"/>
    </w:p>
    <w:p w14:paraId="31755302">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表4-6  责任担当维度前后测比较（n＝1346）</w:t>
      </w:r>
    </w:p>
    <w:tbl>
      <w:tblPr>
        <w:tblStyle w:val="12"/>
        <w:tblW w:w="8640" w:type="dxa"/>
        <w:tblInd w:w="108" w:type="dxa"/>
        <w:tblLayout w:type="fixed"/>
        <w:tblCellMar>
          <w:top w:w="0" w:type="dxa"/>
          <w:left w:w="108" w:type="dxa"/>
          <w:bottom w:w="0" w:type="dxa"/>
          <w:right w:w="108" w:type="dxa"/>
        </w:tblCellMar>
      </w:tblPr>
      <w:tblGrid>
        <w:gridCol w:w="864"/>
        <w:gridCol w:w="935"/>
        <w:gridCol w:w="937"/>
        <w:gridCol w:w="1152"/>
        <w:gridCol w:w="2447"/>
        <w:gridCol w:w="1225"/>
        <w:gridCol w:w="1080"/>
      </w:tblGrid>
      <w:tr w14:paraId="097AA2BF">
        <w:tblPrEx>
          <w:tblCellMar>
            <w:top w:w="0" w:type="dxa"/>
            <w:left w:w="108" w:type="dxa"/>
            <w:bottom w:w="0" w:type="dxa"/>
            <w:right w:w="108" w:type="dxa"/>
          </w:tblCellMar>
        </w:tblPrEx>
        <w:trPr>
          <w:cantSplit/>
          <w:tblHeader/>
        </w:trPr>
        <w:tc>
          <w:tcPr>
            <w:tcW w:w="864" w:type="dxa"/>
            <w:tcBorders>
              <w:top w:val="single" w:color="000000" w:sz="8" w:space="0"/>
              <w:bottom w:val="single" w:color="000000" w:sz="8" w:space="0"/>
            </w:tcBorders>
            <w:vAlign w:val="center"/>
          </w:tcPr>
          <w:p w14:paraId="21E4C804">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测量</w:t>
            </w:r>
          </w:p>
        </w:tc>
        <w:tc>
          <w:tcPr>
            <w:tcW w:w="935" w:type="dxa"/>
            <w:tcBorders>
              <w:top w:val="single" w:color="000000" w:sz="8" w:space="0"/>
              <w:bottom w:val="single" w:color="000000" w:sz="8" w:space="0"/>
            </w:tcBorders>
            <w:vAlign w:val="center"/>
          </w:tcPr>
          <w:p w14:paraId="44658CA3">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M</w:t>
            </w:r>
          </w:p>
        </w:tc>
        <w:tc>
          <w:tcPr>
            <w:tcW w:w="937" w:type="dxa"/>
            <w:tcBorders>
              <w:top w:val="single" w:color="000000" w:sz="8" w:space="0"/>
              <w:bottom w:val="single" w:color="000000" w:sz="8" w:space="0"/>
            </w:tcBorders>
            <w:vAlign w:val="center"/>
          </w:tcPr>
          <w:p w14:paraId="6981443F">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SD</w:t>
            </w:r>
          </w:p>
        </w:tc>
        <w:tc>
          <w:tcPr>
            <w:tcW w:w="1152" w:type="dxa"/>
            <w:tcBorders>
              <w:top w:val="single" w:color="000000" w:sz="8" w:space="0"/>
              <w:bottom w:val="single" w:color="000000" w:sz="8" w:space="0"/>
            </w:tcBorders>
            <w:vAlign w:val="center"/>
          </w:tcPr>
          <w:p w14:paraId="74A88B5E">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均值差</w:t>
            </w:r>
          </w:p>
        </w:tc>
        <w:tc>
          <w:tcPr>
            <w:tcW w:w="2447" w:type="dxa"/>
            <w:tcBorders>
              <w:top w:val="single" w:color="000000" w:sz="8" w:space="0"/>
              <w:bottom w:val="single" w:color="000000" w:sz="8" w:space="0"/>
            </w:tcBorders>
            <w:vAlign w:val="center"/>
          </w:tcPr>
          <w:p w14:paraId="2CE449CA">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95%CI</w:t>
            </w:r>
          </w:p>
        </w:tc>
        <w:tc>
          <w:tcPr>
            <w:tcW w:w="1225" w:type="dxa"/>
            <w:tcBorders>
              <w:top w:val="single" w:color="000000" w:sz="8" w:space="0"/>
              <w:bottom w:val="single" w:color="000000" w:sz="8" w:space="0"/>
            </w:tcBorders>
            <w:vAlign w:val="center"/>
          </w:tcPr>
          <w:p w14:paraId="1D930E2B">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t</w:t>
            </w:r>
          </w:p>
        </w:tc>
        <w:tc>
          <w:tcPr>
            <w:tcW w:w="1080" w:type="dxa"/>
            <w:tcBorders>
              <w:top w:val="single" w:color="000000" w:sz="8" w:space="0"/>
              <w:bottom w:val="single" w:color="000000" w:sz="8" w:space="0"/>
            </w:tcBorders>
            <w:vAlign w:val="center"/>
          </w:tcPr>
          <w:p w14:paraId="615BA2B0">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p</w:t>
            </w:r>
          </w:p>
        </w:tc>
      </w:tr>
      <w:tr w14:paraId="3EED5FF9">
        <w:tblPrEx>
          <w:tblCellMar>
            <w:top w:w="0" w:type="dxa"/>
            <w:left w:w="108" w:type="dxa"/>
            <w:bottom w:w="0" w:type="dxa"/>
            <w:right w:w="108" w:type="dxa"/>
          </w:tblCellMar>
        </w:tblPrEx>
        <w:trPr>
          <w:cantSplit/>
        </w:trPr>
        <w:tc>
          <w:tcPr>
            <w:tcW w:w="864" w:type="dxa"/>
            <w:vAlign w:val="center"/>
          </w:tcPr>
          <w:p w14:paraId="34F3CCD2">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前测</w:t>
            </w:r>
          </w:p>
        </w:tc>
        <w:tc>
          <w:tcPr>
            <w:tcW w:w="935" w:type="dxa"/>
            <w:vAlign w:val="center"/>
          </w:tcPr>
          <w:p w14:paraId="55C4527A">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3.664</w:t>
            </w:r>
          </w:p>
        </w:tc>
        <w:tc>
          <w:tcPr>
            <w:tcW w:w="937" w:type="dxa"/>
            <w:vAlign w:val="center"/>
          </w:tcPr>
          <w:p w14:paraId="2DD99EC1">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0.495</w:t>
            </w:r>
          </w:p>
        </w:tc>
        <w:tc>
          <w:tcPr>
            <w:tcW w:w="1152" w:type="dxa"/>
            <w:vAlign w:val="center"/>
          </w:tcPr>
          <w:p w14:paraId="2A1B8824">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0.985</w:t>
            </w:r>
          </w:p>
        </w:tc>
        <w:tc>
          <w:tcPr>
            <w:tcW w:w="2447" w:type="dxa"/>
            <w:vAlign w:val="center"/>
          </w:tcPr>
          <w:p w14:paraId="4CC425DD">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0.956～1.013</w:t>
            </w:r>
          </w:p>
        </w:tc>
        <w:tc>
          <w:tcPr>
            <w:tcW w:w="1225" w:type="dxa"/>
            <w:vAlign w:val="center"/>
          </w:tcPr>
          <w:p w14:paraId="27D219E8">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67.426</w:t>
            </w:r>
          </w:p>
        </w:tc>
        <w:tc>
          <w:tcPr>
            <w:tcW w:w="1080" w:type="dxa"/>
            <w:vAlign w:val="center"/>
          </w:tcPr>
          <w:p w14:paraId="35DF6910">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＜0.001</w:t>
            </w:r>
          </w:p>
        </w:tc>
      </w:tr>
      <w:tr w14:paraId="39C78210">
        <w:tblPrEx>
          <w:tblCellMar>
            <w:top w:w="0" w:type="dxa"/>
            <w:left w:w="108" w:type="dxa"/>
            <w:bottom w:w="0" w:type="dxa"/>
            <w:right w:w="108" w:type="dxa"/>
          </w:tblCellMar>
        </w:tblPrEx>
        <w:trPr>
          <w:cantSplit/>
        </w:trPr>
        <w:tc>
          <w:tcPr>
            <w:tcW w:w="864" w:type="dxa"/>
            <w:tcBorders>
              <w:bottom w:val="single" w:color="000000" w:sz="8" w:space="0"/>
            </w:tcBorders>
            <w:vAlign w:val="center"/>
          </w:tcPr>
          <w:p w14:paraId="1384F692">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后测</w:t>
            </w:r>
          </w:p>
        </w:tc>
        <w:tc>
          <w:tcPr>
            <w:tcW w:w="935" w:type="dxa"/>
            <w:tcBorders>
              <w:bottom w:val="single" w:color="000000" w:sz="8" w:space="0"/>
            </w:tcBorders>
            <w:vAlign w:val="center"/>
          </w:tcPr>
          <w:p w14:paraId="04ECA9D8">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4.648</w:t>
            </w:r>
          </w:p>
        </w:tc>
        <w:tc>
          <w:tcPr>
            <w:tcW w:w="937" w:type="dxa"/>
            <w:tcBorders>
              <w:bottom w:val="single" w:color="000000" w:sz="8" w:space="0"/>
            </w:tcBorders>
            <w:vAlign w:val="center"/>
          </w:tcPr>
          <w:p w14:paraId="666B6F98">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0.660</w:t>
            </w:r>
          </w:p>
        </w:tc>
        <w:tc>
          <w:tcPr>
            <w:tcW w:w="1152" w:type="dxa"/>
            <w:tcBorders>
              <w:bottom w:val="single" w:color="000000" w:sz="8" w:space="0"/>
            </w:tcBorders>
            <w:vAlign w:val="center"/>
          </w:tcPr>
          <w:p w14:paraId="414B6A6E">
            <w:pPr>
              <w:keepNext/>
              <w:spacing w:before="0" w:after="0" w:line="240" w:lineRule="auto"/>
              <w:ind w:firstLine="0"/>
              <w:jc w:val="center"/>
              <w:rPr>
                <w:rFonts w:hint="eastAsia" w:ascii="宋体" w:hAnsi="宋体" w:eastAsia="宋体" w:cs="宋体"/>
              </w:rPr>
            </w:pPr>
          </w:p>
        </w:tc>
        <w:tc>
          <w:tcPr>
            <w:tcW w:w="2447" w:type="dxa"/>
            <w:tcBorders>
              <w:bottom w:val="single" w:color="000000" w:sz="8" w:space="0"/>
            </w:tcBorders>
            <w:vAlign w:val="center"/>
          </w:tcPr>
          <w:p w14:paraId="0690E364">
            <w:pPr>
              <w:keepNext/>
              <w:spacing w:before="0" w:after="0" w:line="240" w:lineRule="auto"/>
              <w:ind w:firstLine="0"/>
              <w:jc w:val="center"/>
              <w:rPr>
                <w:rFonts w:hint="eastAsia" w:ascii="宋体" w:hAnsi="宋体" w:eastAsia="宋体" w:cs="宋体"/>
              </w:rPr>
            </w:pPr>
          </w:p>
        </w:tc>
        <w:tc>
          <w:tcPr>
            <w:tcW w:w="1225" w:type="dxa"/>
            <w:tcBorders>
              <w:bottom w:val="single" w:color="000000" w:sz="8" w:space="0"/>
            </w:tcBorders>
            <w:vAlign w:val="center"/>
          </w:tcPr>
          <w:p w14:paraId="4997FEB0">
            <w:pPr>
              <w:keepNext/>
              <w:spacing w:before="0" w:after="0" w:line="240" w:lineRule="auto"/>
              <w:ind w:firstLine="0"/>
              <w:jc w:val="center"/>
              <w:rPr>
                <w:rFonts w:hint="eastAsia" w:ascii="宋体" w:hAnsi="宋体" w:eastAsia="宋体" w:cs="宋体"/>
              </w:rPr>
            </w:pPr>
          </w:p>
        </w:tc>
        <w:tc>
          <w:tcPr>
            <w:tcW w:w="1080" w:type="dxa"/>
            <w:tcBorders>
              <w:bottom w:val="single" w:color="000000" w:sz="8" w:space="0"/>
            </w:tcBorders>
            <w:vAlign w:val="center"/>
          </w:tcPr>
          <w:p w14:paraId="0B6C629B">
            <w:pPr>
              <w:keepNext/>
              <w:spacing w:before="0" w:after="0" w:line="240" w:lineRule="auto"/>
              <w:ind w:firstLine="0"/>
              <w:jc w:val="center"/>
              <w:rPr>
                <w:rFonts w:hint="eastAsia" w:ascii="宋体" w:hAnsi="宋体" w:eastAsia="宋体" w:cs="宋体"/>
              </w:rPr>
            </w:pPr>
          </w:p>
        </w:tc>
      </w:tr>
    </w:tbl>
    <w:p w14:paraId="15686C27">
      <w:pPr>
        <w:spacing w:line="240" w:lineRule="auto"/>
        <w:ind w:firstLine="0"/>
        <w:jc w:val="left"/>
        <w:rPr>
          <w:rFonts w:hint="eastAsia" w:ascii="宋体" w:hAnsi="宋体" w:eastAsia="宋体" w:cs="宋体"/>
        </w:rPr>
      </w:pPr>
      <w:r>
        <w:rPr>
          <w:rFonts w:hint="eastAsia" w:ascii="宋体" w:hAnsi="宋体" w:eastAsia="宋体" w:cs="宋体"/>
          <w:b w:val="0"/>
          <w:sz w:val="21"/>
        </w:rPr>
        <w:t>注：差值为后测减前测；df＝1345；配对差SD＝0.536；dz＝1.838；Holm校正后p＜0.001。</w:t>
      </w:r>
    </w:p>
    <w:p w14:paraId="796903B3">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责任担当均值由3.664升至4.648，平均增加0.985分，95%CI为0.956～1.013，t（1345）＝67.426，校正后p＜0.001，dz＝1.838。责任担当的提高，为课题在共同任务中落实目标明确、分工履行、持续投入与任务反思提供了支持。该维度后测均值在七维中最高，反映学生对任务责任的自评较为积极，与任务驱动和探究展学对主动参与的要求相契合。其教育意义在于，高阶能力培育不仅关注想出办法，也关注学生能否承担任务、坚持完成并检查质量，为持续开展合作探究提供基础。</w:t>
      </w:r>
    </w:p>
    <w:p w14:paraId="672E1ABE">
      <w:pPr>
        <w:spacing w:before="0" w:after="0" w:line="360" w:lineRule="auto"/>
        <w:ind w:firstLine="480" w:firstLineChars="0"/>
        <w:jc w:val="both"/>
        <w:outlineLvl w:val="3"/>
        <w:rPr>
          <w:rFonts w:hint="eastAsia" w:ascii="宋体" w:hAnsi="宋体" w:eastAsia="宋体" w:cs="宋体"/>
        </w:rPr>
      </w:pPr>
      <w:bookmarkStart w:id="139" w:name="_Toc21667"/>
      <w:r>
        <w:rPr>
          <w:rFonts w:hint="eastAsia" w:ascii="宋体" w:hAnsi="宋体" w:eastAsia="宋体" w:cs="宋体"/>
          <w:b w:val="0"/>
          <w:sz w:val="24"/>
        </w:rPr>
        <w:t>5）情绪调节</w:t>
      </w:r>
      <w:bookmarkEnd w:id="139"/>
    </w:p>
    <w:p w14:paraId="63FD7232">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表4-7  情绪调节维度前后测比较（n＝1346）</w:t>
      </w:r>
    </w:p>
    <w:tbl>
      <w:tblPr>
        <w:tblStyle w:val="12"/>
        <w:tblW w:w="8640" w:type="dxa"/>
        <w:tblInd w:w="108" w:type="dxa"/>
        <w:tblLayout w:type="fixed"/>
        <w:tblCellMar>
          <w:top w:w="0" w:type="dxa"/>
          <w:left w:w="108" w:type="dxa"/>
          <w:bottom w:w="0" w:type="dxa"/>
          <w:right w:w="108" w:type="dxa"/>
        </w:tblCellMar>
      </w:tblPr>
      <w:tblGrid>
        <w:gridCol w:w="864"/>
        <w:gridCol w:w="935"/>
        <w:gridCol w:w="937"/>
        <w:gridCol w:w="1152"/>
        <w:gridCol w:w="2447"/>
        <w:gridCol w:w="1225"/>
        <w:gridCol w:w="1080"/>
      </w:tblGrid>
      <w:tr w14:paraId="13FF8785">
        <w:tblPrEx>
          <w:tblCellMar>
            <w:top w:w="0" w:type="dxa"/>
            <w:left w:w="108" w:type="dxa"/>
            <w:bottom w:w="0" w:type="dxa"/>
            <w:right w:w="108" w:type="dxa"/>
          </w:tblCellMar>
        </w:tblPrEx>
        <w:trPr>
          <w:cantSplit/>
          <w:tblHeader/>
        </w:trPr>
        <w:tc>
          <w:tcPr>
            <w:tcW w:w="864" w:type="dxa"/>
            <w:tcBorders>
              <w:top w:val="single" w:color="000000" w:sz="8" w:space="0"/>
              <w:bottom w:val="single" w:color="000000" w:sz="8" w:space="0"/>
            </w:tcBorders>
            <w:vAlign w:val="center"/>
          </w:tcPr>
          <w:p w14:paraId="7BE32D49">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测量</w:t>
            </w:r>
          </w:p>
        </w:tc>
        <w:tc>
          <w:tcPr>
            <w:tcW w:w="935" w:type="dxa"/>
            <w:tcBorders>
              <w:top w:val="single" w:color="000000" w:sz="8" w:space="0"/>
              <w:bottom w:val="single" w:color="000000" w:sz="8" w:space="0"/>
            </w:tcBorders>
            <w:vAlign w:val="center"/>
          </w:tcPr>
          <w:p w14:paraId="4CB10565">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M</w:t>
            </w:r>
          </w:p>
        </w:tc>
        <w:tc>
          <w:tcPr>
            <w:tcW w:w="937" w:type="dxa"/>
            <w:tcBorders>
              <w:top w:val="single" w:color="000000" w:sz="8" w:space="0"/>
              <w:bottom w:val="single" w:color="000000" w:sz="8" w:space="0"/>
            </w:tcBorders>
            <w:vAlign w:val="center"/>
          </w:tcPr>
          <w:p w14:paraId="6548C4A3">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SD</w:t>
            </w:r>
          </w:p>
        </w:tc>
        <w:tc>
          <w:tcPr>
            <w:tcW w:w="1152" w:type="dxa"/>
            <w:tcBorders>
              <w:top w:val="single" w:color="000000" w:sz="8" w:space="0"/>
              <w:bottom w:val="single" w:color="000000" w:sz="8" w:space="0"/>
            </w:tcBorders>
            <w:vAlign w:val="center"/>
          </w:tcPr>
          <w:p w14:paraId="70EF127F">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均值差</w:t>
            </w:r>
          </w:p>
        </w:tc>
        <w:tc>
          <w:tcPr>
            <w:tcW w:w="2447" w:type="dxa"/>
            <w:tcBorders>
              <w:top w:val="single" w:color="000000" w:sz="8" w:space="0"/>
              <w:bottom w:val="single" w:color="000000" w:sz="8" w:space="0"/>
            </w:tcBorders>
            <w:vAlign w:val="center"/>
          </w:tcPr>
          <w:p w14:paraId="24F9CBC3">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95%CI</w:t>
            </w:r>
          </w:p>
        </w:tc>
        <w:tc>
          <w:tcPr>
            <w:tcW w:w="1225" w:type="dxa"/>
            <w:tcBorders>
              <w:top w:val="single" w:color="000000" w:sz="8" w:space="0"/>
              <w:bottom w:val="single" w:color="000000" w:sz="8" w:space="0"/>
            </w:tcBorders>
            <w:vAlign w:val="center"/>
          </w:tcPr>
          <w:p w14:paraId="54A8AF30">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t</w:t>
            </w:r>
          </w:p>
        </w:tc>
        <w:tc>
          <w:tcPr>
            <w:tcW w:w="1080" w:type="dxa"/>
            <w:tcBorders>
              <w:top w:val="single" w:color="000000" w:sz="8" w:space="0"/>
              <w:bottom w:val="single" w:color="000000" w:sz="8" w:space="0"/>
            </w:tcBorders>
            <w:vAlign w:val="center"/>
          </w:tcPr>
          <w:p w14:paraId="674AD883">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p</w:t>
            </w:r>
          </w:p>
        </w:tc>
      </w:tr>
      <w:tr w14:paraId="6E430486">
        <w:tblPrEx>
          <w:tblCellMar>
            <w:top w:w="0" w:type="dxa"/>
            <w:left w:w="108" w:type="dxa"/>
            <w:bottom w:w="0" w:type="dxa"/>
            <w:right w:w="108" w:type="dxa"/>
          </w:tblCellMar>
        </w:tblPrEx>
        <w:trPr>
          <w:cantSplit/>
        </w:trPr>
        <w:tc>
          <w:tcPr>
            <w:tcW w:w="864" w:type="dxa"/>
            <w:vAlign w:val="center"/>
          </w:tcPr>
          <w:p w14:paraId="3C54AC50">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前测</w:t>
            </w:r>
          </w:p>
        </w:tc>
        <w:tc>
          <w:tcPr>
            <w:tcW w:w="935" w:type="dxa"/>
            <w:vAlign w:val="center"/>
          </w:tcPr>
          <w:p w14:paraId="2ABD581F">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3.586</w:t>
            </w:r>
          </w:p>
        </w:tc>
        <w:tc>
          <w:tcPr>
            <w:tcW w:w="937" w:type="dxa"/>
            <w:vAlign w:val="center"/>
          </w:tcPr>
          <w:p w14:paraId="72C5DAD8">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0.557</w:t>
            </w:r>
          </w:p>
        </w:tc>
        <w:tc>
          <w:tcPr>
            <w:tcW w:w="1152" w:type="dxa"/>
            <w:vAlign w:val="center"/>
          </w:tcPr>
          <w:p w14:paraId="74A19E5C">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0.818</w:t>
            </w:r>
          </w:p>
        </w:tc>
        <w:tc>
          <w:tcPr>
            <w:tcW w:w="2447" w:type="dxa"/>
            <w:vAlign w:val="center"/>
          </w:tcPr>
          <w:p w14:paraId="281D4C36">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0.800～0.837</w:t>
            </w:r>
          </w:p>
        </w:tc>
        <w:tc>
          <w:tcPr>
            <w:tcW w:w="1225" w:type="dxa"/>
            <w:vAlign w:val="center"/>
          </w:tcPr>
          <w:p w14:paraId="40CF1093">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85.278</w:t>
            </w:r>
          </w:p>
        </w:tc>
        <w:tc>
          <w:tcPr>
            <w:tcW w:w="1080" w:type="dxa"/>
            <w:vAlign w:val="center"/>
          </w:tcPr>
          <w:p w14:paraId="054A0C9D">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＜0.001</w:t>
            </w:r>
          </w:p>
        </w:tc>
      </w:tr>
      <w:tr w14:paraId="1D5ABEE6">
        <w:tblPrEx>
          <w:tblCellMar>
            <w:top w:w="0" w:type="dxa"/>
            <w:left w:w="108" w:type="dxa"/>
            <w:bottom w:w="0" w:type="dxa"/>
            <w:right w:w="108" w:type="dxa"/>
          </w:tblCellMar>
        </w:tblPrEx>
        <w:trPr>
          <w:cantSplit/>
        </w:trPr>
        <w:tc>
          <w:tcPr>
            <w:tcW w:w="864" w:type="dxa"/>
            <w:tcBorders>
              <w:bottom w:val="single" w:color="000000" w:sz="8" w:space="0"/>
            </w:tcBorders>
            <w:vAlign w:val="center"/>
          </w:tcPr>
          <w:p w14:paraId="541E965E">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后测</w:t>
            </w:r>
          </w:p>
        </w:tc>
        <w:tc>
          <w:tcPr>
            <w:tcW w:w="935" w:type="dxa"/>
            <w:tcBorders>
              <w:bottom w:val="single" w:color="000000" w:sz="8" w:space="0"/>
            </w:tcBorders>
            <w:vAlign w:val="center"/>
          </w:tcPr>
          <w:p w14:paraId="5E1A60C9">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4.405</w:t>
            </w:r>
          </w:p>
        </w:tc>
        <w:tc>
          <w:tcPr>
            <w:tcW w:w="937" w:type="dxa"/>
            <w:tcBorders>
              <w:bottom w:val="single" w:color="000000" w:sz="8" w:space="0"/>
            </w:tcBorders>
            <w:vAlign w:val="center"/>
          </w:tcPr>
          <w:p w14:paraId="5D1C49E0">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0.776</w:t>
            </w:r>
          </w:p>
        </w:tc>
        <w:tc>
          <w:tcPr>
            <w:tcW w:w="1152" w:type="dxa"/>
            <w:tcBorders>
              <w:bottom w:val="single" w:color="000000" w:sz="8" w:space="0"/>
            </w:tcBorders>
            <w:vAlign w:val="center"/>
          </w:tcPr>
          <w:p w14:paraId="5E66864B">
            <w:pPr>
              <w:keepNext/>
              <w:spacing w:before="0" w:after="0" w:line="240" w:lineRule="auto"/>
              <w:ind w:firstLine="0"/>
              <w:jc w:val="center"/>
              <w:rPr>
                <w:rFonts w:hint="eastAsia" w:ascii="宋体" w:hAnsi="宋体" w:eastAsia="宋体" w:cs="宋体"/>
              </w:rPr>
            </w:pPr>
          </w:p>
        </w:tc>
        <w:tc>
          <w:tcPr>
            <w:tcW w:w="2447" w:type="dxa"/>
            <w:tcBorders>
              <w:bottom w:val="single" w:color="000000" w:sz="8" w:space="0"/>
            </w:tcBorders>
            <w:vAlign w:val="center"/>
          </w:tcPr>
          <w:p w14:paraId="78213833">
            <w:pPr>
              <w:keepNext/>
              <w:spacing w:before="0" w:after="0" w:line="240" w:lineRule="auto"/>
              <w:ind w:firstLine="0"/>
              <w:jc w:val="center"/>
              <w:rPr>
                <w:rFonts w:hint="eastAsia" w:ascii="宋体" w:hAnsi="宋体" w:eastAsia="宋体" w:cs="宋体"/>
              </w:rPr>
            </w:pPr>
          </w:p>
        </w:tc>
        <w:tc>
          <w:tcPr>
            <w:tcW w:w="1225" w:type="dxa"/>
            <w:tcBorders>
              <w:bottom w:val="single" w:color="000000" w:sz="8" w:space="0"/>
            </w:tcBorders>
            <w:vAlign w:val="center"/>
          </w:tcPr>
          <w:p w14:paraId="1C966BA0">
            <w:pPr>
              <w:keepNext/>
              <w:spacing w:before="0" w:after="0" w:line="240" w:lineRule="auto"/>
              <w:ind w:firstLine="0"/>
              <w:jc w:val="center"/>
              <w:rPr>
                <w:rFonts w:hint="eastAsia" w:ascii="宋体" w:hAnsi="宋体" w:eastAsia="宋体" w:cs="宋体"/>
              </w:rPr>
            </w:pPr>
          </w:p>
        </w:tc>
        <w:tc>
          <w:tcPr>
            <w:tcW w:w="1080" w:type="dxa"/>
            <w:tcBorders>
              <w:bottom w:val="single" w:color="000000" w:sz="8" w:space="0"/>
            </w:tcBorders>
            <w:vAlign w:val="center"/>
          </w:tcPr>
          <w:p w14:paraId="096109B0">
            <w:pPr>
              <w:keepNext/>
              <w:spacing w:before="0" w:after="0" w:line="240" w:lineRule="auto"/>
              <w:ind w:firstLine="0"/>
              <w:jc w:val="center"/>
              <w:rPr>
                <w:rFonts w:hint="eastAsia" w:ascii="宋体" w:hAnsi="宋体" w:eastAsia="宋体" w:cs="宋体"/>
              </w:rPr>
            </w:pPr>
          </w:p>
        </w:tc>
      </w:tr>
    </w:tbl>
    <w:p w14:paraId="4FFB857A">
      <w:pPr>
        <w:spacing w:line="240" w:lineRule="auto"/>
        <w:ind w:firstLine="0"/>
        <w:jc w:val="left"/>
        <w:rPr>
          <w:rFonts w:hint="eastAsia" w:ascii="宋体" w:hAnsi="宋体" w:eastAsia="宋体" w:cs="宋体"/>
        </w:rPr>
      </w:pPr>
      <w:r>
        <w:rPr>
          <w:rFonts w:hint="eastAsia" w:ascii="宋体" w:hAnsi="宋体" w:eastAsia="宋体" w:cs="宋体"/>
          <w:b w:val="0"/>
          <w:sz w:val="21"/>
        </w:rPr>
        <w:t>注：差值为后测减前测；df＝1345；配对差SD＝0.352；dz＝2.324；Holm校正后p＜0.001。</w:t>
      </w:r>
    </w:p>
    <w:p w14:paraId="1AE95D0A">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情绪调节均值由3.586升至4.405，平均增加0.818分，95%CI为0.800～0.837，t（1345）＝85.278，校正后p＜0.001，dz＝2.324。情绪调节的提高，为课题在认知挑战中同步提供过程反馈、同伴支持和调整机会的设计提供了支持。面对困难、分歧和失误时保持投入，是持续探究的重要条件；该维度的积极变化说明，学生对自身应对这些情境的能力更加认可。后测“比以前更有耐心”等表述提供了补充线索，提示高阶能力培育中的情绪支持具有实际价值。</w:t>
      </w:r>
    </w:p>
    <w:p w14:paraId="0488CE63">
      <w:pPr>
        <w:spacing w:before="0" w:after="0" w:line="360" w:lineRule="auto"/>
        <w:ind w:firstLine="480" w:firstLineChars="0"/>
        <w:jc w:val="both"/>
        <w:outlineLvl w:val="3"/>
        <w:rPr>
          <w:rFonts w:hint="eastAsia" w:ascii="宋体" w:hAnsi="宋体" w:eastAsia="宋体" w:cs="宋体"/>
        </w:rPr>
      </w:pPr>
      <w:bookmarkStart w:id="140" w:name="_Toc23235"/>
      <w:r>
        <w:rPr>
          <w:rFonts w:hint="eastAsia" w:ascii="宋体" w:hAnsi="宋体" w:eastAsia="宋体" w:cs="宋体"/>
          <w:b w:val="0"/>
          <w:sz w:val="24"/>
        </w:rPr>
        <w:t>6）合作共情</w:t>
      </w:r>
      <w:bookmarkEnd w:id="140"/>
    </w:p>
    <w:p w14:paraId="30564AD3">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表4-8  合作共情维度前后测比较（n＝1346）</w:t>
      </w:r>
    </w:p>
    <w:tbl>
      <w:tblPr>
        <w:tblStyle w:val="12"/>
        <w:tblW w:w="8640" w:type="dxa"/>
        <w:tblInd w:w="108" w:type="dxa"/>
        <w:tblLayout w:type="fixed"/>
        <w:tblCellMar>
          <w:top w:w="0" w:type="dxa"/>
          <w:left w:w="108" w:type="dxa"/>
          <w:bottom w:w="0" w:type="dxa"/>
          <w:right w:w="108" w:type="dxa"/>
        </w:tblCellMar>
      </w:tblPr>
      <w:tblGrid>
        <w:gridCol w:w="864"/>
        <w:gridCol w:w="935"/>
        <w:gridCol w:w="937"/>
        <w:gridCol w:w="1152"/>
        <w:gridCol w:w="2447"/>
        <w:gridCol w:w="1225"/>
        <w:gridCol w:w="1080"/>
      </w:tblGrid>
      <w:tr w14:paraId="4E32DDB7">
        <w:tblPrEx>
          <w:tblCellMar>
            <w:top w:w="0" w:type="dxa"/>
            <w:left w:w="108" w:type="dxa"/>
            <w:bottom w:w="0" w:type="dxa"/>
            <w:right w:w="108" w:type="dxa"/>
          </w:tblCellMar>
        </w:tblPrEx>
        <w:trPr>
          <w:cantSplit/>
          <w:tblHeader/>
        </w:trPr>
        <w:tc>
          <w:tcPr>
            <w:tcW w:w="864" w:type="dxa"/>
            <w:tcBorders>
              <w:top w:val="single" w:color="000000" w:sz="8" w:space="0"/>
              <w:bottom w:val="single" w:color="000000" w:sz="8" w:space="0"/>
            </w:tcBorders>
            <w:vAlign w:val="center"/>
          </w:tcPr>
          <w:p w14:paraId="686A9510">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测量</w:t>
            </w:r>
          </w:p>
        </w:tc>
        <w:tc>
          <w:tcPr>
            <w:tcW w:w="935" w:type="dxa"/>
            <w:tcBorders>
              <w:top w:val="single" w:color="000000" w:sz="8" w:space="0"/>
              <w:bottom w:val="single" w:color="000000" w:sz="8" w:space="0"/>
            </w:tcBorders>
            <w:vAlign w:val="center"/>
          </w:tcPr>
          <w:p w14:paraId="3D1B2767">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M</w:t>
            </w:r>
          </w:p>
        </w:tc>
        <w:tc>
          <w:tcPr>
            <w:tcW w:w="937" w:type="dxa"/>
            <w:tcBorders>
              <w:top w:val="single" w:color="000000" w:sz="8" w:space="0"/>
              <w:bottom w:val="single" w:color="000000" w:sz="8" w:space="0"/>
            </w:tcBorders>
            <w:vAlign w:val="center"/>
          </w:tcPr>
          <w:p w14:paraId="7459A8CE">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SD</w:t>
            </w:r>
          </w:p>
        </w:tc>
        <w:tc>
          <w:tcPr>
            <w:tcW w:w="1152" w:type="dxa"/>
            <w:tcBorders>
              <w:top w:val="single" w:color="000000" w:sz="8" w:space="0"/>
              <w:bottom w:val="single" w:color="000000" w:sz="8" w:space="0"/>
            </w:tcBorders>
            <w:vAlign w:val="center"/>
          </w:tcPr>
          <w:p w14:paraId="4BE65729">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均值差</w:t>
            </w:r>
          </w:p>
        </w:tc>
        <w:tc>
          <w:tcPr>
            <w:tcW w:w="2447" w:type="dxa"/>
            <w:tcBorders>
              <w:top w:val="single" w:color="000000" w:sz="8" w:space="0"/>
              <w:bottom w:val="single" w:color="000000" w:sz="8" w:space="0"/>
            </w:tcBorders>
            <w:vAlign w:val="center"/>
          </w:tcPr>
          <w:p w14:paraId="080C690F">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95%CI</w:t>
            </w:r>
          </w:p>
        </w:tc>
        <w:tc>
          <w:tcPr>
            <w:tcW w:w="1225" w:type="dxa"/>
            <w:tcBorders>
              <w:top w:val="single" w:color="000000" w:sz="8" w:space="0"/>
              <w:bottom w:val="single" w:color="000000" w:sz="8" w:space="0"/>
            </w:tcBorders>
            <w:vAlign w:val="center"/>
          </w:tcPr>
          <w:p w14:paraId="419682C7">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t</w:t>
            </w:r>
          </w:p>
        </w:tc>
        <w:tc>
          <w:tcPr>
            <w:tcW w:w="1080" w:type="dxa"/>
            <w:tcBorders>
              <w:top w:val="single" w:color="000000" w:sz="8" w:space="0"/>
              <w:bottom w:val="single" w:color="000000" w:sz="8" w:space="0"/>
            </w:tcBorders>
            <w:vAlign w:val="center"/>
          </w:tcPr>
          <w:p w14:paraId="289CBF42">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p</w:t>
            </w:r>
          </w:p>
        </w:tc>
      </w:tr>
      <w:tr w14:paraId="1BEF8BAB">
        <w:tblPrEx>
          <w:tblCellMar>
            <w:top w:w="0" w:type="dxa"/>
            <w:left w:w="108" w:type="dxa"/>
            <w:bottom w:w="0" w:type="dxa"/>
            <w:right w:w="108" w:type="dxa"/>
          </w:tblCellMar>
        </w:tblPrEx>
        <w:trPr>
          <w:cantSplit/>
        </w:trPr>
        <w:tc>
          <w:tcPr>
            <w:tcW w:w="864" w:type="dxa"/>
            <w:vAlign w:val="center"/>
          </w:tcPr>
          <w:p w14:paraId="5C7859A9">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前测</w:t>
            </w:r>
          </w:p>
        </w:tc>
        <w:tc>
          <w:tcPr>
            <w:tcW w:w="935" w:type="dxa"/>
            <w:vAlign w:val="center"/>
          </w:tcPr>
          <w:p w14:paraId="70DEBEEA">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3.709</w:t>
            </w:r>
          </w:p>
        </w:tc>
        <w:tc>
          <w:tcPr>
            <w:tcW w:w="937" w:type="dxa"/>
            <w:vAlign w:val="center"/>
          </w:tcPr>
          <w:p w14:paraId="2F44434D">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0.475</w:t>
            </w:r>
          </w:p>
        </w:tc>
        <w:tc>
          <w:tcPr>
            <w:tcW w:w="1152" w:type="dxa"/>
            <w:vAlign w:val="center"/>
          </w:tcPr>
          <w:p w14:paraId="332EA6FD">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0.773</w:t>
            </w:r>
          </w:p>
        </w:tc>
        <w:tc>
          <w:tcPr>
            <w:tcW w:w="2447" w:type="dxa"/>
            <w:vAlign w:val="center"/>
          </w:tcPr>
          <w:p w14:paraId="3A513522">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0.754～0.792</w:t>
            </w:r>
          </w:p>
        </w:tc>
        <w:tc>
          <w:tcPr>
            <w:tcW w:w="1225" w:type="dxa"/>
            <w:vAlign w:val="center"/>
          </w:tcPr>
          <w:p w14:paraId="115F0F84">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79.513</w:t>
            </w:r>
          </w:p>
        </w:tc>
        <w:tc>
          <w:tcPr>
            <w:tcW w:w="1080" w:type="dxa"/>
            <w:vAlign w:val="center"/>
          </w:tcPr>
          <w:p w14:paraId="3F8061E3">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＜0.001</w:t>
            </w:r>
          </w:p>
        </w:tc>
      </w:tr>
      <w:tr w14:paraId="2DC8842B">
        <w:tblPrEx>
          <w:tblCellMar>
            <w:top w:w="0" w:type="dxa"/>
            <w:left w:w="108" w:type="dxa"/>
            <w:bottom w:w="0" w:type="dxa"/>
            <w:right w:w="108" w:type="dxa"/>
          </w:tblCellMar>
        </w:tblPrEx>
        <w:trPr>
          <w:cantSplit/>
        </w:trPr>
        <w:tc>
          <w:tcPr>
            <w:tcW w:w="864" w:type="dxa"/>
            <w:tcBorders>
              <w:bottom w:val="single" w:color="000000" w:sz="8" w:space="0"/>
            </w:tcBorders>
            <w:vAlign w:val="center"/>
          </w:tcPr>
          <w:p w14:paraId="71506211">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后测</w:t>
            </w:r>
          </w:p>
        </w:tc>
        <w:tc>
          <w:tcPr>
            <w:tcW w:w="935" w:type="dxa"/>
            <w:tcBorders>
              <w:bottom w:val="single" w:color="000000" w:sz="8" w:space="0"/>
            </w:tcBorders>
            <w:vAlign w:val="center"/>
          </w:tcPr>
          <w:p w14:paraId="6BFDF0B5">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4.482</w:t>
            </w:r>
          </w:p>
        </w:tc>
        <w:tc>
          <w:tcPr>
            <w:tcW w:w="937" w:type="dxa"/>
            <w:tcBorders>
              <w:bottom w:val="single" w:color="000000" w:sz="8" w:space="0"/>
            </w:tcBorders>
            <w:vAlign w:val="center"/>
          </w:tcPr>
          <w:p w14:paraId="2C011341">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0.805</w:t>
            </w:r>
          </w:p>
        </w:tc>
        <w:tc>
          <w:tcPr>
            <w:tcW w:w="1152" w:type="dxa"/>
            <w:tcBorders>
              <w:bottom w:val="single" w:color="000000" w:sz="8" w:space="0"/>
            </w:tcBorders>
            <w:vAlign w:val="center"/>
          </w:tcPr>
          <w:p w14:paraId="637CD50B">
            <w:pPr>
              <w:keepNext/>
              <w:spacing w:before="0" w:after="0" w:line="240" w:lineRule="auto"/>
              <w:ind w:firstLine="0"/>
              <w:jc w:val="center"/>
              <w:rPr>
                <w:rFonts w:hint="eastAsia" w:ascii="宋体" w:hAnsi="宋体" w:eastAsia="宋体" w:cs="宋体"/>
              </w:rPr>
            </w:pPr>
          </w:p>
        </w:tc>
        <w:tc>
          <w:tcPr>
            <w:tcW w:w="2447" w:type="dxa"/>
            <w:tcBorders>
              <w:bottom w:val="single" w:color="000000" w:sz="8" w:space="0"/>
            </w:tcBorders>
            <w:vAlign w:val="center"/>
          </w:tcPr>
          <w:p w14:paraId="1564F648">
            <w:pPr>
              <w:keepNext/>
              <w:spacing w:before="0" w:after="0" w:line="240" w:lineRule="auto"/>
              <w:ind w:firstLine="0"/>
              <w:jc w:val="center"/>
              <w:rPr>
                <w:rFonts w:hint="eastAsia" w:ascii="宋体" w:hAnsi="宋体" w:eastAsia="宋体" w:cs="宋体"/>
              </w:rPr>
            </w:pPr>
          </w:p>
        </w:tc>
        <w:tc>
          <w:tcPr>
            <w:tcW w:w="1225" w:type="dxa"/>
            <w:tcBorders>
              <w:bottom w:val="single" w:color="000000" w:sz="8" w:space="0"/>
            </w:tcBorders>
            <w:vAlign w:val="center"/>
          </w:tcPr>
          <w:p w14:paraId="29C1DD6B">
            <w:pPr>
              <w:keepNext/>
              <w:spacing w:before="0" w:after="0" w:line="240" w:lineRule="auto"/>
              <w:ind w:firstLine="0"/>
              <w:jc w:val="center"/>
              <w:rPr>
                <w:rFonts w:hint="eastAsia" w:ascii="宋体" w:hAnsi="宋体" w:eastAsia="宋体" w:cs="宋体"/>
              </w:rPr>
            </w:pPr>
          </w:p>
        </w:tc>
        <w:tc>
          <w:tcPr>
            <w:tcW w:w="1080" w:type="dxa"/>
            <w:tcBorders>
              <w:bottom w:val="single" w:color="000000" w:sz="8" w:space="0"/>
            </w:tcBorders>
            <w:vAlign w:val="center"/>
          </w:tcPr>
          <w:p w14:paraId="25B36867">
            <w:pPr>
              <w:keepNext/>
              <w:spacing w:before="0" w:after="0" w:line="240" w:lineRule="auto"/>
              <w:ind w:firstLine="0"/>
              <w:jc w:val="center"/>
              <w:rPr>
                <w:rFonts w:hint="eastAsia" w:ascii="宋体" w:hAnsi="宋体" w:eastAsia="宋体" w:cs="宋体"/>
              </w:rPr>
            </w:pPr>
          </w:p>
        </w:tc>
      </w:tr>
    </w:tbl>
    <w:p w14:paraId="18602FBB">
      <w:pPr>
        <w:spacing w:line="240" w:lineRule="auto"/>
        <w:ind w:firstLine="0"/>
        <w:jc w:val="left"/>
        <w:rPr>
          <w:rFonts w:hint="eastAsia" w:ascii="宋体" w:hAnsi="宋体" w:eastAsia="宋体" w:cs="宋体"/>
        </w:rPr>
      </w:pPr>
      <w:r>
        <w:rPr>
          <w:rFonts w:hint="eastAsia" w:ascii="宋体" w:hAnsi="宋体" w:eastAsia="宋体" w:cs="宋体"/>
          <w:b w:val="0"/>
          <w:sz w:val="21"/>
        </w:rPr>
        <w:t>注：差值为后测减前测；df＝1345；配对差SD＝0.357；dz＝2.167；Holm校正后p＜0.001。</w:t>
      </w:r>
    </w:p>
    <w:p w14:paraId="64EE8D87">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合作共情均值由3.709升至4.482，平均增加0.773分，95%CI为0.754～0.792，t（1345）＝79.513，校正后p＜0.001，dz＝2.167。合作共情的提高，与课题通过小组研讨、观点表达和协商修订促进共同学习的设计方向一致。后测“与同学交流更多了”“学会更好地表达自己的观点，学会多角度分析问题”等回答，为合作参与的变化提供了具体例证。量化与文本结果共同支持探究展学在拓展交流机会、促进理解不同观点方面的实践价值，合作的进一步深化则可着眼于证据回应和共同修订结论。</w:t>
      </w:r>
    </w:p>
    <w:p w14:paraId="5314AFE1">
      <w:pPr>
        <w:spacing w:before="0" w:after="0" w:line="360" w:lineRule="auto"/>
        <w:ind w:firstLine="480" w:firstLineChars="0"/>
        <w:jc w:val="both"/>
        <w:outlineLvl w:val="3"/>
        <w:rPr>
          <w:rFonts w:hint="eastAsia" w:ascii="宋体" w:hAnsi="宋体" w:eastAsia="宋体" w:cs="宋体"/>
        </w:rPr>
      </w:pPr>
      <w:bookmarkStart w:id="141" w:name="_Toc7412"/>
      <w:r>
        <w:rPr>
          <w:rFonts w:hint="eastAsia" w:ascii="宋体" w:hAnsi="宋体" w:eastAsia="宋体" w:cs="宋体"/>
          <w:b w:val="0"/>
          <w:sz w:val="24"/>
        </w:rPr>
        <w:t>7）包容创新</w:t>
      </w:r>
      <w:bookmarkEnd w:id="141"/>
    </w:p>
    <w:p w14:paraId="57724001">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表4-9  包容创新维度前后测比较（n＝1346）</w:t>
      </w:r>
    </w:p>
    <w:tbl>
      <w:tblPr>
        <w:tblStyle w:val="12"/>
        <w:tblW w:w="8640" w:type="dxa"/>
        <w:tblInd w:w="108" w:type="dxa"/>
        <w:tblLayout w:type="fixed"/>
        <w:tblCellMar>
          <w:top w:w="0" w:type="dxa"/>
          <w:left w:w="108" w:type="dxa"/>
          <w:bottom w:w="0" w:type="dxa"/>
          <w:right w:w="108" w:type="dxa"/>
        </w:tblCellMar>
      </w:tblPr>
      <w:tblGrid>
        <w:gridCol w:w="864"/>
        <w:gridCol w:w="935"/>
        <w:gridCol w:w="937"/>
        <w:gridCol w:w="1152"/>
        <w:gridCol w:w="2447"/>
        <w:gridCol w:w="1225"/>
        <w:gridCol w:w="1080"/>
      </w:tblGrid>
      <w:tr w14:paraId="1BDE03B3">
        <w:tblPrEx>
          <w:tblCellMar>
            <w:top w:w="0" w:type="dxa"/>
            <w:left w:w="108" w:type="dxa"/>
            <w:bottom w:w="0" w:type="dxa"/>
            <w:right w:w="108" w:type="dxa"/>
          </w:tblCellMar>
        </w:tblPrEx>
        <w:trPr>
          <w:cantSplit/>
          <w:tblHeader/>
        </w:trPr>
        <w:tc>
          <w:tcPr>
            <w:tcW w:w="864" w:type="dxa"/>
            <w:tcBorders>
              <w:top w:val="single" w:color="000000" w:sz="8" w:space="0"/>
              <w:bottom w:val="single" w:color="000000" w:sz="8" w:space="0"/>
            </w:tcBorders>
            <w:vAlign w:val="center"/>
          </w:tcPr>
          <w:p w14:paraId="739911E3">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测量</w:t>
            </w:r>
          </w:p>
        </w:tc>
        <w:tc>
          <w:tcPr>
            <w:tcW w:w="935" w:type="dxa"/>
            <w:tcBorders>
              <w:top w:val="single" w:color="000000" w:sz="8" w:space="0"/>
              <w:bottom w:val="single" w:color="000000" w:sz="8" w:space="0"/>
            </w:tcBorders>
            <w:vAlign w:val="center"/>
          </w:tcPr>
          <w:p w14:paraId="20C7E9E3">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M</w:t>
            </w:r>
          </w:p>
        </w:tc>
        <w:tc>
          <w:tcPr>
            <w:tcW w:w="937" w:type="dxa"/>
            <w:tcBorders>
              <w:top w:val="single" w:color="000000" w:sz="8" w:space="0"/>
              <w:bottom w:val="single" w:color="000000" w:sz="8" w:space="0"/>
            </w:tcBorders>
            <w:vAlign w:val="center"/>
          </w:tcPr>
          <w:p w14:paraId="723859FF">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SD</w:t>
            </w:r>
          </w:p>
        </w:tc>
        <w:tc>
          <w:tcPr>
            <w:tcW w:w="1152" w:type="dxa"/>
            <w:tcBorders>
              <w:top w:val="single" w:color="000000" w:sz="8" w:space="0"/>
              <w:bottom w:val="single" w:color="000000" w:sz="8" w:space="0"/>
            </w:tcBorders>
            <w:vAlign w:val="center"/>
          </w:tcPr>
          <w:p w14:paraId="6F3FBB2F">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均值差</w:t>
            </w:r>
          </w:p>
        </w:tc>
        <w:tc>
          <w:tcPr>
            <w:tcW w:w="2447" w:type="dxa"/>
            <w:tcBorders>
              <w:top w:val="single" w:color="000000" w:sz="8" w:space="0"/>
              <w:bottom w:val="single" w:color="000000" w:sz="8" w:space="0"/>
            </w:tcBorders>
            <w:vAlign w:val="center"/>
          </w:tcPr>
          <w:p w14:paraId="7B1437A2">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95%CI</w:t>
            </w:r>
          </w:p>
        </w:tc>
        <w:tc>
          <w:tcPr>
            <w:tcW w:w="1225" w:type="dxa"/>
            <w:tcBorders>
              <w:top w:val="single" w:color="000000" w:sz="8" w:space="0"/>
              <w:bottom w:val="single" w:color="000000" w:sz="8" w:space="0"/>
            </w:tcBorders>
            <w:vAlign w:val="center"/>
          </w:tcPr>
          <w:p w14:paraId="7A672F26">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t</w:t>
            </w:r>
          </w:p>
        </w:tc>
        <w:tc>
          <w:tcPr>
            <w:tcW w:w="1080" w:type="dxa"/>
            <w:tcBorders>
              <w:top w:val="single" w:color="000000" w:sz="8" w:space="0"/>
              <w:bottom w:val="single" w:color="000000" w:sz="8" w:space="0"/>
            </w:tcBorders>
            <w:vAlign w:val="center"/>
          </w:tcPr>
          <w:p w14:paraId="0DCC4C4C">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p</w:t>
            </w:r>
          </w:p>
        </w:tc>
      </w:tr>
      <w:tr w14:paraId="54855649">
        <w:tblPrEx>
          <w:tblCellMar>
            <w:top w:w="0" w:type="dxa"/>
            <w:left w:w="108" w:type="dxa"/>
            <w:bottom w:w="0" w:type="dxa"/>
            <w:right w:w="108" w:type="dxa"/>
          </w:tblCellMar>
        </w:tblPrEx>
        <w:trPr>
          <w:cantSplit/>
        </w:trPr>
        <w:tc>
          <w:tcPr>
            <w:tcW w:w="864" w:type="dxa"/>
            <w:vAlign w:val="center"/>
          </w:tcPr>
          <w:p w14:paraId="4412B45D">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前测</w:t>
            </w:r>
          </w:p>
        </w:tc>
        <w:tc>
          <w:tcPr>
            <w:tcW w:w="935" w:type="dxa"/>
            <w:vAlign w:val="center"/>
          </w:tcPr>
          <w:p w14:paraId="5D421589">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3.655</w:t>
            </w:r>
          </w:p>
        </w:tc>
        <w:tc>
          <w:tcPr>
            <w:tcW w:w="937" w:type="dxa"/>
            <w:vAlign w:val="center"/>
          </w:tcPr>
          <w:p w14:paraId="0AEED65E">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0.510</w:t>
            </w:r>
          </w:p>
        </w:tc>
        <w:tc>
          <w:tcPr>
            <w:tcW w:w="1152" w:type="dxa"/>
            <w:vAlign w:val="center"/>
          </w:tcPr>
          <w:p w14:paraId="67D191FF">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0.732</w:t>
            </w:r>
          </w:p>
        </w:tc>
        <w:tc>
          <w:tcPr>
            <w:tcW w:w="2447" w:type="dxa"/>
            <w:vAlign w:val="center"/>
          </w:tcPr>
          <w:p w14:paraId="71E6AC48">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0.712～0.752</w:t>
            </w:r>
          </w:p>
        </w:tc>
        <w:tc>
          <w:tcPr>
            <w:tcW w:w="1225" w:type="dxa"/>
            <w:vAlign w:val="center"/>
          </w:tcPr>
          <w:p w14:paraId="5AA50528">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72.117</w:t>
            </w:r>
          </w:p>
        </w:tc>
        <w:tc>
          <w:tcPr>
            <w:tcW w:w="1080" w:type="dxa"/>
            <w:vAlign w:val="center"/>
          </w:tcPr>
          <w:p w14:paraId="6D771DA7">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＜0.001</w:t>
            </w:r>
          </w:p>
        </w:tc>
      </w:tr>
      <w:tr w14:paraId="77257577">
        <w:tblPrEx>
          <w:tblCellMar>
            <w:top w:w="0" w:type="dxa"/>
            <w:left w:w="108" w:type="dxa"/>
            <w:bottom w:w="0" w:type="dxa"/>
            <w:right w:w="108" w:type="dxa"/>
          </w:tblCellMar>
        </w:tblPrEx>
        <w:trPr>
          <w:cantSplit/>
        </w:trPr>
        <w:tc>
          <w:tcPr>
            <w:tcW w:w="864" w:type="dxa"/>
            <w:tcBorders>
              <w:bottom w:val="single" w:color="000000" w:sz="8" w:space="0"/>
            </w:tcBorders>
            <w:vAlign w:val="center"/>
          </w:tcPr>
          <w:p w14:paraId="4864F41F">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后测</w:t>
            </w:r>
          </w:p>
        </w:tc>
        <w:tc>
          <w:tcPr>
            <w:tcW w:w="935" w:type="dxa"/>
            <w:tcBorders>
              <w:bottom w:val="single" w:color="000000" w:sz="8" w:space="0"/>
            </w:tcBorders>
            <w:vAlign w:val="center"/>
          </w:tcPr>
          <w:p w14:paraId="2F7104BD">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4.387</w:t>
            </w:r>
          </w:p>
        </w:tc>
        <w:tc>
          <w:tcPr>
            <w:tcW w:w="937" w:type="dxa"/>
            <w:tcBorders>
              <w:bottom w:val="single" w:color="000000" w:sz="8" w:space="0"/>
            </w:tcBorders>
            <w:vAlign w:val="center"/>
          </w:tcPr>
          <w:p w14:paraId="3CF3BD8F">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0.856</w:t>
            </w:r>
          </w:p>
        </w:tc>
        <w:tc>
          <w:tcPr>
            <w:tcW w:w="1152" w:type="dxa"/>
            <w:tcBorders>
              <w:bottom w:val="single" w:color="000000" w:sz="8" w:space="0"/>
            </w:tcBorders>
            <w:vAlign w:val="center"/>
          </w:tcPr>
          <w:p w14:paraId="461CBD71">
            <w:pPr>
              <w:keepNext/>
              <w:spacing w:before="0" w:after="0" w:line="240" w:lineRule="auto"/>
              <w:ind w:firstLine="0"/>
              <w:jc w:val="center"/>
              <w:rPr>
                <w:rFonts w:hint="eastAsia" w:ascii="宋体" w:hAnsi="宋体" w:eastAsia="宋体" w:cs="宋体"/>
              </w:rPr>
            </w:pPr>
          </w:p>
        </w:tc>
        <w:tc>
          <w:tcPr>
            <w:tcW w:w="2447" w:type="dxa"/>
            <w:tcBorders>
              <w:bottom w:val="single" w:color="000000" w:sz="8" w:space="0"/>
            </w:tcBorders>
            <w:vAlign w:val="center"/>
          </w:tcPr>
          <w:p w14:paraId="6E2BD864">
            <w:pPr>
              <w:keepNext/>
              <w:spacing w:before="0" w:after="0" w:line="240" w:lineRule="auto"/>
              <w:ind w:firstLine="0"/>
              <w:jc w:val="center"/>
              <w:rPr>
                <w:rFonts w:hint="eastAsia" w:ascii="宋体" w:hAnsi="宋体" w:eastAsia="宋体" w:cs="宋体"/>
              </w:rPr>
            </w:pPr>
          </w:p>
        </w:tc>
        <w:tc>
          <w:tcPr>
            <w:tcW w:w="1225" w:type="dxa"/>
            <w:tcBorders>
              <w:bottom w:val="single" w:color="000000" w:sz="8" w:space="0"/>
            </w:tcBorders>
            <w:vAlign w:val="center"/>
          </w:tcPr>
          <w:p w14:paraId="7B0CAC52">
            <w:pPr>
              <w:keepNext/>
              <w:spacing w:before="0" w:after="0" w:line="240" w:lineRule="auto"/>
              <w:ind w:firstLine="0"/>
              <w:jc w:val="center"/>
              <w:rPr>
                <w:rFonts w:hint="eastAsia" w:ascii="宋体" w:hAnsi="宋体" w:eastAsia="宋体" w:cs="宋体"/>
              </w:rPr>
            </w:pPr>
          </w:p>
        </w:tc>
        <w:tc>
          <w:tcPr>
            <w:tcW w:w="1080" w:type="dxa"/>
            <w:tcBorders>
              <w:bottom w:val="single" w:color="000000" w:sz="8" w:space="0"/>
            </w:tcBorders>
            <w:vAlign w:val="center"/>
          </w:tcPr>
          <w:p w14:paraId="0E4F1A84">
            <w:pPr>
              <w:keepNext/>
              <w:spacing w:before="0" w:after="0" w:line="240" w:lineRule="auto"/>
              <w:ind w:firstLine="0"/>
              <w:jc w:val="center"/>
              <w:rPr>
                <w:rFonts w:hint="eastAsia" w:ascii="宋体" w:hAnsi="宋体" w:eastAsia="宋体" w:cs="宋体"/>
              </w:rPr>
            </w:pPr>
          </w:p>
        </w:tc>
      </w:tr>
    </w:tbl>
    <w:p w14:paraId="6DFCF73B">
      <w:pPr>
        <w:spacing w:line="240" w:lineRule="auto"/>
        <w:ind w:firstLine="0"/>
        <w:jc w:val="left"/>
        <w:rPr>
          <w:rFonts w:hint="eastAsia" w:ascii="宋体" w:hAnsi="宋体" w:eastAsia="宋体" w:cs="宋体"/>
        </w:rPr>
      </w:pPr>
      <w:r>
        <w:rPr>
          <w:rFonts w:hint="eastAsia" w:ascii="宋体" w:hAnsi="宋体" w:eastAsia="宋体" w:cs="宋体"/>
          <w:b w:val="0"/>
          <w:sz w:val="21"/>
        </w:rPr>
        <w:t>注：差值为后测减前测；df＝1345；配对差SD＝0.372；dz＝1.966；Holm校正后p＜0.001。</w:t>
      </w:r>
    </w:p>
    <w:p w14:paraId="09C7BCFF">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包容创新均值由3.655升至4.387，平均增加0.732分，95%CI为0.712～0.752，t（1345）＝72.117，校正后p＜0.001，dz＝1.966。包容创新维度的提高，为课题通过开放性问题、不同方案交流和反复尝试培养探索意愿提供了支持。学生更积极地评价自身接纳不同意见、尝试新方法和持续探究的表现，与课题鼓励多元思路、允许修订和推动迁移的要求相契合。同时，该维度后测均值及均值增量相对较低，提示下一阶段可进一步增加陌生情境中的方案试用与自主选择机会，使开放态度更多转化为探索行动。</w:t>
      </w:r>
    </w:p>
    <w:p w14:paraId="281743B6">
      <w:pPr>
        <w:pStyle w:val="4"/>
        <w:keepNext/>
        <w:spacing w:before="280" w:after="280"/>
        <w:ind w:firstLine="0"/>
        <w:rPr>
          <w:rFonts w:hint="eastAsia" w:ascii="宋体" w:hAnsi="宋体" w:eastAsia="宋体" w:cs="宋体"/>
        </w:rPr>
      </w:pPr>
      <w:bookmarkStart w:id="142" w:name="_Toc25056"/>
      <w:r>
        <w:rPr>
          <w:rFonts w:hint="eastAsia" w:ascii="宋体" w:hAnsi="宋体" w:eastAsia="宋体" w:cs="宋体"/>
          <w:b/>
          <w:sz w:val="28"/>
        </w:rPr>
        <w:t>4 开放性回答与学习方式的变化线索</w:t>
      </w:r>
      <w:bookmarkEnd w:id="142"/>
    </w:p>
    <w:p w14:paraId="47A3CA2A">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前测开放题询问学生在学习中最容易感到困难的事情及其例子，后测询问思考、合作与解决困难方面的变化。由于提问关注点不同，本研究采用主题对照呈现代表性文本，不以主题出现次数的增减直接证明困难发生率下降，也不将信息有限的回答一律解释为没有进步。学生后测未新增评分题，开放题构成共同量表以外的重要补充。</w:t>
      </w:r>
    </w:p>
    <w:p w14:paraId="4E00CE5F">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前测材料中的困难大体涉及学科知识理解与解题突破、知识迁移与思维整合、自我管理与学习习惯、考试心态与情绪调节，以及外部环境和互动支持。数学难题、几何辅助线、函数综合、知识点混杂、背诵遗忘和长时间没有思路等回答，说明学生面对的挑战并不只是知识储备不足，还包括如何组织信息、选择方法和在困难中持续投入。这些问题为课题设置问题链、方法支架、合作交流及反馈修订提供了现实依据。</w:t>
      </w:r>
    </w:p>
    <w:p w14:paraId="7D381037">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后测关于“会思考问题的不同路径”“开始通过联系以前的知识进行自主学习”“在做数学题时能考虑到答案的所有情况了”的回答，呈现了问题分析和知识联系方面的变化。关于“思考问题：我学会了质疑”和比较更简便方法的表述，体现部分学生开始关注依据与方法质量。关于“与同学交流更多了”“比以前更有耐心”等回答，则分别指向交流参与和学习状态调整。这些文本与七维得分变化方向相符，使抽象的均值差获得具体学习经验层面的解释。</w:t>
      </w:r>
    </w:p>
    <w:p w14:paraId="1B287A1B">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同时，后测仍存在“没有变化。”以及“无”等信息有限的回答，说明变化感受并非均匀分布。积极例子能够证明部分学生可以描述具体变化，不能代表全体学生已形成稳定能力。后续开放题可要求学生说明任务、初始做法、调整依据与调整结果，以增强可分析性；对于迁移和创造，还应收集新的任务表现，检验学生能否在缺少原有提示时独立运用方法。</w:t>
      </w:r>
    </w:p>
    <w:p w14:paraId="253ADD04">
      <w:pPr>
        <w:pStyle w:val="4"/>
        <w:keepNext/>
        <w:spacing w:before="280" w:after="280"/>
        <w:ind w:firstLine="0"/>
        <w:rPr>
          <w:rFonts w:hint="eastAsia" w:ascii="宋体" w:hAnsi="宋体" w:eastAsia="宋体" w:cs="宋体"/>
        </w:rPr>
      </w:pPr>
      <w:bookmarkStart w:id="143" w:name="_Toc5393"/>
      <w:r>
        <w:rPr>
          <w:rFonts w:hint="eastAsia" w:ascii="宋体" w:hAnsi="宋体" w:eastAsia="宋体" w:cs="宋体"/>
          <w:b/>
          <w:sz w:val="28"/>
        </w:rPr>
        <w:t>5 从任务参与走向理解深化与迁移运用</w:t>
      </w:r>
      <w:bookmarkEnd w:id="143"/>
    </w:p>
    <w:p w14:paraId="2AD823D0">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课堂观察部分所汇总的10节课中，学生行为占比平均为54.1%，其中8节超过50%。这一资料说明学生参与具有时间与活动基础，支持模型在真实课堂中具备实施载体。课堂讨论、练习、展示和探究为思考外显创造条件，但活动占比仍须与回答、理由和作品相互参照。全文不同位置的AI汇总口径存在差异，本节不将不同口径数字拼接为前后变化，也不依据参与时长推断高阶能力增幅。</w:t>
      </w:r>
    </w:p>
    <w:p w14:paraId="0F119DC5">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光的折射》保留了学生把光传播方向画反后依据同伴意见修正、漏画法线后重新补画和标角的记录。错误、追问与修订之间具有明确联系，说明探究展学能够使概念理解的具体困难被识别，反馈迭代能够落实为模型修改。《秋天的怀念》的短笺三稿则由一般性的坚强表述补入考试失利经验，再根据答辩意见区分母子对“好好儿活”的不同理解，呈现表达与解释逐步具体化的过程。</w:t>
      </w:r>
    </w:p>
    <w:p w14:paraId="6819E5FB">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状物写作进一步提供群体作品层面的证据。86份作品中，进阶与高阶作品合计由初稿25份增至终稿54份，比例由29.07%提高至62.79%，增加33.72个百分点；初始水平作品由32份降至11份。该分布与版本中补充生活场景、联系个人记忆和依据主旨筛选细节的变化相互参照，支持本次任务的作品质量分布向较高等级移动。它是任务成果改善的证据，不等同于已完成逐生能力增值检验。</w:t>
      </w:r>
    </w:p>
    <w:p w14:paraId="420CD846">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表4-10  状物写作初稿与终稿的作品水平分布（n＝86）</w:t>
      </w:r>
    </w:p>
    <w:tbl>
      <w:tblPr>
        <w:tblStyle w:val="12"/>
        <w:tblW w:w="8519" w:type="dxa"/>
        <w:jc w:val="center"/>
        <w:tblLayout w:type="fixed"/>
        <w:tblCellMar>
          <w:top w:w="0" w:type="dxa"/>
          <w:left w:w="0" w:type="dxa"/>
          <w:bottom w:w="0" w:type="dxa"/>
          <w:right w:w="0" w:type="dxa"/>
        </w:tblCellMar>
      </w:tblPr>
      <w:tblGrid>
        <w:gridCol w:w="1698"/>
        <w:gridCol w:w="1706"/>
        <w:gridCol w:w="1704"/>
        <w:gridCol w:w="1707"/>
        <w:gridCol w:w="1704"/>
      </w:tblGrid>
      <w:tr w14:paraId="6AC0E9B3">
        <w:tblPrEx>
          <w:tblCellMar>
            <w:top w:w="0" w:type="dxa"/>
            <w:left w:w="0" w:type="dxa"/>
            <w:bottom w:w="0" w:type="dxa"/>
            <w:right w:w="0" w:type="dxa"/>
          </w:tblCellMar>
        </w:tblPrEx>
        <w:trPr>
          <w:cantSplit/>
          <w:tblHeader/>
          <w:jc w:val="center"/>
        </w:trPr>
        <w:tc>
          <w:tcPr>
            <w:tcW w:w="1698" w:type="dxa"/>
            <w:tcBorders>
              <w:top w:val="single" w:color="000000" w:sz="12" w:space="0"/>
            </w:tcBorders>
            <w:vAlign w:val="center"/>
          </w:tcPr>
          <w:p w14:paraId="65348143">
            <w:pPr>
              <w:overflowPunct w:val="0"/>
              <w:bidi w:val="0"/>
              <w:snapToGrid w:val="0"/>
              <w:spacing w:before="0" w:after="0" w:line="240" w:lineRule="auto"/>
              <w:ind w:left="0" w:right="0" w:firstLine="0"/>
              <w:jc w:val="center"/>
              <w:textAlignment w:val="auto"/>
              <w:rPr>
                <w:rFonts w:hint="eastAsia" w:ascii="宋体" w:hAnsi="宋体" w:eastAsia="宋体" w:cs="宋体"/>
                <w:b/>
                <w:sz w:val="24"/>
                <w:szCs w:val="24"/>
              </w:rPr>
            </w:pPr>
            <w:r>
              <w:rPr>
                <w:rFonts w:hint="eastAsia" w:ascii="宋体" w:hAnsi="宋体" w:eastAsia="宋体" w:cs="宋体"/>
                <w:b/>
                <w:color w:val="000000"/>
                <w:sz w:val="21"/>
                <w:szCs w:val="24"/>
              </w:rPr>
              <w:t>水平</w:t>
            </w:r>
          </w:p>
        </w:tc>
        <w:tc>
          <w:tcPr>
            <w:tcW w:w="1706" w:type="dxa"/>
            <w:tcBorders>
              <w:top w:val="single" w:color="000000" w:sz="12" w:space="0"/>
            </w:tcBorders>
            <w:vAlign w:val="center"/>
          </w:tcPr>
          <w:p w14:paraId="776F4ADA">
            <w:pPr>
              <w:overflowPunct w:val="0"/>
              <w:bidi w:val="0"/>
              <w:snapToGrid w:val="0"/>
              <w:spacing w:before="0" w:after="0" w:line="240" w:lineRule="auto"/>
              <w:ind w:left="0" w:right="0" w:firstLine="0"/>
              <w:jc w:val="center"/>
              <w:textAlignment w:val="auto"/>
              <w:rPr>
                <w:rFonts w:hint="eastAsia" w:ascii="宋体" w:hAnsi="宋体" w:eastAsia="宋体" w:cs="宋体"/>
                <w:b/>
                <w:sz w:val="24"/>
                <w:szCs w:val="24"/>
              </w:rPr>
            </w:pPr>
            <w:r>
              <w:rPr>
                <w:rFonts w:hint="eastAsia" w:ascii="宋体" w:hAnsi="宋体" w:eastAsia="宋体" w:cs="宋体"/>
                <w:b/>
                <w:color w:val="000000"/>
                <w:sz w:val="21"/>
                <w:szCs w:val="24"/>
              </w:rPr>
              <w:t>初稿人数</w:t>
            </w:r>
          </w:p>
        </w:tc>
        <w:tc>
          <w:tcPr>
            <w:tcW w:w="1704" w:type="dxa"/>
            <w:tcBorders>
              <w:top w:val="single" w:color="000000" w:sz="12" w:space="0"/>
            </w:tcBorders>
            <w:vAlign w:val="center"/>
          </w:tcPr>
          <w:p w14:paraId="0A35B650">
            <w:pPr>
              <w:overflowPunct w:val="0"/>
              <w:bidi w:val="0"/>
              <w:snapToGrid w:val="0"/>
              <w:spacing w:before="0" w:after="0" w:line="240" w:lineRule="auto"/>
              <w:ind w:left="0" w:right="0" w:firstLine="0"/>
              <w:jc w:val="center"/>
              <w:textAlignment w:val="auto"/>
              <w:rPr>
                <w:rFonts w:hint="eastAsia" w:ascii="宋体" w:hAnsi="宋体" w:eastAsia="宋体" w:cs="宋体"/>
                <w:b/>
                <w:sz w:val="24"/>
                <w:szCs w:val="24"/>
              </w:rPr>
            </w:pPr>
            <w:r>
              <w:rPr>
                <w:rFonts w:hint="eastAsia" w:ascii="宋体" w:hAnsi="宋体" w:eastAsia="宋体" w:cs="宋体"/>
                <w:b/>
                <w:color w:val="000000"/>
                <w:sz w:val="21"/>
                <w:szCs w:val="24"/>
              </w:rPr>
              <w:t>初稿比例</w:t>
            </w:r>
          </w:p>
        </w:tc>
        <w:tc>
          <w:tcPr>
            <w:tcW w:w="1707" w:type="dxa"/>
            <w:tcBorders>
              <w:top w:val="single" w:color="000000" w:sz="12" w:space="0"/>
            </w:tcBorders>
            <w:vAlign w:val="center"/>
          </w:tcPr>
          <w:p w14:paraId="6CF7A954">
            <w:pPr>
              <w:overflowPunct w:val="0"/>
              <w:bidi w:val="0"/>
              <w:snapToGrid w:val="0"/>
              <w:spacing w:before="0" w:after="0" w:line="240" w:lineRule="auto"/>
              <w:ind w:left="0" w:right="0" w:firstLine="0"/>
              <w:jc w:val="center"/>
              <w:textAlignment w:val="auto"/>
              <w:rPr>
                <w:rFonts w:hint="eastAsia" w:ascii="宋体" w:hAnsi="宋体" w:eastAsia="宋体" w:cs="宋体"/>
                <w:b/>
                <w:sz w:val="24"/>
                <w:szCs w:val="24"/>
              </w:rPr>
            </w:pPr>
            <w:r>
              <w:rPr>
                <w:rFonts w:hint="eastAsia" w:ascii="宋体" w:hAnsi="宋体" w:eastAsia="宋体" w:cs="宋体"/>
                <w:b/>
                <w:color w:val="000000"/>
                <w:sz w:val="21"/>
                <w:szCs w:val="24"/>
              </w:rPr>
              <w:t>终稿人数</w:t>
            </w:r>
          </w:p>
        </w:tc>
        <w:tc>
          <w:tcPr>
            <w:tcW w:w="1704" w:type="dxa"/>
            <w:tcBorders>
              <w:top w:val="single" w:color="000000" w:sz="12" w:space="0"/>
            </w:tcBorders>
            <w:vAlign w:val="center"/>
          </w:tcPr>
          <w:p w14:paraId="7B581F75">
            <w:pPr>
              <w:overflowPunct w:val="0"/>
              <w:bidi w:val="0"/>
              <w:snapToGrid w:val="0"/>
              <w:spacing w:before="0" w:after="0" w:line="240" w:lineRule="auto"/>
              <w:ind w:left="0" w:right="0" w:firstLine="0"/>
              <w:jc w:val="center"/>
              <w:textAlignment w:val="auto"/>
              <w:rPr>
                <w:rFonts w:hint="eastAsia" w:ascii="宋体" w:hAnsi="宋体" w:eastAsia="宋体" w:cs="宋体"/>
                <w:b/>
                <w:sz w:val="24"/>
                <w:szCs w:val="24"/>
              </w:rPr>
            </w:pPr>
            <w:r>
              <w:rPr>
                <w:rFonts w:hint="eastAsia" w:ascii="宋体" w:hAnsi="宋体" w:eastAsia="宋体" w:cs="宋体"/>
                <w:b/>
                <w:color w:val="000000"/>
                <w:sz w:val="21"/>
                <w:szCs w:val="24"/>
              </w:rPr>
              <w:t>终稿比例</w:t>
            </w:r>
          </w:p>
        </w:tc>
      </w:tr>
      <w:tr w14:paraId="63DE974D">
        <w:tblPrEx>
          <w:tblCellMar>
            <w:top w:w="0" w:type="dxa"/>
            <w:left w:w="0" w:type="dxa"/>
            <w:bottom w:w="0" w:type="dxa"/>
            <w:right w:w="0" w:type="dxa"/>
          </w:tblCellMar>
        </w:tblPrEx>
        <w:trPr>
          <w:cantSplit/>
          <w:jc w:val="center"/>
        </w:trPr>
        <w:tc>
          <w:tcPr>
            <w:tcW w:w="1698" w:type="dxa"/>
            <w:tcBorders>
              <w:top w:val="single" w:color="000000" w:sz="4" w:space="0"/>
            </w:tcBorders>
            <w:vAlign w:val="center"/>
          </w:tcPr>
          <w:p w14:paraId="0D0BB787">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color w:val="000000"/>
                <w:sz w:val="21"/>
                <w:szCs w:val="24"/>
              </w:rPr>
              <w:t>初始水平</w:t>
            </w:r>
          </w:p>
        </w:tc>
        <w:tc>
          <w:tcPr>
            <w:tcW w:w="1706" w:type="dxa"/>
            <w:tcBorders>
              <w:top w:val="single" w:color="000000" w:sz="4" w:space="0"/>
            </w:tcBorders>
            <w:vAlign w:val="center"/>
          </w:tcPr>
          <w:p w14:paraId="6EE1610E">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color w:val="000000"/>
                <w:sz w:val="21"/>
                <w:szCs w:val="24"/>
              </w:rPr>
              <w:t>32</w:t>
            </w:r>
          </w:p>
        </w:tc>
        <w:tc>
          <w:tcPr>
            <w:tcW w:w="1704" w:type="dxa"/>
            <w:tcBorders>
              <w:top w:val="single" w:color="000000" w:sz="4" w:space="0"/>
            </w:tcBorders>
            <w:vAlign w:val="center"/>
          </w:tcPr>
          <w:p w14:paraId="70D992A9">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color w:val="000000"/>
                <w:sz w:val="21"/>
                <w:szCs w:val="24"/>
              </w:rPr>
              <w:t>37.2%</w:t>
            </w:r>
          </w:p>
        </w:tc>
        <w:tc>
          <w:tcPr>
            <w:tcW w:w="1707" w:type="dxa"/>
            <w:tcBorders>
              <w:top w:val="single" w:color="000000" w:sz="4" w:space="0"/>
            </w:tcBorders>
            <w:vAlign w:val="center"/>
          </w:tcPr>
          <w:p w14:paraId="6B2BE2DD">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color w:val="000000"/>
                <w:sz w:val="21"/>
                <w:szCs w:val="24"/>
              </w:rPr>
              <w:t>11</w:t>
            </w:r>
          </w:p>
        </w:tc>
        <w:tc>
          <w:tcPr>
            <w:tcW w:w="1704" w:type="dxa"/>
            <w:tcBorders>
              <w:top w:val="single" w:color="000000" w:sz="4" w:space="0"/>
            </w:tcBorders>
            <w:vAlign w:val="center"/>
          </w:tcPr>
          <w:p w14:paraId="6381DC0D">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color w:val="000000"/>
                <w:sz w:val="21"/>
                <w:szCs w:val="24"/>
              </w:rPr>
              <w:t>12.8%</w:t>
            </w:r>
          </w:p>
        </w:tc>
      </w:tr>
      <w:tr w14:paraId="4FDAF36C">
        <w:tblPrEx>
          <w:tblCellMar>
            <w:top w:w="0" w:type="dxa"/>
            <w:left w:w="0" w:type="dxa"/>
            <w:bottom w:w="0" w:type="dxa"/>
            <w:right w:w="0" w:type="dxa"/>
          </w:tblCellMar>
        </w:tblPrEx>
        <w:trPr>
          <w:cantSplit/>
          <w:jc w:val="center"/>
        </w:trPr>
        <w:tc>
          <w:tcPr>
            <w:tcW w:w="1698" w:type="dxa"/>
            <w:vAlign w:val="center"/>
          </w:tcPr>
          <w:p w14:paraId="0DAD501E">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color w:val="000000"/>
                <w:sz w:val="21"/>
                <w:szCs w:val="24"/>
              </w:rPr>
              <w:t>入门水平</w:t>
            </w:r>
          </w:p>
        </w:tc>
        <w:tc>
          <w:tcPr>
            <w:tcW w:w="1706" w:type="dxa"/>
            <w:vAlign w:val="center"/>
          </w:tcPr>
          <w:p w14:paraId="0A162755">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color w:val="000000"/>
                <w:sz w:val="21"/>
                <w:szCs w:val="24"/>
              </w:rPr>
              <w:t>29</w:t>
            </w:r>
          </w:p>
        </w:tc>
        <w:tc>
          <w:tcPr>
            <w:tcW w:w="1704" w:type="dxa"/>
            <w:vAlign w:val="center"/>
          </w:tcPr>
          <w:p w14:paraId="38AA2438">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color w:val="000000"/>
                <w:sz w:val="21"/>
                <w:szCs w:val="24"/>
              </w:rPr>
              <w:t>33.7%</w:t>
            </w:r>
          </w:p>
        </w:tc>
        <w:tc>
          <w:tcPr>
            <w:tcW w:w="1707" w:type="dxa"/>
            <w:vAlign w:val="center"/>
          </w:tcPr>
          <w:p w14:paraId="3A99BB50">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color w:val="000000"/>
                <w:sz w:val="21"/>
                <w:szCs w:val="24"/>
              </w:rPr>
              <w:t>21</w:t>
            </w:r>
          </w:p>
        </w:tc>
        <w:tc>
          <w:tcPr>
            <w:tcW w:w="1704" w:type="dxa"/>
            <w:vAlign w:val="center"/>
          </w:tcPr>
          <w:p w14:paraId="0BD5061D">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color w:val="000000"/>
                <w:sz w:val="21"/>
                <w:szCs w:val="24"/>
              </w:rPr>
              <w:t>24.4%</w:t>
            </w:r>
          </w:p>
        </w:tc>
      </w:tr>
      <w:tr w14:paraId="3BCD3387">
        <w:tblPrEx>
          <w:tblCellMar>
            <w:top w:w="0" w:type="dxa"/>
            <w:left w:w="0" w:type="dxa"/>
            <w:bottom w:w="0" w:type="dxa"/>
            <w:right w:w="0" w:type="dxa"/>
          </w:tblCellMar>
        </w:tblPrEx>
        <w:trPr>
          <w:cantSplit/>
          <w:jc w:val="center"/>
        </w:trPr>
        <w:tc>
          <w:tcPr>
            <w:tcW w:w="1698" w:type="dxa"/>
            <w:vAlign w:val="center"/>
          </w:tcPr>
          <w:p w14:paraId="1891095D">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color w:val="000000"/>
                <w:sz w:val="21"/>
                <w:szCs w:val="24"/>
              </w:rPr>
              <w:t>进阶水平</w:t>
            </w:r>
          </w:p>
        </w:tc>
        <w:tc>
          <w:tcPr>
            <w:tcW w:w="1706" w:type="dxa"/>
            <w:vAlign w:val="center"/>
          </w:tcPr>
          <w:p w14:paraId="49575BFD">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color w:val="000000"/>
                <w:sz w:val="21"/>
                <w:szCs w:val="24"/>
              </w:rPr>
              <w:t>18</w:t>
            </w:r>
          </w:p>
        </w:tc>
        <w:tc>
          <w:tcPr>
            <w:tcW w:w="1704" w:type="dxa"/>
            <w:vAlign w:val="center"/>
          </w:tcPr>
          <w:p w14:paraId="0E6B0DB6">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color w:val="000000"/>
                <w:sz w:val="21"/>
                <w:szCs w:val="24"/>
              </w:rPr>
              <w:t>20.9%</w:t>
            </w:r>
          </w:p>
        </w:tc>
        <w:tc>
          <w:tcPr>
            <w:tcW w:w="1707" w:type="dxa"/>
            <w:vAlign w:val="center"/>
          </w:tcPr>
          <w:p w14:paraId="4E2F3D98">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color w:val="000000"/>
                <w:sz w:val="21"/>
                <w:szCs w:val="24"/>
              </w:rPr>
              <w:t>36</w:t>
            </w:r>
          </w:p>
        </w:tc>
        <w:tc>
          <w:tcPr>
            <w:tcW w:w="1704" w:type="dxa"/>
            <w:vAlign w:val="center"/>
          </w:tcPr>
          <w:p w14:paraId="04D8F34B">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color w:val="000000"/>
                <w:sz w:val="21"/>
                <w:szCs w:val="24"/>
              </w:rPr>
              <w:t>41.9%</w:t>
            </w:r>
          </w:p>
        </w:tc>
      </w:tr>
      <w:tr w14:paraId="7F0AAE79">
        <w:tblPrEx>
          <w:tblCellMar>
            <w:top w:w="0" w:type="dxa"/>
            <w:left w:w="0" w:type="dxa"/>
            <w:bottom w:w="0" w:type="dxa"/>
            <w:right w:w="0" w:type="dxa"/>
          </w:tblCellMar>
        </w:tblPrEx>
        <w:trPr>
          <w:cantSplit/>
          <w:jc w:val="center"/>
        </w:trPr>
        <w:tc>
          <w:tcPr>
            <w:tcW w:w="1698" w:type="dxa"/>
            <w:vAlign w:val="center"/>
          </w:tcPr>
          <w:p w14:paraId="73EC1863">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color w:val="000000"/>
                <w:sz w:val="21"/>
                <w:szCs w:val="24"/>
              </w:rPr>
              <w:t>高阶水平</w:t>
            </w:r>
          </w:p>
        </w:tc>
        <w:tc>
          <w:tcPr>
            <w:tcW w:w="1706" w:type="dxa"/>
            <w:vAlign w:val="center"/>
          </w:tcPr>
          <w:p w14:paraId="7DBC0694">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color w:val="000000"/>
                <w:sz w:val="21"/>
                <w:szCs w:val="24"/>
              </w:rPr>
              <w:t>7</w:t>
            </w:r>
          </w:p>
        </w:tc>
        <w:tc>
          <w:tcPr>
            <w:tcW w:w="1704" w:type="dxa"/>
            <w:vAlign w:val="center"/>
          </w:tcPr>
          <w:p w14:paraId="546F166F">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color w:val="000000"/>
                <w:sz w:val="21"/>
                <w:szCs w:val="24"/>
              </w:rPr>
              <w:t>8.1%</w:t>
            </w:r>
          </w:p>
        </w:tc>
        <w:tc>
          <w:tcPr>
            <w:tcW w:w="1707" w:type="dxa"/>
            <w:vAlign w:val="center"/>
          </w:tcPr>
          <w:p w14:paraId="273C780A">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color w:val="000000"/>
                <w:sz w:val="21"/>
                <w:szCs w:val="24"/>
              </w:rPr>
              <w:t>18</w:t>
            </w:r>
          </w:p>
        </w:tc>
        <w:tc>
          <w:tcPr>
            <w:tcW w:w="1704" w:type="dxa"/>
            <w:vAlign w:val="center"/>
          </w:tcPr>
          <w:p w14:paraId="26A4F38C">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color w:val="000000"/>
                <w:sz w:val="21"/>
                <w:szCs w:val="24"/>
              </w:rPr>
              <w:t>20.9%</w:t>
            </w:r>
          </w:p>
        </w:tc>
      </w:tr>
      <w:tr w14:paraId="59AF9277">
        <w:tblPrEx>
          <w:tblCellMar>
            <w:top w:w="0" w:type="dxa"/>
            <w:left w:w="0" w:type="dxa"/>
            <w:bottom w:w="0" w:type="dxa"/>
            <w:right w:w="0" w:type="dxa"/>
          </w:tblCellMar>
        </w:tblPrEx>
        <w:trPr>
          <w:cantSplit/>
          <w:jc w:val="center"/>
        </w:trPr>
        <w:tc>
          <w:tcPr>
            <w:tcW w:w="1698" w:type="dxa"/>
            <w:tcBorders>
              <w:bottom w:val="single" w:color="000000" w:sz="12" w:space="0"/>
            </w:tcBorders>
            <w:vAlign w:val="center"/>
          </w:tcPr>
          <w:p w14:paraId="2455FF4A">
            <w:pPr>
              <w:keepNext/>
              <w:overflowPunct w:val="0"/>
              <w:bidi w:val="0"/>
              <w:snapToGrid w:val="0"/>
              <w:spacing w:before="0" w:after="0" w:line="240" w:lineRule="auto"/>
              <w:ind w:left="0" w:right="0" w:firstLine="0"/>
              <w:jc w:val="center"/>
              <w:textAlignment w:val="auto"/>
              <w:rPr>
                <w:rFonts w:hint="eastAsia" w:ascii="宋体" w:hAnsi="宋体" w:eastAsia="宋体" w:cs="宋体"/>
                <w:b/>
                <w:sz w:val="24"/>
                <w:szCs w:val="24"/>
              </w:rPr>
            </w:pPr>
            <w:r>
              <w:rPr>
                <w:rFonts w:hint="eastAsia" w:ascii="宋体" w:hAnsi="宋体" w:eastAsia="宋体" w:cs="宋体"/>
                <w:b/>
                <w:color w:val="000000"/>
                <w:sz w:val="21"/>
                <w:szCs w:val="24"/>
              </w:rPr>
              <w:t>合计</w:t>
            </w:r>
          </w:p>
        </w:tc>
        <w:tc>
          <w:tcPr>
            <w:tcW w:w="1706" w:type="dxa"/>
            <w:tcBorders>
              <w:bottom w:val="single" w:color="000000" w:sz="12" w:space="0"/>
            </w:tcBorders>
            <w:vAlign w:val="center"/>
          </w:tcPr>
          <w:p w14:paraId="75A505CE">
            <w:pPr>
              <w:keepNext/>
              <w:overflowPunct w:val="0"/>
              <w:bidi w:val="0"/>
              <w:snapToGrid w:val="0"/>
              <w:spacing w:before="0" w:after="0" w:line="240" w:lineRule="auto"/>
              <w:ind w:left="0" w:right="0" w:firstLine="0"/>
              <w:jc w:val="center"/>
              <w:textAlignment w:val="auto"/>
              <w:rPr>
                <w:rFonts w:hint="eastAsia" w:ascii="宋体" w:hAnsi="宋体" w:eastAsia="宋体" w:cs="宋体"/>
                <w:b/>
                <w:sz w:val="24"/>
                <w:szCs w:val="24"/>
              </w:rPr>
            </w:pPr>
            <w:r>
              <w:rPr>
                <w:rFonts w:hint="eastAsia" w:ascii="宋体" w:hAnsi="宋体" w:eastAsia="宋体" w:cs="宋体"/>
                <w:b/>
                <w:color w:val="000000"/>
                <w:sz w:val="21"/>
                <w:szCs w:val="24"/>
              </w:rPr>
              <w:t>86</w:t>
            </w:r>
          </w:p>
        </w:tc>
        <w:tc>
          <w:tcPr>
            <w:tcW w:w="1704" w:type="dxa"/>
            <w:tcBorders>
              <w:bottom w:val="single" w:color="000000" w:sz="12" w:space="0"/>
            </w:tcBorders>
            <w:vAlign w:val="center"/>
          </w:tcPr>
          <w:p w14:paraId="0DFE882B">
            <w:pPr>
              <w:keepNext/>
              <w:overflowPunct w:val="0"/>
              <w:bidi w:val="0"/>
              <w:snapToGrid w:val="0"/>
              <w:spacing w:before="0" w:after="0" w:line="240" w:lineRule="auto"/>
              <w:ind w:left="0" w:right="0" w:firstLine="0"/>
              <w:jc w:val="center"/>
              <w:textAlignment w:val="auto"/>
              <w:rPr>
                <w:rFonts w:hint="eastAsia" w:ascii="宋体" w:hAnsi="宋体" w:eastAsia="宋体" w:cs="宋体"/>
                <w:b/>
                <w:sz w:val="24"/>
                <w:szCs w:val="24"/>
              </w:rPr>
            </w:pPr>
            <w:r>
              <w:rPr>
                <w:rFonts w:hint="eastAsia" w:ascii="宋体" w:hAnsi="宋体" w:eastAsia="宋体" w:cs="宋体"/>
                <w:b/>
                <w:color w:val="000000"/>
                <w:sz w:val="21"/>
                <w:szCs w:val="24"/>
              </w:rPr>
              <w:t>100.0%</w:t>
            </w:r>
          </w:p>
        </w:tc>
        <w:tc>
          <w:tcPr>
            <w:tcW w:w="1707" w:type="dxa"/>
            <w:tcBorders>
              <w:bottom w:val="single" w:color="000000" w:sz="12" w:space="0"/>
            </w:tcBorders>
            <w:vAlign w:val="center"/>
          </w:tcPr>
          <w:p w14:paraId="24180052">
            <w:pPr>
              <w:keepNext/>
              <w:overflowPunct w:val="0"/>
              <w:bidi w:val="0"/>
              <w:snapToGrid w:val="0"/>
              <w:spacing w:before="0" w:after="0" w:line="240" w:lineRule="auto"/>
              <w:ind w:left="0" w:right="0" w:firstLine="0"/>
              <w:jc w:val="center"/>
              <w:textAlignment w:val="auto"/>
              <w:rPr>
                <w:rFonts w:hint="eastAsia" w:ascii="宋体" w:hAnsi="宋体" w:eastAsia="宋体" w:cs="宋体"/>
                <w:b/>
                <w:sz w:val="24"/>
                <w:szCs w:val="24"/>
              </w:rPr>
            </w:pPr>
            <w:r>
              <w:rPr>
                <w:rFonts w:hint="eastAsia" w:ascii="宋体" w:hAnsi="宋体" w:eastAsia="宋体" w:cs="宋体"/>
                <w:b/>
                <w:color w:val="000000"/>
                <w:sz w:val="21"/>
                <w:szCs w:val="24"/>
              </w:rPr>
              <w:t>86</w:t>
            </w:r>
          </w:p>
        </w:tc>
        <w:tc>
          <w:tcPr>
            <w:tcW w:w="1704" w:type="dxa"/>
            <w:tcBorders>
              <w:bottom w:val="single" w:color="000000" w:sz="12" w:space="0"/>
            </w:tcBorders>
            <w:vAlign w:val="center"/>
          </w:tcPr>
          <w:p w14:paraId="4B5E0E87">
            <w:pPr>
              <w:keepNext/>
              <w:overflowPunct w:val="0"/>
              <w:bidi w:val="0"/>
              <w:snapToGrid w:val="0"/>
              <w:spacing w:before="0" w:after="0" w:line="240" w:lineRule="auto"/>
              <w:ind w:left="0" w:right="0" w:firstLine="0"/>
              <w:jc w:val="center"/>
              <w:textAlignment w:val="auto"/>
              <w:rPr>
                <w:rFonts w:hint="eastAsia" w:ascii="宋体" w:hAnsi="宋体" w:eastAsia="宋体" w:cs="宋体"/>
                <w:b/>
                <w:sz w:val="24"/>
                <w:szCs w:val="24"/>
              </w:rPr>
            </w:pPr>
            <w:r>
              <w:rPr>
                <w:rFonts w:hint="eastAsia" w:ascii="宋体" w:hAnsi="宋体" w:eastAsia="宋体" w:cs="宋体"/>
                <w:b/>
                <w:color w:val="000000"/>
                <w:sz w:val="21"/>
                <w:szCs w:val="24"/>
              </w:rPr>
              <w:t>100.0%</w:t>
            </w:r>
          </w:p>
        </w:tc>
      </w:tr>
    </w:tbl>
    <w:p w14:paraId="71999D63">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上述材料使三层学习具有可追溯的表现：基础概念与操作通过解释、作图和记录核查，深层联系通过比较和论证呈现，迁移则需要新条件下的方法调整。《秋天的怀念》案例中的《合欢树》阅读记录保留了细节摘录、意象比较与方法自评，为跨文本运用提供个案线索。学生仍指出意象分析困难，说明迁移与诊断可以同时发生，教师支持需要依据新表现继续调整。</w:t>
      </w:r>
    </w:p>
    <w:p w14:paraId="62F358EA">
      <w:pPr>
        <w:pStyle w:val="3"/>
        <w:keepNext/>
        <w:ind w:firstLine="0"/>
        <w:rPr>
          <w:rFonts w:hint="eastAsia" w:ascii="宋体" w:hAnsi="宋体" w:eastAsia="宋体" w:cs="宋体"/>
        </w:rPr>
      </w:pPr>
      <w:bookmarkStart w:id="144" w:name="_Toc18513"/>
      <w:r>
        <w:rPr>
          <w:rFonts w:hint="eastAsia" w:ascii="宋体" w:hAnsi="宋体" w:eastAsia="宋体" w:cs="宋体"/>
          <w:b/>
          <w:sz w:val="28"/>
        </w:rPr>
        <w:t>（三）教师高阶能力培育实践的持续改进</w:t>
      </w:r>
      <w:bookmarkEnd w:id="144"/>
    </w:p>
    <w:p w14:paraId="0D36778B">
      <w:pPr>
        <w:pStyle w:val="4"/>
        <w:keepNext/>
        <w:spacing w:before="280" w:after="280"/>
        <w:ind w:firstLine="0"/>
        <w:rPr>
          <w:rFonts w:hint="eastAsia" w:ascii="宋体" w:hAnsi="宋体" w:eastAsia="宋体" w:cs="宋体"/>
        </w:rPr>
      </w:pPr>
      <w:bookmarkStart w:id="145" w:name="_Toc4107"/>
      <w:r>
        <w:rPr>
          <w:rFonts w:hint="eastAsia" w:ascii="宋体" w:hAnsi="宋体" w:eastAsia="宋体" w:cs="宋体"/>
          <w:b/>
          <w:sz w:val="28"/>
        </w:rPr>
        <w:t>1 样本构成与比较方法</w:t>
      </w:r>
      <w:bookmarkEnd w:id="145"/>
    </w:p>
    <w:p w14:paraId="6A2D2F09">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教师前测回收163份，后测回收172份，按最新匹配明细纳入163组不重复的前后测对应记录，另有9份后测未纳入配对分析。纳入记录覆盖全部前测及后测的94.77%。样本背景均以前测为准，以下结果以所提供对应关系为基础。源文件说明两次问卷匿名填写，匹配依据教龄、职称、学科和年级等背景信息形成，因而配对检验是在对应关系成立的前提下进行的条件性比较。</w:t>
      </w:r>
    </w:p>
    <w:p w14:paraId="27DA939E">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163组教师覆盖不同教龄、职称与初高中学段，其中已有相关培训经历者130人，占79.75%。样本具有一定专业学习基础，因而本课题的支持重点是推动理念进入学科任务、课堂反馈与学习证据分析。教师学科构成及背景分布已在前述研究过程部分列示，本节重点分析专业实践变化。</w:t>
      </w:r>
    </w:p>
    <w:p w14:paraId="26315818">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前后测共有22道评分题，构成认知与价值认同7题、课堂教学实践6题、教学自我效能3题和现实开展阻碍6题。各题按1—5分计分，维度得分取题均分，163组共同题项无缺失。前三维分数越高表示自评越积极，阻碍维度下降表示对困难表述的认同减轻。后测新增题目单独描述，不混入共同维度计分。四维采用双侧配对t检验及Holm校正，差值均为后测减前测。</w:t>
      </w:r>
    </w:p>
    <w:p w14:paraId="7C3B37CF">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数据连接采用匹配明细中的前测序号与后测序号，并与后测页对应序号核对；前测页配对ID存在错位，故未直接用该列连接。部分共同题目及引导语有所调整，尤其后测阻碍题干包含“完全不符合程度”的表述，其变化幅度需结合施测口径理解。这些说明有助于明确统计所对应的数据基础，避免将不同版本的样本或题项混用。</w:t>
      </w:r>
    </w:p>
    <w:p w14:paraId="51066071">
      <w:pPr>
        <w:pStyle w:val="4"/>
        <w:keepNext/>
        <w:spacing w:before="280" w:after="280"/>
        <w:ind w:firstLine="0"/>
        <w:rPr>
          <w:rFonts w:hint="eastAsia" w:ascii="宋体" w:hAnsi="宋体" w:eastAsia="宋体" w:cs="宋体"/>
        </w:rPr>
      </w:pPr>
      <w:bookmarkStart w:id="146" w:name="_Toc31896"/>
      <w:r>
        <w:rPr>
          <w:rFonts w:hint="eastAsia" w:ascii="宋体" w:hAnsi="宋体" w:eastAsia="宋体" w:cs="宋体"/>
          <w:b/>
          <w:sz w:val="28"/>
        </w:rPr>
        <w:t>2 四个维度的分别检验与实践意义</w:t>
      </w:r>
      <w:bookmarkEnd w:id="146"/>
    </w:p>
    <w:p w14:paraId="243A58DA">
      <w:pPr>
        <w:spacing w:before="0" w:after="0" w:line="360" w:lineRule="auto"/>
        <w:ind w:firstLine="480" w:firstLineChars="0"/>
        <w:jc w:val="both"/>
        <w:outlineLvl w:val="3"/>
        <w:rPr>
          <w:rFonts w:hint="eastAsia" w:ascii="宋体" w:hAnsi="宋体" w:eastAsia="宋体" w:cs="宋体"/>
        </w:rPr>
      </w:pPr>
      <w:bookmarkStart w:id="147" w:name="_Toc29488"/>
      <w:r>
        <w:rPr>
          <w:rFonts w:hint="eastAsia" w:ascii="宋体" w:hAnsi="宋体" w:eastAsia="宋体" w:cs="宋体"/>
          <w:b w:val="0"/>
          <w:sz w:val="24"/>
        </w:rPr>
        <w:t>1）认知与价值认同</w:t>
      </w:r>
      <w:bookmarkEnd w:id="147"/>
    </w:p>
    <w:p w14:paraId="012E0482">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表4-11  认知与价值认同前后测比较（n＝163）</w:t>
      </w:r>
    </w:p>
    <w:tbl>
      <w:tblPr>
        <w:tblStyle w:val="12"/>
        <w:tblW w:w="8640" w:type="dxa"/>
        <w:tblInd w:w="108" w:type="dxa"/>
        <w:tblLayout w:type="fixed"/>
        <w:tblCellMar>
          <w:top w:w="0" w:type="dxa"/>
          <w:left w:w="108" w:type="dxa"/>
          <w:bottom w:w="0" w:type="dxa"/>
          <w:right w:w="108" w:type="dxa"/>
        </w:tblCellMar>
      </w:tblPr>
      <w:tblGrid>
        <w:gridCol w:w="864"/>
        <w:gridCol w:w="935"/>
        <w:gridCol w:w="937"/>
        <w:gridCol w:w="1152"/>
        <w:gridCol w:w="2447"/>
        <w:gridCol w:w="1225"/>
        <w:gridCol w:w="1080"/>
      </w:tblGrid>
      <w:tr w14:paraId="784EB8C8">
        <w:tblPrEx>
          <w:tblCellMar>
            <w:top w:w="0" w:type="dxa"/>
            <w:left w:w="108" w:type="dxa"/>
            <w:bottom w:w="0" w:type="dxa"/>
            <w:right w:w="108" w:type="dxa"/>
          </w:tblCellMar>
        </w:tblPrEx>
        <w:trPr>
          <w:cantSplit/>
          <w:tblHeader/>
        </w:trPr>
        <w:tc>
          <w:tcPr>
            <w:tcW w:w="864" w:type="dxa"/>
            <w:tcBorders>
              <w:top w:val="single" w:color="000000" w:sz="8" w:space="0"/>
              <w:bottom w:val="single" w:color="000000" w:sz="8" w:space="0"/>
            </w:tcBorders>
            <w:vAlign w:val="center"/>
          </w:tcPr>
          <w:p w14:paraId="7013A5D0">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测量</w:t>
            </w:r>
          </w:p>
        </w:tc>
        <w:tc>
          <w:tcPr>
            <w:tcW w:w="935" w:type="dxa"/>
            <w:tcBorders>
              <w:top w:val="single" w:color="000000" w:sz="8" w:space="0"/>
              <w:bottom w:val="single" w:color="000000" w:sz="8" w:space="0"/>
            </w:tcBorders>
            <w:vAlign w:val="center"/>
          </w:tcPr>
          <w:p w14:paraId="7CB9DACD">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M</w:t>
            </w:r>
          </w:p>
        </w:tc>
        <w:tc>
          <w:tcPr>
            <w:tcW w:w="937" w:type="dxa"/>
            <w:tcBorders>
              <w:top w:val="single" w:color="000000" w:sz="8" w:space="0"/>
              <w:bottom w:val="single" w:color="000000" w:sz="8" w:space="0"/>
            </w:tcBorders>
            <w:vAlign w:val="center"/>
          </w:tcPr>
          <w:p w14:paraId="2EB1647B">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SD</w:t>
            </w:r>
          </w:p>
        </w:tc>
        <w:tc>
          <w:tcPr>
            <w:tcW w:w="1152" w:type="dxa"/>
            <w:tcBorders>
              <w:top w:val="single" w:color="000000" w:sz="8" w:space="0"/>
              <w:bottom w:val="single" w:color="000000" w:sz="8" w:space="0"/>
            </w:tcBorders>
            <w:vAlign w:val="center"/>
          </w:tcPr>
          <w:p w14:paraId="7A3FCBAF">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均值差</w:t>
            </w:r>
          </w:p>
        </w:tc>
        <w:tc>
          <w:tcPr>
            <w:tcW w:w="2447" w:type="dxa"/>
            <w:tcBorders>
              <w:top w:val="single" w:color="000000" w:sz="8" w:space="0"/>
              <w:bottom w:val="single" w:color="000000" w:sz="8" w:space="0"/>
            </w:tcBorders>
            <w:vAlign w:val="center"/>
          </w:tcPr>
          <w:p w14:paraId="540FE4E6">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95%CI</w:t>
            </w:r>
          </w:p>
        </w:tc>
        <w:tc>
          <w:tcPr>
            <w:tcW w:w="1225" w:type="dxa"/>
            <w:tcBorders>
              <w:top w:val="single" w:color="000000" w:sz="8" w:space="0"/>
              <w:bottom w:val="single" w:color="000000" w:sz="8" w:space="0"/>
            </w:tcBorders>
            <w:vAlign w:val="center"/>
          </w:tcPr>
          <w:p w14:paraId="310E2A50">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t</w:t>
            </w:r>
          </w:p>
        </w:tc>
        <w:tc>
          <w:tcPr>
            <w:tcW w:w="1080" w:type="dxa"/>
            <w:tcBorders>
              <w:top w:val="single" w:color="000000" w:sz="8" w:space="0"/>
              <w:bottom w:val="single" w:color="000000" w:sz="8" w:space="0"/>
            </w:tcBorders>
            <w:vAlign w:val="center"/>
          </w:tcPr>
          <w:p w14:paraId="285440BF">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p</w:t>
            </w:r>
          </w:p>
        </w:tc>
      </w:tr>
      <w:tr w14:paraId="496E0907">
        <w:tblPrEx>
          <w:tblCellMar>
            <w:top w:w="0" w:type="dxa"/>
            <w:left w:w="108" w:type="dxa"/>
            <w:bottom w:w="0" w:type="dxa"/>
            <w:right w:w="108" w:type="dxa"/>
          </w:tblCellMar>
        </w:tblPrEx>
        <w:trPr>
          <w:cantSplit/>
        </w:trPr>
        <w:tc>
          <w:tcPr>
            <w:tcW w:w="864" w:type="dxa"/>
            <w:vAlign w:val="center"/>
          </w:tcPr>
          <w:p w14:paraId="5B131423">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前测</w:t>
            </w:r>
          </w:p>
        </w:tc>
        <w:tc>
          <w:tcPr>
            <w:tcW w:w="935" w:type="dxa"/>
            <w:vAlign w:val="center"/>
          </w:tcPr>
          <w:p w14:paraId="029847D5">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4.351</w:t>
            </w:r>
          </w:p>
        </w:tc>
        <w:tc>
          <w:tcPr>
            <w:tcW w:w="937" w:type="dxa"/>
            <w:vAlign w:val="center"/>
          </w:tcPr>
          <w:p w14:paraId="15D350CC">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0.745</w:t>
            </w:r>
          </w:p>
        </w:tc>
        <w:tc>
          <w:tcPr>
            <w:tcW w:w="1152" w:type="dxa"/>
            <w:vAlign w:val="center"/>
          </w:tcPr>
          <w:p w14:paraId="62F22356">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0.414</w:t>
            </w:r>
          </w:p>
        </w:tc>
        <w:tc>
          <w:tcPr>
            <w:tcW w:w="2447" w:type="dxa"/>
            <w:vAlign w:val="center"/>
          </w:tcPr>
          <w:p w14:paraId="0C0A1223">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0.235～0.593</w:t>
            </w:r>
          </w:p>
        </w:tc>
        <w:tc>
          <w:tcPr>
            <w:tcW w:w="1225" w:type="dxa"/>
            <w:vAlign w:val="center"/>
          </w:tcPr>
          <w:p w14:paraId="0F0A80F1">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4.559</w:t>
            </w:r>
          </w:p>
        </w:tc>
        <w:tc>
          <w:tcPr>
            <w:tcW w:w="1080" w:type="dxa"/>
            <w:vAlign w:val="center"/>
          </w:tcPr>
          <w:p w14:paraId="76560C39">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＜0.001</w:t>
            </w:r>
          </w:p>
        </w:tc>
      </w:tr>
      <w:tr w14:paraId="6DBA215A">
        <w:tblPrEx>
          <w:tblCellMar>
            <w:top w:w="0" w:type="dxa"/>
            <w:left w:w="108" w:type="dxa"/>
            <w:bottom w:w="0" w:type="dxa"/>
            <w:right w:w="108" w:type="dxa"/>
          </w:tblCellMar>
        </w:tblPrEx>
        <w:trPr>
          <w:cantSplit/>
        </w:trPr>
        <w:tc>
          <w:tcPr>
            <w:tcW w:w="864" w:type="dxa"/>
            <w:tcBorders>
              <w:bottom w:val="single" w:color="000000" w:sz="8" w:space="0"/>
            </w:tcBorders>
            <w:vAlign w:val="center"/>
          </w:tcPr>
          <w:p w14:paraId="7DCDB41A">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后测</w:t>
            </w:r>
          </w:p>
        </w:tc>
        <w:tc>
          <w:tcPr>
            <w:tcW w:w="935" w:type="dxa"/>
            <w:tcBorders>
              <w:bottom w:val="single" w:color="000000" w:sz="8" w:space="0"/>
            </w:tcBorders>
            <w:vAlign w:val="center"/>
          </w:tcPr>
          <w:p w14:paraId="0E6F28BF">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4.764</w:t>
            </w:r>
          </w:p>
        </w:tc>
        <w:tc>
          <w:tcPr>
            <w:tcW w:w="937" w:type="dxa"/>
            <w:tcBorders>
              <w:bottom w:val="single" w:color="000000" w:sz="8" w:space="0"/>
            </w:tcBorders>
            <w:vAlign w:val="center"/>
          </w:tcPr>
          <w:p w14:paraId="2897B3A3">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0.865</w:t>
            </w:r>
          </w:p>
        </w:tc>
        <w:tc>
          <w:tcPr>
            <w:tcW w:w="1152" w:type="dxa"/>
            <w:tcBorders>
              <w:bottom w:val="single" w:color="000000" w:sz="8" w:space="0"/>
            </w:tcBorders>
            <w:vAlign w:val="center"/>
          </w:tcPr>
          <w:p w14:paraId="0D13A55D">
            <w:pPr>
              <w:keepNext/>
              <w:spacing w:before="0" w:after="0" w:line="240" w:lineRule="auto"/>
              <w:ind w:firstLine="0"/>
              <w:jc w:val="center"/>
              <w:rPr>
                <w:rFonts w:hint="eastAsia" w:ascii="宋体" w:hAnsi="宋体" w:eastAsia="宋体" w:cs="宋体"/>
              </w:rPr>
            </w:pPr>
          </w:p>
        </w:tc>
        <w:tc>
          <w:tcPr>
            <w:tcW w:w="2447" w:type="dxa"/>
            <w:tcBorders>
              <w:bottom w:val="single" w:color="000000" w:sz="8" w:space="0"/>
            </w:tcBorders>
            <w:vAlign w:val="center"/>
          </w:tcPr>
          <w:p w14:paraId="341AD959">
            <w:pPr>
              <w:keepNext/>
              <w:spacing w:before="0" w:after="0" w:line="240" w:lineRule="auto"/>
              <w:ind w:firstLine="0"/>
              <w:jc w:val="center"/>
              <w:rPr>
                <w:rFonts w:hint="eastAsia" w:ascii="宋体" w:hAnsi="宋体" w:eastAsia="宋体" w:cs="宋体"/>
              </w:rPr>
            </w:pPr>
          </w:p>
        </w:tc>
        <w:tc>
          <w:tcPr>
            <w:tcW w:w="1225" w:type="dxa"/>
            <w:tcBorders>
              <w:bottom w:val="single" w:color="000000" w:sz="8" w:space="0"/>
            </w:tcBorders>
            <w:vAlign w:val="center"/>
          </w:tcPr>
          <w:p w14:paraId="3C9048BC">
            <w:pPr>
              <w:keepNext/>
              <w:spacing w:before="0" w:after="0" w:line="240" w:lineRule="auto"/>
              <w:ind w:firstLine="0"/>
              <w:jc w:val="center"/>
              <w:rPr>
                <w:rFonts w:hint="eastAsia" w:ascii="宋体" w:hAnsi="宋体" w:eastAsia="宋体" w:cs="宋体"/>
              </w:rPr>
            </w:pPr>
          </w:p>
        </w:tc>
        <w:tc>
          <w:tcPr>
            <w:tcW w:w="1080" w:type="dxa"/>
            <w:tcBorders>
              <w:bottom w:val="single" w:color="000000" w:sz="8" w:space="0"/>
            </w:tcBorders>
            <w:vAlign w:val="center"/>
          </w:tcPr>
          <w:p w14:paraId="1322239C">
            <w:pPr>
              <w:keepNext/>
              <w:spacing w:before="0" w:after="0" w:line="240" w:lineRule="auto"/>
              <w:ind w:firstLine="0"/>
              <w:jc w:val="center"/>
              <w:rPr>
                <w:rFonts w:hint="eastAsia" w:ascii="宋体" w:hAnsi="宋体" w:eastAsia="宋体" w:cs="宋体"/>
              </w:rPr>
            </w:pPr>
          </w:p>
        </w:tc>
      </w:tr>
    </w:tbl>
    <w:p w14:paraId="6E54C2CE">
      <w:pPr>
        <w:spacing w:line="240" w:lineRule="auto"/>
        <w:ind w:firstLine="0"/>
        <w:jc w:val="left"/>
        <w:rPr>
          <w:rFonts w:hint="eastAsia" w:ascii="宋体" w:hAnsi="宋体" w:eastAsia="宋体" w:cs="宋体"/>
        </w:rPr>
      </w:pPr>
      <w:r>
        <w:rPr>
          <w:rFonts w:hint="eastAsia" w:ascii="宋体" w:hAnsi="宋体" w:eastAsia="宋体" w:cs="宋体"/>
          <w:b w:val="0"/>
          <w:sz w:val="21"/>
        </w:rPr>
        <w:t>注：差值为后测减前测；df＝162；配对差SD＝1.158；dz＝0.357；Holm校正后p＜0.001。</w:t>
      </w:r>
    </w:p>
    <w:p w14:paraId="27BBABEF">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认知与价值认同均值由4.351升至4.764，平均增加0.414分，95%CI为0.235～0.593，t（162）＝4.559，Holm校正后p＜0.001，dz＝0.357。认知与价值认同在较高前测基础上进一步提高，为课题通过理论学习与课堂实践相结合深化教师理解提供了支持。教师对高阶能力内涵、学科育人价值及教学方式调整的自评更加积极，与后测90.18%的教师认可“理解更加清晰”的结果相呼应。这为将高阶能力目标持续融入备课、任务设计和课堂评价提供了较好的认知基础。</w:t>
      </w:r>
    </w:p>
    <w:p w14:paraId="174E7C89">
      <w:pPr>
        <w:spacing w:before="0" w:after="0" w:line="360" w:lineRule="auto"/>
        <w:ind w:firstLine="480" w:firstLineChars="0"/>
        <w:jc w:val="both"/>
        <w:outlineLvl w:val="3"/>
        <w:rPr>
          <w:rFonts w:hint="eastAsia" w:ascii="宋体" w:hAnsi="宋体" w:eastAsia="宋体" w:cs="宋体"/>
        </w:rPr>
      </w:pPr>
      <w:bookmarkStart w:id="148" w:name="_Toc1115"/>
      <w:r>
        <w:rPr>
          <w:rFonts w:hint="eastAsia" w:ascii="宋体" w:hAnsi="宋体" w:eastAsia="宋体" w:cs="宋体"/>
          <w:b w:val="0"/>
          <w:sz w:val="24"/>
        </w:rPr>
        <w:t>2）课堂教学实践</w:t>
      </w:r>
      <w:bookmarkEnd w:id="148"/>
    </w:p>
    <w:p w14:paraId="108B8A00">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表4-12  课堂教学实践前后测比较（n＝163）</w:t>
      </w:r>
    </w:p>
    <w:tbl>
      <w:tblPr>
        <w:tblStyle w:val="12"/>
        <w:tblW w:w="8640" w:type="dxa"/>
        <w:tblInd w:w="108" w:type="dxa"/>
        <w:tblLayout w:type="fixed"/>
        <w:tblCellMar>
          <w:top w:w="0" w:type="dxa"/>
          <w:left w:w="108" w:type="dxa"/>
          <w:bottom w:w="0" w:type="dxa"/>
          <w:right w:w="108" w:type="dxa"/>
        </w:tblCellMar>
      </w:tblPr>
      <w:tblGrid>
        <w:gridCol w:w="864"/>
        <w:gridCol w:w="935"/>
        <w:gridCol w:w="937"/>
        <w:gridCol w:w="1152"/>
        <w:gridCol w:w="2447"/>
        <w:gridCol w:w="1225"/>
        <w:gridCol w:w="1080"/>
      </w:tblGrid>
      <w:tr w14:paraId="2AA72F75">
        <w:tblPrEx>
          <w:tblCellMar>
            <w:top w:w="0" w:type="dxa"/>
            <w:left w:w="108" w:type="dxa"/>
            <w:bottom w:w="0" w:type="dxa"/>
            <w:right w:w="108" w:type="dxa"/>
          </w:tblCellMar>
        </w:tblPrEx>
        <w:trPr>
          <w:cantSplit/>
          <w:tblHeader/>
        </w:trPr>
        <w:tc>
          <w:tcPr>
            <w:tcW w:w="864" w:type="dxa"/>
            <w:tcBorders>
              <w:top w:val="single" w:color="000000" w:sz="8" w:space="0"/>
              <w:bottom w:val="single" w:color="000000" w:sz="8" w:space="0"/>
            </w:tcBorders>
            <w:vAlign w:val="center"/>
          </w:tcPr>
          <w:p w14:paraId="490522F0">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测量</w:t>
            </w:r>
          </w:p>
        </w:tc>
        <w:tc>
          <w:tcPr>
            <w:tcW w:w="935" w:type="dxa"/>
            <w:tcBorders>
              <w:top w:val="single" w:color="000000" w:sz="8" w:space="0"/>
              <w:bottom w:val="single" w:color="000000" w:sz="8" w:space="0"/>
            </w:tcBorders>
            <w:vAlign w:val="center"/>
          </w:tcPr>
          <w:p w14:paraId="4F089439">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M</w:t>
            </w:r>
          </w:p>
        </w:tc>
        <w:tc>
          <w:tcPr>
            <w:tcW w:w="937" w:type="dxa"/>
            <w:tcBorders>
              <w:top w:val="single" w:color="000000" w:sz="8" w:space="0"/>
              <w:bottom w:val="single" w:color="000000" w:sz="8" w:space="0"/>
            </w:tcBorders>
            <w:vAlign w:val="center"/>
          </w:tcPr>
          <w:p w14:paraId="5A6199AE">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SD</w:t>
            </w:r>
          </w:p>
        </w:tc>
        <w:tc>
          <w:tcPr>
            <w:tcW w:w="1152" w:type="dxa"/>
            <w:tcBorders>
              <w:top w:val="single" w:color="000000" w:sz="8" w:space="0"/>
              <w:bottom w:val="single" w:color="000000" w:sz="8" w:space="0"/>
            </w:tcBorders>
            <w:vAlign w:val="center"/>
          </w:tcPr>
          <w:p w14:paraId="3541429A">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均值差</w:t>
            </w:r>
          </w:p>
        </w:tc>
        <w:tc>
          <w:tcPr>
            <w:tcW w:w="2447" w:type="dxa"/>
            <w:tcBorders>
              <w:top w:val="single" w:color="000000" w:sz="8" w:space="0"/>
              <w:bottom w:val="single" w:color="000000" w:sz="8" w:space="0"/>
            </w:tcBorders>
            <w:vAlign w:val="center"/>
          </w:tcPr>
          <w:p w14:paraId="7DABD0BB">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95%CI</w:t>
            </w:r>
          </w:p>
        </w:tc>
        <w:tc>
          <w:tcPr>
            <w:tcW w:w="1225" w:type="dxa"/>
            <w:tcBorders>
              <w:top w:val="single" w:color="000000" w:sz="8" w:space="0"/>
              <w:bottom w:val="single" w:color="000000" w:sz="8" w:space="0"/>
            </w:tcBorders>
            <w:vAlign w:val="center"/>
          </w:tcPr>
          <w:p w14:paraId="63018FD9">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t</w:t>
            </w:r>
          </w:p>
        </w:tc>
        <w:tc>
          <w:tcPr>
            <w:tcW w:w="1080" w:type="dxa"/>
            <w:tcBorders>
              <w:top w:val="single" w:color="000000" w:sz="8" w:space="0"/>
              <w:bottom w:val="single" w:color="000000" w:sz="8" w:space="0"/>
            </w:tcBorders>
            <w:vAlign w:val="center"/>
          </w:tcPr>
          <w:p w14:paraId="5B787034">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p</w:t>
            </w:r>
          </w:p>
        </w:tc>
      </w:tr>
      <w:tr w14:paraId="57D38ABB">
        <w:tblPrEx>
          <w:tblCellMar>
            <w:top w:w="0" w:type="dxa"/>
            <w:left w:w="108" w:type="dxa"/>
            <w:bottom w:w="0" w:type="dxa"/>
            <w:right w:w="108" w:type="dxa"/>
          </w:tblCellMar>
        </w:tblPrEx>
        <w:trPr>
          <w:cantSplit/>
        </w:trPr>
        <w:tc>
          <w:tcPr>
            <w:tcW w:w="864" w:type="dxa"/>
            <w:vAlign w:val="center"/>
          </w:tcPr>
          <w:p w14:paraId="0CF42BD2">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前测</w:t>
            </w:r>
          </w:p>
        </w:tc>
        <w:tc>
          <w:tcPr>
            <w:tcW w:w="935" w:type="dxa"/>
            <w:vAlign w:val="center"/>
          </w:tcPr>
          <w:p w14:paraId="65CD769C">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4.260</w:t>
            </w:r>
          </w:p>
        </w:tc>
        <w:tc>
          <w:tcPr>
            <w:tcW w:w="937" w:type="dxa"/>
            <w:vAlign w:val="center"/>
          </w:tcPr>
          <w:p w14:paraId="0E16FC9D">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0.676</w:t>
            </w:r>
          </w:p>
        </w:tc>
        <w:tc>
          <w:tcPr>
            <w:tcW w:w="1152" w:type="dxa"/>
            <w:vAlign w:val="center"/>
          </w:tcPr>
          <w:p w14:paraId="32A8C82B">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0.622</w:t>
            </w:r>
          </w:p>
        </w:tc>
        <w:tc>
          <w:tcPr>
            <w:tcW w:w="2447" w:type="dxa"/>
            <w:vAlign w:val="center"/>
          </w:tcPr>
          <w:p w14:paraId="7E808EBF">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0.483～0.760</w:t>
            </w:r>
          </w:p>
        </w:tc>
        <w:tc>
          <w:tcPr>
            <w:tcW w:w="1225" w:type="dxa"/>
            <w:vAlign w:val="center"/>
          </w:tcPr>
          <w:p w14:paraId="7AEB8FE8">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8.868</w:t>
            </w:r>
          </w:p>
        </w:tc>
        <w:tc>
          <w:tcPr>
            <w:tcW w:w="1080" w:type="dxa"/>
            <w:vAlign w:val="center"/>
          </w:tcPr>
          <w:p w14:paraId="73A9EA07">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＜0.001</w:t>
            </w:r>
          </w:p>
        </w:tc>
      </w:tr>
      <w:tr w14:paraId="692484F7">
        <w:tblPrEx>
          <w:tblCellMar>
            <w:top w:w="0" w:type="dxa"/>
            <w:left w:w="108" w:type="dxa"/>
            <w:bottom w:w="0" w:type="dxa"/>
            <w:right w:w="108" w:type="dxa"/>
          </w:tblCellMar>
        </w:tblPrEx>
        <w:trPr>
          <w:cantSplit/>
        </w:trPr>
        <w:tc>
          <w:tcPr>
            <w:tcW w:w="864" w:type="dxa"/>
            <w:tcBorders>
              <w:bottom w:val="single" w:color="000000" w:sz="8" w:space="0"/>
            </w:tcBorders>
            <w:vAlign w:val="center"/>
          </w:tcPr>
          <w:p w14:paraId="112F45E4">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后测</w:t>
            </w:r>
          </w:p>
        </w:tc>
        <w:tc>
          <w:tcPr>
            <w:tcW w:w="935" w:type="dxa"/>
            <w:tcBorders>
              <w:bottom w:val="single" w:color="000000" w:sz="8" w:space="0"/>
            </w:tcBorders>
            <w:vAlign w:val="center"/>
          </w:tcPr>
          <w:p w14:paraId="470E8C7C">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4.881</w:t>
            </w:r>
          </w:p>
        </w:tc>
        <w:tc>
          <w:tcPr>
            <w:tcW w:w="937" w:type="dxa"/>
            <w:tcBorders>
              <w:bottom w:val="single" w:color="000000" w:sz="8" w:space="0"/>
            </w:tcBorders>
            <w:vAlign w:val="center"/>
          </w:tcPr>
          <w:p w14:paraId="428B097D">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0.524</w:t>
            </w:r>
          </w:p>
        </w:tc>
        <w:tc>
          <w:tcPr>
            <w:tcW w:w="1152" w:type="dxa"/>
            <w:tcBorders>
              <w:bottom w:val="single" w:color="000000" w:sz="8" w:space="0"/>
            </w:tcBorders>
            <w:vAlign w:val="center"/>
          </w:tcPr>
          <w:p w14:paraId="25A8565F">
            <w:pPr>
              <w:keepNext/>
              <w:spacing w:before="0" w:after="0" w:line="240" w:lineRule="auto"/>
              <w:ind w:firstLine="0"/>
              <w:jc w:val="center"/>
              <w:rPr>
                <w:rFonts w:hint="eastAsia" w:ascii="宋体" w:hAnsi="宋体" w:eastAsia="宋体" w:cs="宋体"/>
              </w:rPr>
            </w:pPr>
          </w:p>
        </w:tc>
        <w:tc>
          <w:tcPr>
            <w:tcW w:w="2447" w:type="dxa"/>
            <w:tcBorders>
              <w:bottom w:val="single" w:color="000000" w:sz="8" w:space="0"/>
            </w:tcBorders>
            <w:vAlign w:val="center"/>
          </w:tcPr>
          <w:p w14:paraId="7027A74B">
            <w:pPr>
              <w:keepNext/>
              <w:spacing w:before="0" w:after="0" w:line="240" w:lineRule="auto"/>
              <w:ind w:firstLine="0"/>
              <w:jc w:val="center"/>
              <w:rPr>
                <w:rFonts w:hint="eastAsia" w:ascii="宋体" w:hAnsi="宋体" w:eastAsia="宋体" w:cs="宋体"/>
              </w:rPr>
            </w:pPr>
          </w:p>
        </w:tc>
        <w:tc>
          <w:tcPr>
            <w:tcW w:w="1225" w:type="dxa"/>
            <w:tcBorders>
              <w:bottom w:val="single" w:color="000000" w:sz="8" w:space="0"/>
            </w:tcBorders>
            <w:vAlign w:val="center"/>
          </w:tcPr>
          <w:p w14:paraId="6132CC04">
            <w:pPr>
              <w:keepNext/>
              <w:spacing w:before="0" w:after="0" w:line="240" w:lineRule="auto"/>
              <w:ind w:firstLine="0"/>
              <w:jc w:val="center"/>
              <w:rPr>
                <w:rFonts w:hint="eastAsia" w:ascii="宋体" w:hAnsi="宋体" w:eastAsia="宋体" w:cs="宋体"/>
              </w:rPr>
            </w:pPr>
          </w:p>
        </w:tc>
        <w:tc>
          <w:tcPr>
            <w:tcW w:w="1080" w:type="dxa"/>
            <w:tcBorders>
              <w:bottom w:val="single" w:color="000000" w:sz="8" w:space="0"/>
            </w:tcBorders>
            <w:vAlign w:val="center"/>
          </w:tcPr>
          <w:p w14:paraId="69E769E5">
            <w:pPr>
              <w:keepNext/>
              <w:spacing w:before="0" w:after="0" w:line="240" w:lineRule="auto"/>
              <w:ind w:firstLine="0"/>
              <w:jc w:val="center"/>
              <w:rPr>
                <w:rFonts w:hint="eastAsia" w:ascii="宋体" w:hAnsi="宋体" w:eastAsia="宋体" w:cs="宋体"/>
              </w:rPr>
            </w:pPr>
          </w:p>
        </w:tc>
      </w:tr>
    </w:tbl>
    <w:p w14:paraId="6134CC01">
      <w:pPr>
        <w:spacing w:line="240" w:lineRule="auto"/>
        <w:ind w:firstLine="0"/>
        <w:jc w:val="left"/>
        <w:rPr>
          <w:rFonts w:hint="eastAsia" w:ascii="宋体" w:hAnsi="宋体" w:eastAsia="宋体" w:cs="宋体"/>
        </w:rPr>
      </w:pPr>
      <w:r>
        <w:rPr>
          <w:rFonts w:hint="eastAsia" w:ascii="宋体" w:hAnsi="宋体" w:eastAsia="宋体" w:cs="宋体"/>
          <w:b w:val="0"/>
          <w:sz w:val="21"/>
        </w:rPr>
        <w:t>注：差值为后测减前测；df＝162；配对差SD＝0.895；dz＝0.695；Holm校正后p＜0.001。</w:t>
      </w:r>
    </w:p>
    <w:p w14:paraId="56793637">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课堂教学实践均值由4.260升至4.881，平均增加0.622分，95%CI为0.483～0.760，t（162）＝8.868，Holm校正后p＜0.001，dz＝0.695。课堂实践得分的提高，是课题论证中关于教学行动变化的直接自报证据。共同题项涉及任务设计、探究组织、真实情境、开放性提问和自主研讨时间，与课题五环教学设计的实施要求相契合。后测98.77%的教师认可已将培训方法用于课堂，94.48%认可高阶活动频率提高，开放性回答也具体提到问题链与过程反馈，三类材料相互呼应，支持研修成果逐步转化为课堂做法的判断。</w:t>
      </w:r>
    </w:p>
    <w:p w14:paraId="3A202F42">
      <w:pPr>
        <w:spacing w:before="0" w:after="0" w:line="360" w:lineRule="auto"/>
        <w:ind w:firstLine="480" w:firstLineChars="0"/>
        <w:jc w:val="both"/>
        <w:outlineLvl w:val="3"/>
        <w:rPr>
          <w:rFonts w:hint="eastAsia" w:ascii="宋体" w:hAnsi="宋体" w:eastAsia="宋体" w:cs="宋体"/>
        </w:rPr>
      </w:pPr>
      <w:bookmarkStart w:id="149" w:name="_Toc13551"/>
      <w:r>
        <w:rPr>
          <w:rFonts w:hint="eastAsia" w:ascii="宋体" w:hAnsi="宋体" w:eastAsia="宋体" w:cs="宋体"/>
          <w:b w:val="0"/>
          <w:sz w:val="24"/>
        </w:rPr>
        <w:t>3）教学自我效能</w:t>
      </w:r>
      <w:bookmarkEnd w:id="149"/>
    </w:p>
    <w:p w14:paraId="5A61C92C">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表4-13  教学自我效能前后测比较（n＝163）</w:t>
      </w:r>
    </w:p>
    <w:tbl>
      <w:tblPr>
        <w:tblStyle w:val="12"/>
        <w:tblW w:w="8640" w:type="dxa"/>
        <w:tblInd w:w="108" w:type="dxa"/>
        <w:tblLayout w:type="fixed"/>
        <w:tblCellMar>
          <w:top w:w="0" w:type="dxa"/>
          <w:left w:w="108" w:type="dxa"/>
          <w:bottom w:w="0" w:type="dxa"/>
          <w:right w:w="108" w:type="dxa"/>
        </w:tblCellMar>
      </w:tblPr>
      <w:tblGrid>
        <w:gridCol w:w="864"/>
        <w:gridCol w:w="935"/>
        <w:gridCol w:w="937"/>
        <w:gridCol w:w="1152"/>
        <w:gridCol w:w="2447"/>
        <w:gridCol w:w="1225"/>
        <w:gridCol w:w="1080"/>
      </w:tblGrid>
      <w:tr w14:paraId="643616B2">
        <w:tblPrEx>
          <w:tblCellMar>
            <w:top w:w="0" w:type="dxa"/>
            <w:left w:w="108" w:type="dxa"/>
            <w:bottom w:w="0" w:type="dxa"/>
            <w:right w:w="108" w:type="dxa"/>
          </w:tblCellMar>
        </w:tblPrEx>
        <w:trPr>
          <w:cantSplit/>
          <w:tblHeader/>
        </w:trPr>
        <w:tc>
          <w:tcPr>
            <w:tcW w:w="864" w:type="dxa"/>
            <w:tcBorders>
              <w:top w:val="single" w:color="000000" w:sz="8" w:space="0"/>
              <w:bottom w:val="single" w:color="000000" w:sz="8" w:space="0"/>
            </w:tcBorders>
            <w:vAlign w:val="center"/>
          </w:tcPr>
          <w:p w14:paraId="2585865A">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测量</w:t>
            </w:r>
          </w:p>
        </w:tc>
        <w:tc>
          <w:tcPr>
            <w:tcW w:w="935" w:type="dxa"/>
            <w:tcBorders>
              <w:top w:val="single" w:color="000000" w:sz="8" w:space="0"/>
              <w:bottom w:val="single" w:color="000000" w:sz="8" w:space="0"/>
            </w:tcBorders>
            <w:vAlign w:val="center"/>
          </w:tcPr>
          <w:p w14:paraId="20492761">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M</w:t>
            </w:r>
          </w:p>
        </w:tc>
        <w:tc>
          <w:tcPr>
            <w:tcW w:w="937" w:type="dxa"/>
            <w:tcBorders>
              <w:top w:val="single" w:color="000000" w:sz="8" w:space="0"/>
              <w:bottom w:val="single" w:color="000000" w:sz="8" w:space="0"/>
            </w:tcBorders>
            <w:vAlign w:val="center"/>
          </w:tcPr>
          <w:p w14:paraId="4E0C4A6C">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SD</w:t>
            </w:r>
          </w:p>
        </w:tc>
        <w:tc>
          <w:tcPr>
            <w:tcW w:w="1152" w:type="dxa"/>
            <w:tcBorders>
              <w:top w:val="single" w:color="000000" w:sz="8" w:space="0"/>
              <w:bottom w:val="single" w:color="000000" w:sz="8" w:space="0"/>
            </w:tcBorders>
            <w:vAlign w:val="center"/>
          </w:tcPr>
          <w:p w14:paraId="17FF4A90">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均值差</w:t>
            </w:r>
          </w:p>
        </w:tc>
        <w:tc>
          <w:tcPr>
            <w:tcW w:w="2447" w:type="dxa"/>
            <w:tcBorders>
              <w:top w:val="single" w:color="000000" w:sz="8" w:space="0"/>
              <w:bottom w:val="single" w:color="000000" w:sz="8" w:space="0"/>
            </w:tcBorders>
            <w:vAlign w:val="center"/>
          </w:tcPr>
          <w:p w14:paraId="248D3A81">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95%CI</w:t>
            </w:r>
          </w:p>
        </w:tc>
        <w:tc>
          <w:tcPr>
            <w:tcW w:w="1225" w:type="dxa"/>
            <w:tcBorders>
              <w:top w:val="single" w:color="000000" w:sz="8" w:space="0"/>
              <w:bottom w:val="single" w:color="000000" w:sz="8" w:space="0"/>
            </w:tcBorders>
            <w:vAlign w:val="center"/>
          </w:tcPr>
          <w:p w14:paraId="0664A295">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t</w:t>
            </w:r>
          </w:p>
        </w:tc>
        <w:tc>
          <w:tcPr>
            <w:tcW w:w="1080" w:type="dxa"/>
            <w:tcBorders>
              <w:top w:val="single" w:color="000000" w:sz="8" w:space="0"/>
              <w:bottom w:val="single" w:color="000000" w:sz="8" w:space="0"/>
            </w:tcBorders>
            <w:vAlign w:val="center"/>
          </w:tcPr>
          <w:p w14:paraId="587486FC">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p</w:t>
            </w:r>
          </w:p>
        </w:tc>
      </w:tr>
      <w:tr w14:paraId="6F68CCF6">
        <w:tblPrEx>
          <w:tblCellMar>
            <w:top w:w="0" w:type="dxa"/>
            <w:left w:w="108" w:type="dxa"/>
            <w:bottom w:w="0" w:type="dxa"/>
            <w:right w:w="108" w:type="dxa"/>
          </w:tblCellMar>
        </w:tblPrEx>
        <w:trPr>
          <w:cantSplit/>
        </w:trPr>
        <w:tc>
          <w:tcPr>
            <w:tcW w:w="864" w:type="dxa"/>
            <w:vAlign w:val="center"/>
          </w:tcPr>
          <w:p w14:paraId="4309A71F">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前测</w:t>
            </w:r>
          </w:p>
        </w:tc>
        <w:tc>
          <w:tcPr>
            <w:tcW w:w="935" w:type="dxa"/>
            <w:vAlign w:val="center"/>
          </w:tcPr>
          <w:p w14:paraId="23AF8232">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4.090</w:t>
            </w:r>
          </w:p>
        </w:tc>
        <w:tc>
          <w:tcPr>
            <w:tcW w:w="937" w:type="dxa"/>
            <w:vAlign w:val="center"/>
          </w:tcPr>
          <w:p w14:paraId="02D45B65">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0.699</w:t>
            </w:r>
          </w:p>
        </w:tc>
        <w:tc>
          <w:tcPr>
            <w:tcW w:w="1152" w:type="dxa"/>
            <w:vAlign w:val="center"/>
          </w:tcPr>
          <w:p w14:paraId="3A54BD22">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0.663</w:t>
            </w:r>
          </w:p>
        </w:tc>
        <w:tc>
          <w:tcPr>
            <w:tcW w:w="2447" w:type="dxa"/>
            <w:vAlign w:val="center"/>
          </w:tcPr>
          <w:p w14:paraId="27588B9F">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0.502～0.823</w:t>
            </w:r>
          </w:p>
        </w:tc>
        <w:tc>
          <w:tcPr>
            <w:tcW w:w="1225" w:type="dxa"/>
            <w:vAlign w:val="center"/>
          </w:tcPr>
          <w:p w14:paraId="7F058F6A">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8.168</w:t>
            </w:r>
          </w:p>
        </w:tc>
        <w:tc>
          <w:tcPr>
            <w:tcW w:w="1080" w:type="dxa"/>
            <w:vAlign w:val="center"/>
          </w:tcPr>
          <w:p w14:paraId="62DB01C5">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＜0.001</w:t>
            </w:r>
          </w:p>
        </w:tc>
      </w:tr>
      <w:tr w14:paraId="5AD615CB">
        <w:tblPrEx>
          <w:tblCellMar>
            <w:top w:w="0" w:type="dxa"/>
            <w:left w:w="108" w:type="dxa"/>
            <w:bottom w:w="0" w:type="dxa"/>
            <w:right w:w="108" w:type="dxa"/>
          </w:tblCellMar>
        </w:tblPrEx>
        <w:trPr>
          <w:cantSplit/>
        </w:trPr>
        <w:tc>
          <w:tcPr>
            <w:tcW w:w="864" w:type="dxa"/>
            <w:tcBorders>
              <w:bottom w:val="single" w:color="000000" w:sz="8" w:space="0"/>
            </w:tcBorders>
            <w:vAlign w:val="center"/>
          </w:tcPr>
          <w:p w14:paraId="0C59BE85">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后测</w:t>
            </w:r>
          </w:p>
        </w:tc>
        <w:tc>
          <w:tcPr>
            <w:tcW w:w="935" w:type="dxa"/>
            <w:tcBorders>
              <w:bottom w:val="single" w:color="000000" w:sz="8" w:space="0"/>
            </w:tcBorders>
            <w:vAlign w:val="center"/>
          </w:tcPr>
          <w:p w14:paraId="2C85E098">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4.753</w:t>
            </w:r>
          </w:p>
        </w:tc>
        <w:tc>
          <w:tcPr>
            <w:tcW w:w="937" w:type="dxa"/>
            <w:tcBorders>
              <w:bottom w:val="single" w:color="000000" w:sz="8" w:space="0"/>
            </w:tcBorders>
            <w:vAlign w:val="center"/>
          </w:tcPr>
          <w:p w14:paraId="44213C10">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0.720</w:t>
            </w:r>
          </w:p>
        </w:tc>
        <w:tc>
          <w:tcPr>
            <w:tcW w:w="1152" w:type="dxa"/>
            <w:tcBorders>
              <w:bottom w:val="single" w:color="000000" w:sz="8" w:space="0"/>
            </w:tcBorders>
            <w:vAlign w:val="center"/>
          </w:tcPr>
          <w:p w14:paraId="43C86645">
            <w:pPr>
              <w:keepNext/>
              <w:spacing w:before="0" w:after="0" w:line="240" w:lineRule="auto"/>
              <w:ind w:firstLine="0"/>
              <w:jc w:val="center"/>
              <w:rPr>
                <w:rFonts w:hint="eastAsia" w:ascii="宋体" w:hAnsi="宋体" w:eastAsia="宋体" w:cs="宋体"/>
              </w:rPr>
            </w:pPr>
          </w:p>
        </w:tc>
        <w:tc>
          <w:tcPr>
            <w:tcW w:w="2447" w:type="dxa"/>
            <w:tcBorders>
              <w:bottom w:val="single" w:color="000000" w:sz="8" w:space="0"/>
            </w:tcBorders>
            <w:vAlign w:val="center"/>
          </w:tcPr>
          <w:p w14:paraId="7650A4CF">
            <w:pPr>
              <w:keepNext/>
              <w:spacing w:before="0" w:after="0" w:line="240" w:lineRule="auto"/>
              <w:ind w:firstLine="0"/>
              <w:jc w:val="center"/>
              <w:rPr>
                <w:rFonts w:hint="eastAsia" w:ascii="宋体" w:hAnsi="宋体" w:eastAsia="宋体" w:cs="宋体"/>
              </w:rPr>
            </w:pPr>
          </w:p>
        </w:tc>
        <w:tc>
          <w:tcPr>
            <w:tcW w:w="1225" w:type="dxa"/>
            <w:tcBorders>
              <w:bottom w:val="single" w:color="000000" w:sz="8" w:space="0"/>
            </w:tcBorders>
            <w:vAlign w:val="center"/>
          </w:tcPr>
          <w:p w14:paraId="177119AD">
            <w:pPr>
              <w:keepNext/>
              <w:spacing w:before="0" w:after="0" w:line="240" w:lineRule="auto"/>
              <w:ind w:firstLine="0"/>
              <w:jc w:val="center"/>
              <w:rPr>
                <w:rFonts w:hint="eastAsia" w:ascii="宋体" w:hAnsi="宋体" w:eastAsia="宋体" w:cs="宋体"/>
              </w:rPr>
            </w:pPr>
          </w:p>
        </w:tc>
        <w:tc>
          <w:tcPr>
            <w:tcW w:w="1080" w:type="dxa"/>
            <w:tcBorders>
              <w:bottom w:val="single" w:color="000000" w:sz="8" w:space="0"/>
            </w:tcBorders>
            <w:vAlign w:val="center"/>
          </w:tcPr>
          <w:p w14:paraId="48A53DA9">
            <w:pPr>
              <w:keepNext/>
              <w:spacing w:before="0" w:after="0" w:line="240" w:lineRule="auto"/>
              <w:ind w:firstLine="0"/>
              <w:jc w:val="center"/>
              <w:rPr>
                <w:rFonts w:hint="eastAsia" w:ascii="宋体" w:hAnsi="宋体" w:eastAsia="宋体" w:cs="宋体"/>
              </w:rPr>
            </w:pPr>
          </w:p>
        </w:tc>
      </w:tr>
    </w:tbl>
    <w:p w14:paraId="11CF73F2">
      <w:pPr>
        <w:spacing w:line="240" w:lineRule="auto"/>
        <w:ind w:firstLine="0"/>
        <w:jc w:val="left"/>
        <w:rPr>
          <w:rFonts w:hint="eastAsia" w:ascii="宋体" w:hAnsi="宋体" w:eastAsia="宋体" w:cs="宋体"/>
        </w:rPr>
      </w:pPr>
      <w:r>
        <w:rPr>
          <w:rFonts w:hint="eastAsia" w:ascii="宋体" w:hAnsi="宋体" w:eastAsia="宋体" w:cs="宋体"/>
          <w:b w:val="0"/>
          <w:sz w:val="21"/>
        </w:rPr>
        <w:t>注：差值为后测减前测；df＝162；配对差SD＝1.036；dz＝0.640；Holm校正后p＜0.001。</w:t>
      </w:r>
    </w:p>
    <w:p w14:paraId="31452DC5">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教学自我效能均值由4.090升至4.753，平均增加0.663分，95%CI为0.502～0.823，t（162）＝8.168，Holm校正后p＜0.001，dz＝0.640。教学自我效能的提高表明，教师对设计高阶任务、开展教学点拨和识别学生高阶表现的信心有所增强，为课题所重视的教师循证调节提供了积极条件。高阶能力培育需要教师根据学生的表达与作品及时调整支持方式，该维度的变化与这一专业要求相契合。结合后测95.09%的教师认可自身课堂教学能力有所提升，可以看到教师对阶段实践的获得感较为积极，也为后续持续改进提供动力。</w:t>
      </w:r>
    </w:p>
    <w:p w14:paraId="16F25E3C">
      <w:pPr>
        <w:spacing w:before="0" w:after="0" w:line="360" w:lineRule="auto"/>
        <w:ind w:firstLine="480" w:firstLineChars="0"/>
        <w:jc w:val="both"/>
        <w:outlineLvl w:val="3"/>
        <w:rPr>
          <w:rFonts w:hint="eastAsia" w:ascii="宋体" w:hAnsi="宋体" w:eastAsia="宋体" w:cs="宋体"/>
        </w:rPr>
      </w:pPr>
      <w:bookmarkStart w:id="150" w:name="_Toc28201"/>
      <w:r>
        <w:rPr>
          <w:rFonts w:hint="eastAsia" w:ascii="宋体" w:hAnsi="宋体" w:eastAsia="宋体" w:cs="宋体"/>
          <w:b w:val="0"/>
          <w:sz w:val="24"/>
        </w:rPr>
        <w:t>4）现实开展阻碍</w:t>
      </w:r>
      <w:bookmarkEnd w:id="150"/>
    </w:p>
    <w:p w14:paraId="0AE4ABCC">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表4-14  现实开展阻碍前后测比较（n＝163）</w:t>
      </w:r>
    </w:p>
    <w:tbl>
      <w:tblPr>
        <w:tblStyle w:val="12"/>
        <w:tblW w:w="8640" w:type="dxa"/>
        <w:tblInd w:w="108" w:type="dxa"/>
        <w:tblLayout w:type="fixed"/>
        <w:tblCellMar>
          <w:top w:w="0" w:type="dxa"/>
          <w:left w:w="108" w:type="dxa"/>
          <w:bottom w:w="0" w:type="dxa"/>
          <w:right w:w="108" w:type="dxa"/>
        </w:tblCellMar>
      </w:tblPr>
      <w:tblGrid>
        <w:gridCol w:w="864"/>
        <w:gridCol w:w="935"/>
        <w:gridCol w:w="937"/>
        <w:gridCol w:w="1152"/>
        <w:gridCol w:w="2447"/>
        <w:gridCol w:w="1225"/>
        <w:gridCol w:w="1080"/>
      </w:tblGrid>
      <w:tr w14:paraId="2A74F208">
        <w:tblPrEx>
          <w:tblCellMar>
            <w:top w:w="0" w:type="dxa"/>
            <w:left w:w="108" w:type="dxa"/>
            <w:bottom w:w="0" w:type="dxa"/>
            <w:right w:w="108" w:type="dxa"/>
          </w:tblCellMar>
        </w:tblPrEx>
        <w:trPr>
          <w:cantSplit/>
          <w:tblHeader/>
        </w:trPr>
        <w:tc>
          <w:tcPr>
            <w:tcW w:w="864" w:type="dxa"/>
            <w:tcBorders>
              <w:top w:val="single" w:color="000000" w:sz="8" w:space="0"/>
              <w:bottom w:val="single" w:color="000000" w:sz="8" w:space="0"/>
            </w:tcBorders>
            <w:vAlign w:val="center"/>
          </w:tcPr>
          <w:p w14:paraId="2A6D4461">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测量</w:t>
            </w:r>
          </w:p>
        </w:tc>
        <w:tc>
          <w:tcPr>
            <w:tcW w:w="935" w:type="dxa"/>
            <w:tcBorders>
              <w:top w:val="single" w:color="000000" w:sz="8" w:space="0"/>
              <w:bottom w:val="single" w:color="000000" w:sz="8" w:space="0"/>
            </w:tcBorders>
            <w:vAlign w:val="center"/>
          </w:tcPr>
          <w:p w14:paraId="47C466ED">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M</w:t>
            </w:r>
          </w:p>
        </w:tc>
        <w:tc>
          <w:tcPr>
            <w:tcW w:w="937" w:type="dxa"/>
            <w:tcBorders>
              <w:top w:val="single" w:color="000000" w:sz="8" w:space="0"/>
              <w:bottom w:val="single" w:color="000000" w:sz="8" w:space="0"/>
            </w:tcBorders>
            <w:vAlign w:val="center"/>
          </w:tcPr>
          <w:p w14:paraId="45FA5EFA">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SD</w:t>
            </w:r>
          </w:p>
        </w:tc>
        <w:tc>
          <w:tcPr>
            <w:tcW w:w="1152" w:type="dxa"/>
            <w:tcBorders>
              <w:top w:val="single" w:color="000000" w:sz="8" w:space="0"/>
              <w:bottom w:val="single" w:color="000000" w:sz="8" w:space="0"/>
            </w:tcBorders>
            <w:vAlign w:val="center"/>
          </w:tcPr>
          <w:p w14:paraId="1A1AEB9E">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均值差</w:t>
            </w:r>
          </w:p>
        </w:tc>
        <w:tc>
          <w:tcPr>
            <w:tcW w:w="2447" w:type="dxa"/>
            <w:tcBorders>
              <w:top w:val="single" w:color="000000" w:sz="8" w:space="0"/>
              <w:bottom w:val="single" w:color="000000" w:sz="8" w:space="0"/>
            </w:tcBorders>
            <w:vAlign w:val="center"/>
          </w:tcPr>
          <w:p w14:paraId="4661E5AC">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95%CI</w:t>
            </w:r>
          </w:p>
        </w:tc>
        <w:tc>
          <w:tcPr>
            <w:tcW w:w="1225" w:type="dxa"/>
            <w:tcBorders>
              <w:top w:val="single" w:color="000000" w:sz="8" w:space="0"/>
              <w:bottom w:val="single" w:color="000000" w:sz="8" w:space="0"/>
            </w:tcBorders>
            <w:vAlign w:val="center"/>
          </w:tcPr>
          <w:p w14:paraId="204CFAFD">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t</w:t>
            </w:r>
          </w:p>
        </w:tc>
        <w:tc>
          <w:tcPr>
            <w:tcW w:w="1080" w:type="dxa"/>
            <w:tcBorders>
              <w:top w:val="single" w:color="000000" w:sz="8" w:space="0"/>
              <w:bottom w:val="single" w:color="000000" w:sz="8" w:space="0"/>
            </w:tcBorders>
            <w:vAlign w:val="center"/>
          </w:tcPr>
          <w:p w14:paraId="724C68F5">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p</w:t>
            </w:r>
          </w:p>
        </w:tc>
      </w:tr>
      <w:tr w14:paraId="44C934D3">
        <w:tblPrEx>
          <w:tblCellMar>
            <w:top w:w="0" w:type="dxa"/>
            <w:left w:w="108" w:type="dxa"/>
            <w:bottom w:w="0" w:type="dxa"/>
            <w:right w:w="108" w:type="dxa"/>
          </w:tblCellMar>
        </w:tblPrEx>
        <w:trPr>
          <w:cantSplit/>
        </w:trPr>
        <w:tc>
          <w:tcPr>
            <w:tcW w:w="864" w:type="dxa"/>
            <w:vAlign w:val="center"/>
          </w:tcPr>
          <w:p w14:paraId="751E3699">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前测</w:t>
            </w:r>
          </w:p>
        </w:tc>
        <w:tc>
          <w:tcPr>
            <w:tcW w:w="935" w:type="dxa"/>
            <w:vAlign w:val="center"/>
          </w:tcPr>
          <w:p w14:paraId="67DD9F26">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3.639</w:t>
            </w:r>
          </w:p>
        </w:tc>
        <w:tc>
          <w:tcPr>
            <w:tcW w:w="937" w:type="dxa"/>
            <w:vAlign w:val="center"/>
          </w:tcPr>
          <w:p w14:paraId="037E40CB">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0.952</w:t>
            </w:r>
          </w:p>
        </w:tc>
        <w:tc>
          <w:tcPr>
            <w:tcW w:w="1152" w:type="dxa"/>
            <w:vAlign w:val="center"/>
          </w:tcPr>
          <w:p w14:paraId="7782E020">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-2.093</w:t>
            </w:r>
          </w:p>
        </w:tc>
        <w:tc>
          <w:tcPr>
            <w:tcW w:w="2447" w:type="dxa"/>
            <w:vAlign w:val="center"/>
          </w:tcPr>
          <w:p w14:paraId="61C984A8">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-2.269～-1.917</w:t>
            </w:r>
          </w:p>
        </w:tc>
        <w:tc>
          <w:tcPr>
            <w:tcW w:w="1225" w:type="dxa"/>
            <w:vAlign w:val="center"/>
          </w:tcPr>
          <w:p w14:paraId="561B541A">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-23.448</w:t>
            </w:r>
          </w:p>
        </w:tc>
        <w:tc>
          <w:tcPr>
            <w:tcW w:w="1080" w:type="dxa"/>
            <w:vAlign w:val="center"/>
          </w:tcPr>
          <w:p w14:paraId="579F12DB">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＜0.001</w:t>
            </w:r>
          </w:p>
        </w:tc>
      </w:tr>
      <w:tr w14:paraId="6B7FFDD4">
        <w:tblPrEx>
          <w:tblCellMar>
            <w:top w:w="0" w:type="dxa"/>
            <w:left w:w="108" w:type="dxa"/>
            <w:bottom w:w="0" w:type="dxa"/>
            <w:right w:w="108" w:type="dxa"/>
          </w:tblCellMar>
        </w:tblPrEx>
        <w:trPr>
          <w:cantSplit/>
        </w:trPr>
        <w:tc>
          <w:tcPr>
            <w:tcW w:w="864" w:type="dxa"/>
            <w:tcBorders>
              <w:bottom w:val="single" w:color="000000" w:sz="8" w:space="0"/>
            </w:tcBorders>
            <w:vAlign w:val="center"/>
          </w:tcPr>
          <w:p w14:paraId="0B11E176">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后测</w:t>
            </w:r>
          </w:p>
        </w:tc>
        <w:tc>
          <w:tcPr>
            <w:tcW w:w="935" w:type="dxa"/>
            <w:tcBorders>
              <w:bottom w:val="single" w:color="000000" w:sz="8" w:space="0"/>
            </w:tcBorders>
            <w:vAlign w:val="center"/>
          </w:tcPr>
          <w:p w14:paraId="583F5807">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1.546</w:t>
            </w:r>
          </w:p>
        </w:tc>
        <w:tc>
          <w:tcPr>
            <w:tcW w:w="937" w:type="dxa"/>
            <w:tcBorders>
              <w:bottom w:val="single" w:color="000000" w:sz="8" w:space="0"/>
            </w:tcBorders>
            <w:vAlign w:val="center"/>
          </w:tcPr>
          <w:p w14:paraId="2890C830">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0.623</w:t>
            </w:r>
          </w:p>
        </w:tc>
        <w:tc>
          <w:tcPr>
            <w:tcW w:w="1152" w:type="dxa"/>
            <w:tcBorders>
              <w:bottom w:val="single" w:color="000000" w:sz="8" w:space="0"/>
            </w:tcBorders>
            <w:vAlign w:val="center"/>
          </w:tcPr>
          <w:p w14:paraId="461B6641">
            <w:pPr>
              <w:keepNext/>
              <w:spacing w:before="0" w:after="0" w:line="240" w:lineRule="auto"/>
              <w:ind w:firstLine="0"/>
              <w:jc w:val="center"/>
              <w:rPr>
                <w:rFonts w:hint="eastAsia" w:ascii="宋体" w:hAnsi="宋体" w:eastAsia="宋体" w:cs="宋体"/>
              </w:rPr>
            </w:pPr>
          </w:p>
        </w:tc>
        <w:tc>
          <w:tcPr>
            <w:tcW w:w="2447" w:type="dxa"/>
            <w:tcBorders>
              <w:bottom w:val="single" w:color="000000" w:sz="8" w:space="0"/>
            </w:tcBorders>
            <w:vAlign w:val="center"/>
          </w:tcPr>
          <w:p w14:paraId="2C4AD283">
            <w:pPr>
              <w:keepNext/>
              <w:spacing w:before="0" w:after="0" w:line="240" w:lineRule="auto"/>
              <w:ind w:firstLine="0"/>
              <w:jc w:val="center"/>
              <w:rPr>
                <w:rFonts w:hint="eastAsia" w:ascii="宋体" w:hAnsi="宋体" w:eastAsia="宋体" w:cs="宋体"/>
              </w:rPr>
            </w:pPr>
          </w:p>
        </w:tc>
        <w:tc>
          <w:tcPr>
            <w:tcW w:w="1225" w:type="dxa"/>
            <w:tcBorders>
              <w:bottom w:val="single" w:color="000000" w:sz="8" w:space="0"/>
            </w:tcBorders>
            <w:vAlign w:val="center"/>
          </w:tcPr>
          <w:p w14:paraId="196D8F9F">
            <w:pPr>
              <w:keepNext/>
              <w:spacing w:before="0" w:after="0" w:line="240" w:lineRule="auto"/>
              <w:ind w:firstLine="0"/>
              <w:jc w:val="center"/>
              <w:rPr>
                <w:rFonts w:hint="eastAsia" w:ascii="宋体" w:hAnsi="宋体" w:eastAsia="宋体" w:cs="宋体"/>
              </w:rPr>
            </w:pPr>
          </w:p>
        </w:tc>
        <w:tc>
          <w:tcPr>
            <w:tcW w:w="1080" w:type="dxa"/>
            <w:tcBorders>
              <w:bottom w:val="single" w:color="000000" w:sz="8" w:space="0"/>
            </w:tcBorders>
            <w:vAlign w:val="center"/>
          </w:tcPr>
          <w:p w14:paraId="3CE58CAC">
            <w:pPr>
              <w:keepNext/>
              <w:spacing w:before="0" w:after="0" w:line="240" w:lineRule="auto"/>
              <w:ind w:firstLine="0"/>
              <w:jc w:val="center"/>
              <w:rPr>
                <w:rFonts w:hint="eastAsia" w:ascii="宋体" w:hAnsi="宋体" w:eastAsia="宋体" w:cs="宋体"/>
              </w:rPr>
            </w:pPr>
          </w:p>
        </w:tc>
      </w:tr>
    </w:tbl>
    <w:p w14:paraId="4A3C8123">
      <w:pPr>
        <w:spacing w:line="240" w:lineRule="auto"/>
        <w:ind w:firstLine="0"/>
        <w:jc w:val="left"/>
        <w:rPr>
          <w:rFonts w:hint="eastAsia" w:ascii="宋体" w:hAnsi="宋体" w:eastAsia="宋体" w:cs="宋体"/>
        </w:rPr>
      </w:pPr>
      <w:r>
        <w:rPr>
          <w:rFonts w:hint="eastAsia" w:ascii="宋体" w:hAnsi="宋体" w:eastAsia="宋体" w:cs="宋体"/>
          <w:b w:val="0"/>
          <w:sz w:val="21"/>
        </w:rPr>
        <w:t>注：差值为后测减前测；df＝162；配对差SD＝1.140；dz＝-1.837；Holm校正后p＜0.001。</w:t>
      </w:r>
    </w:p>
    <w:p w14:paraId="412DC067">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 xml:space="preserve">现实开展阻碍均值由3.639降至1.546，平均下降2.093分，95%CI为－2.269～－1.917，t（162）＝－23.448，Holm校正后p＜0.001，dz＝－1.837。负向差值表示教师对现实阻碍表述的认同下降。</w:t>
      </w:r>
      <w:del w:id="90082" w:author="Claude" w:date="2026-10-27T03:49:22Z">
        <w:r>
          <w:rPr>
            <w:rFonts w:hint="eastAsia" w:ascii="宋体" w:hAnsi="宋体" w:eastAsia="宋体" w:cs="宋体"/>
            <w:b w:val="0"/>
            <w:sz w:val="24"/>
          </w:rPr>
          <w:delText xml:space="preserve">对课题实施而言，</w:delText>
        </w:r>
      </w:del>
      <w:r>
        <w:rPr>
          <w:rFonts w:hint="eastAsia" w:ascii="宋体" w:hAnsi="宋体" w:eastAsia="宋体" w:cs="宋体"/>
          <w:b w:val="0"/>
          <w:sz w:val="24"/>
        </w:rPr>
        <w:t xml:space="preserve">这一结果支持教师主观实施困难有所减轻的判断，为相关教学做法持续推进提供了积极线索。它与课堂实践及自我效能的提高形成呼应，表明教师在更加积极地开展教学尝试的同时，对实施可行性的感受也有所改善。开放性回答仍保留课时、分层与评价方面的困难，因此更适宜将成效概括为实施阻碍感受减轻、实践条件的主观评价改善，而非客观问题已经消除。后测阻碍题引导语与前测存在差异，仍需结合这一可比性限制解释下降幅度。</w:t>
      </w:r>
    </w:p>
    <w:p w14:paraId="63061BA7">
      <w:pPr>
        <w:pStyle w:val="4"/>
        <w:keepNext/>
        <w:spacing w:before="280" w:after="280"/>
        <w:ind w:firstLine="0"/>
        <w:rPr>
          <w:rFonts w:hint="eastAsia" w:ascii="宋体" w:hAnsi="宋体" w:eastAsia="宋体" w:cs="宋体"/>
        </w:rPr>
      </w:pPr>
      <w:bookmarkStart w:id="151" w:name="_Toc15374"/>
      <w:r>
        <w:rPr>
          <w:rFonts w:hint="eastAsia" w:ascii="宋体" w:hAnsi="宋体" w:eastAsia="宋体" w:cs="宋体"/>
          <w:b/>
          <w:sz w:val="28"/>
        </w:rPr>
        <w:t>3 后测新增题目的补充分析</w:t>
      </w:r>
      <w:bookmarkEnd w:id="151"/>
    </w:p>
    <w:p w14:paraId="02EDA2E3">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表4-15  后测新增评分题描述性结果（n＝163）</w:t>
      </w:r>
    </w:p>
    <w:tbl>
      <w:tblPr>
        <w:tblStyle w:val="12"/>
        <w:tblW w:w="9216" w:type="dxa"/>
        <w:tblInd w:w="108" w:type="dxa"/>
        <w:tblLayout w:type="fixed"/>
        <w:tblCellMar>
          <w:top w:w="0" w:type="dxa"/>
          <w:left w:w="108" w:type="dxa"/>
          <w:bottom w:w="0" w:type="dxa"/>
          <w:right w:w="108" w:type="dxa"/>
        </w:tblCellMar>
      </w:tblPr>
      <w:tblGrid>
        <w:gridCol w:w="4608"/>
        <w:gridCol w:w="1008"/>
        <w:gridCol w:w="1008"/>
        <w:gridCol w:w="1152"/>
        <w:gridCol w:w="1440"/>
      </w:tblGrid>
      <w:tr w14:paraId="2E5AAC15">
        <w:tblPrEx>
          <w:tblCellMar>
            <w:top w:w="0" w:type="dxa"/>
            <w:left w:w="108" w:type="dxa"/>
            <w:bottom w:w="0" w:type="dxa"/>
            <w:right w:w="108" w:type="dxa"/>
          </w:tblCellMar>
        </w:tblPrEx>
        <w:trPr>
          <w:cantSplit/>
          <w:tblHeader/>
        </w:trPr>
        <w:tc>
          <w:tcPr>
            <w:tcW w:w="4608" w:type="dxa"/>
            <w:tcBorders>
              <w:top w:val="single" w:color="000000" w:sz="8" w:space="0"/>
              <w:bottom w:val="single" w:color="000000" w:sz="8" w:space="0"/>
            </w:tcBorders>
            <w:vAlign w:val="center"/>
          </w:tcPr>
          <w:p w14:paraId="03CD9AD0">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题项</w:t>
            </w:r>
          </w:p>
        </w:tc>
        <w:tc>
          <w:tcPr>
            <w:tcW w:w="1008" w:type="dxa"/>
            <w:tcBorders>
              <w:top w:val="single" w:color="000000" w:sz="8" w:space="0"/>
              <w:bottom w:val="single" w:color="000000" w:sz="8" w:space="0"/>
            </w:tcBorders>
            <w:vAlign w:val="center"/>
          </w:tcPr>
          <w:p w14:paraId="7FFF62B2">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M</w:t>
            </w:r>
          </w:p>
        </w:tc>
        <w:tc>
          <w:tcPr>
            <w:tcW w:w="1008" w:type="dxa"/>
            <w:tcBorders>
              <w:top w:val="single" w:color="000000" w:sz="8" w:space="0"/>
              <w:bottom w:val="single" w:color="000000" w:sz="8" w:space="0"/>
            </w:tcBorders>
            <w:vAlign w:val="center"/>
          </w:tcPr>
          <w:p w14:paraId="1191DFDA">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SD</w:t>
            </w:r>
          </w:p>
        </w:tc>
        <w:tc>
          <w:tcPr>
            <w:tcW w:w="1152" w:type="dxa"/>
            <w:tcBorders>
              <w:top w:val="single" w:color="000000" w:sz="8" w:space="0"/>
              <w:bottom w:val="single" w:color="000000" w:sz="8" w:space="0"/>
            </w:tcBorders>
            <w:vAlign w:val="center"/>
          </w:tcPr>
          <w:p w14:paraId="394EAF23">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积极人数</w:t>
            </w:r>
          </w:p>
        </w:tc>
        <w:tc>
          <w:tcPr>
            <w:tcW w:w="1440" w:type="dxa"/>
            <w:tcBorders>
              <w:top w:val="single" w:color="000000" w:sz="8" w:space="0"/>
              <w:bottom w:val="single" w:color="000000" w:sz="8" w:space="0"/>
            </w:tcBorders>
            <w:vAlign w:val="center"/>
          </w:tcPr>
          <w:p w14:paraId="753CE5C5">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比例（%）</w:t>
            </w:r>
          </w:p>
        </w:tc>
      </w:tr>
      <w:tr w14:paraId="376642F4">
        <w:tblPrEx>
          <w:tblCellMar>
            <w:top w:w="0" w:type="dxa"/>
            <w:left w:w="108" w:type="dxa"/>
            <w:bottom w:w="0" w:type="dxa"/>
            <w:right w:w="108" w:type="dxa"/>
          </w:tblCellMar>
        </w:tblPrEx>
        <w:trPr>
          <w:cantSplit/>
        </w:trPr>
        <w:tc>
          <w:tcPr>
            <w:tcW w:w="4608" w:type="dxa"/>
            <w:vAlign w:val="center"/>
          </w:tcPr>
          <w:p w14:paraId="5C161404">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我对什么是高阶能力的理解更加清晰了</w:t>
            </w:r>
          </w:p>
        </w:tc>
        <w:tc>
          <w:tcPr>
            <w:tcW w:w="1008" w:type="dxa"/>
            <w:vAlign w:val="center"/>
          </w:tcPr>
          <w:p w14:paraId="21A01521">
            <w:pPr>
              <w:keepNext/>
              <w:spacing w:before="0" w:after="0" w:line="240" w:lineRule="auto"/>
              <w:ind w:firstLine="0"/>
              <w:jc w:val="left"/>
              <w:rPr>
                <w:rFonts w:hint="eastAsia" w:ascii="宋体" w:hAnsi="宋体" w:eastAsia="宋体" w:cs="宋体"/>
              </w:rPr>
            </w:pPr>
            <w:r>
              <w:rPr>
                <w:rFonts w:hint="eastAsia" w:ascii="宋体" w:hAnsi="宋体" w:eastAsia="宋体" w:cs="宋体"/>
                <w:b w:val="0"/>
                <w:color w:val="000000"/>
                <w:sz w:val="21"/>
              </w:rPr>
              <w:t>4.718</w:t>
            </w:r>
          </w:p>
        </w:tc>
        <w:tc>
          <w:tcPr>
            <w:tcW w:w="1008" w:type="dxa"/>
            <w:vAlign w:val="center"/>
          </w:tcPr>
          <w:p w14:paraId="6B10E0DF">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0.906</w:t>
            </w:r>
          </w:p>
        </w:tc>
        <w:tc>
          <w:tcPr>
            <w:tcW w:w="1152" w:type="dxa"/>
            <w:vAlign w:val="center"/>
          </w:tcPr>
          <w:p w14:paraId="2B20C531">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147</w:t>
            </w:r>
          </w:p>
        </w:tc>
        <w:tc>
          <w:tcPr>
            <w:tcW w:w="1440" w:type="dxa"/>
            <w:vAlign w:val="center"/>
          </w:tcPr>
          <w:p w14:paraId="25206353">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90.18</w:t>
            </w:r>
          </w:p>
        </w:tc>
      </w:tr>
      <w:tr w14:paraId="7C056E2F">
        <w:tblPrEx>
          <w:tblCellMar>
            <w:top w:w="0" w:type="dxa"/>
            <w:left w:w="108" w:type="dxa"/>
            <w:bottom w:w="0" w:type="dxa"/>
            <w:right w:w="108" w:type="dxa"/>
          </w:tblCellMar>
        </w:tblPrEx>
        <w:trPr>
          <w:cantSplit/>
        </w:trPr>
        <w:tc>
          <w:tcPr>
            <w:tcW w:w="4608" w:type="dxa"/>
            <w:vAlign w:val="center"/>
          </w:tcPr>
          <w:p w14:paraId="0F5B9518">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我认为高阶能力培育与学科教学质量提升并不矛盾，可以协同推进</w:t>
            </w:r>
          </w:p>
        </w:tc>
        <w:tc>
          <w:tcPr>
            <w:tcW w:w="1008" w:type="dxa"/>
            <w:vAlign w:val="center"/>
          </w:tcPr>
          <w:p w14:paraId="69368112">
            <w:pPr>
              <w:keepNext/>
              <w:spacing w:before="0" w:after="0" w:line="240" w:lineRule="auto"/>
              <w:ind w:firstLine="0"/>
              <w:jc w:val="left"/>
              <w:rPr>
                <w:rFonts w:hint="eastAsia" w:ascii="宋体" w:hAnsi="宋体" w:eastAsia="宋体" w:cs="宋体"/>
              </w:rPr>
            </w:pPr>
            <w:r>
              <w:rPr>
                <w:rFonts w:hint="eastAsia" w:ascii="宋体" w:hAnsi="宋体" w:eastAsia="宋体" w:cs="宋体"/>
                <w:b w:val="0"/>
                <w:color w:val="000000"/>
                <w:sz w:val="21"/>
              </w:rPr>
              <w:t>4.748</w:t>
            </w:r>
          </w:p>
        </w:tc>
        <w:tc>
          <w:tcPr>
            <w:tcW w:w="1008" w:type="dxa"/>
            <w:vAlign w:val="center"/>
          </w:tcPr>
          <w:p w14:paraId="3D918A15">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0.891</w:t>
            </w:r>
          </w:p>
        </w:tc>
        <w:tc>
          <w:tcPr>
            <w:tcW w:w="1152" w:type="dxa"/>
            <w:vAlign w:val="center"/>
          </w:tcPr>
          <w:p w14:paraId="38294DDF">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150</w:t>
            </w:r>
          </w:p>
        </w:tc>
        <w:tc>
          <w:tcPr>
            <w:tcW w:w="1440" w:type="dxa"/>
            <w:vAlign w:val="center"/>
          </w:tcPr>
          <w:p w14:paraId="7167A05C">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92.02</w:t>
            </w:r>
          </w:p>
        </w:tc>
      </w:tr>
      <w:tr w14:paraId="4400FF88">
        <w:tblPrEx>
          <w:tblCellMar>
            <w:top w:w="0" w:type="dxa"/>
            <w:left w:w="108" w:type="dxa"/>
            <w:bottom w:w="0" w:type="dxa"/>
            <w:right w:w="108" w:type="dxa"/>
          </w:tblCellMar>
        </w:tblPrEx>
        <w:trPr>
          <w:cantSplit/>
        </w:trPr>
        <w:tc>
          <w:tcPr>
            <w:tcW w:w="4608" w:type="dxa"/>
            <w:vAlign w:val="center"/>
          </w:tcPr>
          <w:p w14:paraId="753F3065">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本阶段教学中，我已把培训中学到的某些方法实际用到课堂上</w:t>
            </w:r>
          </w:p>
        </w:tc>
        <w:tc>
          <w:tcPr>
            <w:tcW w:w="1008" w:type="dxa"/>
            <w:vAlign w:val="center"/>
          </w:tcPr>
          <w:p w14:paraId="3EE56D8E">
            <w:pPr>
              <w:keepNext/>
              <w:spacing w:before="0" w:after="0" w:line="240" w:lineRule="auto"/>
              <w:ind w:firstLine="0"/>
              <w:jc w:val="left"/>
              <w:rPr>
                <w:rFonts w:hint="eastAsia" w:ascii="宋体" w:hAnsi="宋体" w:eastAsia="宋体" w:cs="宋体"/>
              </w:rPr>
            </w:pPr>
            <w:r>
              <w:rPr>
                <w:rFonts w:hint="eastAsia" w:ascii="宋体" w:hAnsi="宋体" w:eastAsia="宋体" w:cs="宋体"/>
                <w:b w:val="0"/>
                <w:color w:val="000000"/>
                <w:sz w:val="21"/>
              </w:rPr>
              <w:t>4.963</w:t>
            </w:r>
          </w:p>
        </w:tc>
        <w:tc>
          <w:tcPr>
            <w:tcW w:w="1008" w:type="dxa"/>
            <w:vAlign w:val="center"/>
          </w:tcPr>
          <w:p w14:paraId="689E0E8E">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0.349</w:t>
            </w:r>
          </w:p>
        </w:tc>
        <w:tc>
          <w:tcPr>
            <w:tcW w:w="1152" w:type="dxa"/>
            <w:vAlign w:val="center"/>
          </w:tcPr>
          <w:p w14:paraId="604E46E5">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161</w:t>
            </w:r>
          </w:p>
        </w:tc>
        <w:tc>
          <w:tcPr>
            <w:tcW w:w="1440" w:type="dxa"/>
            <w:vAlign w:val="center"/>
          </w:tcPr>
          <w:p w14:paraId="4BF4A09A">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98.77</w:t>
            </w:r>
          </w:p>
        </w:tc>
      </w:tr>
      <w:tr w14:paraId="7D7DB54D">
        <w:tblPrEx>
          <w:tblCellMar>
            <w:top w:w="0" w:type="dxa"/>
            <w:left w:w="108" w:type="dxa"/>
            <w:bottom w:w="0" w:type="dxa"/>
            <w:right w:w="108" w:type="dxa"/>
          </w:tblCellMar>
        </w:tblPrEx>
        <w:trPr>
          <w:cantSplit/>
        </w:trPr>
        <w:tc>
          <w:tcPr>
            <w:tcW w:w="4608" w:type="dxa"/>
            <w:vAlign w:val="center"/>
          </w:tcPr>
          <w:p w14:paraId="6F935F0C">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相比前期，我在课堂上开展高阶活动的频率有所提高</w:t>
            </w:r>
          </w:p>
        </w:tc>
        <w:tc>
          <w:tcPr>
            <w:tcW w:w="1008" w:type="dxa"/>
            <w:vAlign w:val="center"/>
          </w:tcPr>
          <w:p w14:paraId="6627DFBA">
            <w:pPr>
              <w:keepNext/>
              <w:spacing w:before="0" w:after="0" w:line="240" w:lineRule="auto"/>
              <w:ind w:firstLine="0"/>
              <w:jc w:val="left"/>
              <w:rPr>
                <w:rFonts w:hint="eastAsia" w:ascii="宋体" w:hAnsi="宋体" w:eastAsia="宋体" w:cs="宋体"/>
              </w:rPr>
            </w:pPr>
            <w:r>
              <w:rPr>
                <w:rFonts w:hint="eastAsia" w:ascii="宋体" w:hAnsi="宋体" w:eastAsia="宋体" w:cs="宋体"/>
                <w:b w:val="0"/>
                <w:color w:val="000000"/>
                <w:sz w:val="21"/>
              </w:rPr>
              <w:t>4.822</w:t>
            </w:r>
          </w:p>
        </w:tc>
        <w:tc>
          <w:tcPr>
            <w:tcW w:w="1008" w:type="dxa"/>
            <w:vAlign w:val="center"/>
          </w:tcPr>
          <w:p w14:paraId="6C873D56">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0.769</w:t>
            </w:r>
          </w:p>
        </w:tc>
        <w:tc>
          <w:tcPr>
            <w:tcW w:w="1152" w:type="dxa"/>
            <w:vAlign w:val="center"/>
          </w:tcPr>
          <w:p w14:paraId="7F910789">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154</w:t>
            </w:r>
          </w:p>
        </w:tc>
        <w:tc>
          <w:tcPr>
            <w:tcW w:w="1440" w:type="dxa"/>
            <w:vAlign w:val="center"/>
          </w:tcPr>
          <w:p w14:paraId="24E9624F">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94.48</w:t>
            </w:r>
          </w:p>
        </w:tc>
      </w:tr>
      <w:tr w14:paraId="4568C3C7">
        <w:tblPrEx>
          <w:tblCellMar>
            <w:top w:w="0" w:type="dxa"/>
            <w:left w:w="108" w:type="dxa"/>
            <w:bottom w:w="0" w:type="dxa"/>
            <w:right w:w="108" w:type="dxa"/>
          </w:tblCellMar>
        </w:tblPrEx>
        <w:trPr>
          <w:cantSplit/>
        </w:trPr>
        <w:tc>
          <w:tcPr>
            <w:tcW w:w="4608" w:type="dxa"/>
            <w:tcBorders>
              <w:bottom w:val="single" w:color="000000" w:sz="8" w:space="0"/>
            </w:tcBorders>
            <w:vAlign w:val="center"/>
          </w:tcPr>
          <w:p w14:paraId="39E3E109">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总体而言，本阶段我的高阶能力课堂教学能力相比之前有所提升</w:t>
            </w:r>
          </w:p>
        </w:tc>
        <w:tc>
          <w:tcPr>
            <w:tcW w:w="1008" w:type="dxa"/>
            <w:tcBorders>
              <w:bottom w:val="single" w:color="000000" w:sz="8" w:space="0"/>
            </w:tcBorders>
            <w:vAlign w:val="center"/>
          </w:tcPr>
          <w:p w14:paraId="39B9E4A9">
            <w:pPr>
              <w:keepNext/>
              <w:spacing w:before="0" w:after="0" w:line="240" w:lineRule="auto"/>
              <w:ind w:firstLine="0"/>
              <w:jc w:val="left"/>
              <w:rPr>
                <w:rFonts w:hint="eastAsia" w:ascii="宋体" w:hAnsi="宋体" w:eastAsia="宋体" w:cs="宋体"/>
              </w:rPr>
            </w:pPr>
            <w:r>
              <w:rPr>
                <w:rFonts w:hint="eastAsia" w:ascii="宋体" w:hAnsi="宋体" w:eastAsia="宋体" w:cs="宋体"/>
                <w:b w:val="0"/>
                <w:color w:val="000000"/>
                <w:sz w:val="21"/>
              </w:rPr>
              <w:t>4.693</w:t>
            </w:r>
          </w:p>
        </w:tc>
        <w:tc>
          <w:tcPr>
            <w:tcW w:w="1008" w:type="dxa"/>
            <w:tcBorders>
              <w:bottom w:val="single" w:color="000000" w:sz="8" w:space="0"/>
            </w:tcBorders>
            <w:vAlign w:val="center"/>
          </w:tcPr>
          <w:p w14:paraId="3411A878">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0.697</w:t>
            </w:r>
          </w:p>
        </w:tc>
        <w:tc>
          <w:tcPr>
            <w:tcW w:w="1152" w:type="dxa"/>
            <w:tcBorders>
              <w:bottom w:val="single" w:color="000000" w:sz="8" w:space="0"/>
            </w:tcBorders>
            <w:vAlign w:val="center"/>
          </w:tcPr>
          <w:p w14:paraId="1F6307D3">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155</w:t>
            </w:r>
          </w:p>
        </w:tc>
        <w:tc>
          <w:tcPr>
            <w:tcW w:w="1440" w:type="dxa"/>
            <w:tcBorders>
              <w:bottom w:val="single" w:color="000000" w:sz="8" w:space="0"/>
            </w:tcBorders>
            <w:vAlign w:val="center"/>
          </w:tcPr>
          <w:p w14:paraId="07AC9B88">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95.09</w:t>
            </w:r>
          </w:p>
        </w:tc>
      </w:tr>
    </w:tbl>
    <w:p w14:paraId="4A08A000">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 xml:space="preserve">积极选择指“符合”与“完全符合”。新增题目中，161位教师（98.77%）认可将培训方法实际用于课堂，154位（94.48%）认可高阶活动频率提高。两项结果与课堂实践维度的提高相呼应，使阶段成效</w:t>
      </w:r>
      <w:del w:id="90083" w:author="Claude" w:date="2026-10-27T03:49:22Z">
        <w:r>
          <w:rPr>
            <w:rFonts w:hint="eastAsia" w:ascii="宋体" w:hAnsi="宋体" w:eastAsia="宋体" w:cs="宋体"/>
            <w:b w:val="0"/>
            <w:sz w:val="24"/>
          </w:rPr>
          <w:delText xml:space="preserve">不只停留在理念认同，而</w:delText>
        </w:r>
      </w:del>
      <w:ins w:id="90084" w:author="Claude" w:date="2026-10-27T03:49:22Z">
        <w:r>
          <w:rPr>
            <w:rFonts w:hint="eastAsia" w:ascii="宋体" w:hAnsi="宋体" w:eastAsia="宋体" w:cs="宋体"/>
            <w:b w:val="0"/>
            <w:sz w:val="24"/>
          </w:rPr>
          <w:t xml:space="preserve">由理念认同</w:t>
        </w:r>
      </w:ins>
      <w:r>
        <w:rPr>
          <w:rFonts w:hint="eastAsia" w:ascii="宋体" w:hAnsi="宋体" w:eastAsia="宋体" w:cs="宋体"/>
          <w:b w:val="0"/>
          <w:sz w:val="24"/>
        </w:rPr>
        <w:t xml:space="preserve">进一步涉及方法应用和活动安排。147位（90.18%）认可理解更加清晰，150位（92.02%）认可高阶能力培育与学科教学质量可以协同推进，为课题融入日常学科教学提供积极的认知条件。</w:t>
      </w:r>
    </w:p>
    <w:p w14:paraId="040C053B">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155位教师（95.09%）认可自身高阶能力课堂教学能力有所提升。此外，146位教师对培训或教研表示“满意”或“很满意”，占89.57%；121位认为“有较大帮助”或“帮助很大”，占74.23%。这些结果支持相关研修具有较高接受度和主观实用性，为学校持续组织课例研究与实践改进提供基础。新增题目没有相同前测基线，其均值和比例仅作为后测描述，不能另行解释为经过配对检验的提升幅度。</w:t>
      </w:r>
    </w:p>
    <w:p w14:paraId="7881F30D">
      <w:pPr>
        <w:pStyle w:val="4"/>
        <w:keepNext/>
        <w:spacing w:before="280" w:after="280"/>
        <w:ind w:firstLine="0"/>
        <w:rPr>
          <w:rFonts w:hint="eastAsia" w:ascii="宋体" w:hAnsi="宋体" w:eastAsia="宋体" w:cs="宋体"/>
        </w:rPr>
      </w:pPr>
      <w:bookmarkStart w:id="152" w:name="_Toc5715"/>
      <w:r>
        <w:rPr>
          <w:rFonts w:hint="eastAsia" w:ascii="宋体" w:hAnsi="宋体" w:eastAsia="宋体" w:cs="宋体"/>
          <w:b/>
          <w:sz w:val="28"/>
        </w:rPr>
        <w:t>4 开放性回答中的专业关注变化</w:t>
      </w:r>
      <w:bookmarkEnd w:id="152"/>
    </w:p>
    <w:p w14:paraId="35D250E3">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教师前测开放题关注想法、顾虑与建议，后测关注变化、困难与建议，研究以任务设计、学习评价、差异支持和专业资源等共同主题进行对照。前测较多围绕如何落实、课时与学情限制、评价标准和案例支持表达需求，后测则出现开放性问题、问题链、生成性问题、过程反馈等具体教学表述。由于题目不同，本节不以频次差异推断变化比例，而通过代表性回答观察专业讨论进入实践细节的线索。</w:t>
      </w:r>
    </w:p>
    <w:p w14:paraId="2BE6CD13">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前测回答提出“除了理念灌输，更重要的是通过实训、具体指导提升教师相关教学设计能力”，表明教师需要把概念转化为操作。后测“对于开放性问题及课堂问题链设计更熟悉”“课堂会更注重学生的生成性问题，过程性问题的设计和反馈。”等表述，回应了这一需求。其论证意义在于，教师能够描述具体设计对象与反馈环节，与课堂实践、自我效能的量化变化共同支持专业学习向课堂应用转化的判断。</w:t>
      </w:r>
    </w:p>
    <w:p w14:paraId="3015ACAB">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 xml:space="preserve">后测仍有“变化不大，有想法，难推进”等回答，也保留了课时紧张、分层困难和评价工具不足等问题。积极变化与持续困难并存，说明课题支持需要针对不同教师和任务继续细化。后续研修可从同一任务的学生初始表现出发，比较不同支架、追问与反馈产生的差异，使教师获得可以直接用于判断和调整的证据</w:t>
      </w:r>
      <w:del w:id="90085" w:author="Claude" w:date="2026-10-27T03:49:22Z">
        <w:r>
          <w:rPr>
            <w:rFonts w:hint="eastAsia" w:ascii="宋体" w:hAnsi="宋体" w:eastAsia="宋体" w:cs="宋体"/>
            <w:b w:val="0"/>
            <w:sz w:val="24"/>
          </w:rPr>
          <w:delText xml:space="preserve">，而不是只增加教学方法介绍</w:delText>
        </w:r>
      </w:del>
      <w:r>
        <w:rPr>
          <w:rFonts w:hint="eastAsia" w:ascii="宋体" w:hAnsi="宋体" w:eastAsia="宋体" w:cs="宋体"/>
          <w:b w:val="0"/>
          <w:sz w:val="24"/>
        </w:rPr>
        <w:t xml:space="preserve">。</w:t>
      </w:r>
    </w:p>
    <w:p w14:paraId="0F87B200">
      <w:pPr>
        <w:pStyle w:val="4"/>
        <w:keepNext/>
        <w:spacing w:before="280" w:after="280"/>
        <w:ind w:firstLine="0"/>
        <w:rPr>
          <w:rFonts w:hint="eastAsia" w:ascii="宋体" w:hAnsi="宋体" w:eastAsia="宋体" w:cs="宋体"/>
        </w:rPr>
      </w:pPr>
      <w:bookmarkStart w:id="153" w:name="_Toc27035"/>
      <w:r>
        <w:rPr>
          <w:rFonts w:hint="eastAsia" w:ascii="宋体" w:hAnsi="宋体" w:eastAsia="宋体" w:cs="宋体"/>
          <w:b/>
          <w:sz w:val="28"/>
        </w:rPr>
        <w:t>5 研究课专业评价与AI课堂过程证据</w:t>
      </w:r>
      <w:bookmarkEnd w:id="153"/>
    </w:p>
    <w:p w14:paraId="1C1AE959">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已汇总的10节研究课共获得46份有效评课表，总分均值90.83分，标准差4.85分；90分及以上35份，占76.09%，80分及以上累计45份，占97.83%。本节沿用这一明确分母，不将评课份数视为独立课堂数量。评价对象是经过选择和设计的研究课，因而结果反映这些课堂的支持质量，不能直接代表全校所有日常课堂，也不能在缺少前测评课时解释为评分提升。</w:t>
      </w:r>
    </w:p>
    <w:p w14:paraId="1A173289">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表4-16  研究课五维专业评价结果</w:t>
      </w:r>
    </w:p>
    <w:tbl>
      <w:tblPr>
        <w:tblStyle w:val="12"/>
        <w:tblW w:w="9216" w:type="dxa"/>
        <w:tblInd w:w="108" w:type="dxa"/>
        <w:tblLayout w:type="fixed"/>
        <w:tblCellMar>
          <w:top w:w="0" w:type="dxa"/>
          <w:left w:w="108" w:type="dxa"/>
          <w:bottom w:w="0" w:type="dxa"/>
          <w:right w:w="108" w:type="dxa"/>
        </w:tblCellMar>
      </w:tblPr>
      <w:tblGrid>
        <w:gridCol w:w="3887"/>
        <w:gridCol w:w="5329"/>
      </w:tblGrid>
      <w:tr w14:paraId="0C6DD619">
        <w:tblPrEx>
          <w:tblCellMar>
            <w:top w:w="0" w:type="dxa"/>
            <w:left w:w="108" w:type="dxa"/>
            <w:bottom w:w="0" w:type="dxa"/>
            <w:right w:w="108" w:type="dxa"/>
          </w:tblCellMar>
        </w:tblPrEx>
        <w:trPr>
          <w:cantSplit/>
          <w:tblHeader/>
        </w:trPr>
        <w:tc>
          <w:tcPr>
            <w:tcW w:w="3887" w:type="dxa"/>
            <w:tcBorders>
              <w:top w:val="single" w:color="000000" w:sz="8" w:space="0"/>
              <w:bottom w:val="single" w:color="000000" w:sz="8" w:space="0"/>
            </w:tcBorders>
            <w:vAlign w:val="center"/>
          </w:tcPr>
          <w:p w14:paraId="30CC6209">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维度</w:t>
            </w:r>
          </w:p>
        </w:tc>
        <w:tc>
          <w:tcPr>
            <w:tcW w:w="5329" w:type="dxa"/>
            <w:tcBorders>
              <w:top w:val="single" w:color="000000" w:sz="8" w:space="0"/>
              <w:bottom w:val="single" w:color="000000" w:sz="8" w:space="0"/>
            </w:tcBorders>
            <w:vAlign w:val="center"/>
          </w:tcPr>
          <w:p w14:paraId="6C3127ED">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达成度（%）</w:t>
            </w:r>
          </w:p>
        </w:tc>
      </w:tr>
      <w:tr w14:paraId="4F8A24FE">
        <w:tblPrEx>
          <w:tblCellMar>
            <w:top w:w="0" w:type="dxa"/>
            <w:left w:w="108" w:type="dxa"/>
            <w:bottom w:w="0" w:type="dxa"/>
            <w:right w:w="108" w:type="dxa"/>
          </w:tblCellMar>
        </w:tblPrEx>
        <w:trPr>
          <w:cantSplit/>
        </w:trPr>
        <w:tc>
          <w:tcPr>
            <w:tcW w:w="3887" w:type="dxa"/>
            <w:vAlign w:val="center"/>
          </w:tcPr>
          <w:p w14:paraId="3F624476">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社会情感支持</w:t>
            </w:r>
          </w:p>
        </w:tc>
        <w:tc>
          <w:tcPr>
            <w:tcW w:w="5329" w:type="dxa"/>
            <w:vAlign w:val="center"/>
          </w:tcPr>
          <w:p w14:paraId="5E558803">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94.80</w:t>
            </w:r>
          </w:p>
        </w:tc>
      </w:tr>
      <w:tr w14:paraId="033B1FFB">
        <w:tblPrEx>
          <w:tblCellMar>
            <w:top w:w="0" w:type="dxa"/>
            <w:left w:w="108" w:type="dxa"/>
            <w:bottom w:w="0" w:type="dxa"/>
            <w:right w:w="108" w:type="dxa"/>
          </w:tblCellMar>
        </w:tblPrEx>
        <w:trPr>
          <w:cantSplit/>
        </w:trPr>
        <w:tc>
          <w:tcPr>
            <w:tcW w:w="3887" w:type="dxa"/>
            <w:vAlign w:val="center"/>
          </w:tcPr>
          <w:p w14:paraId="63A311E9">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学科内容建构</w:t>
            </w:r>
          </w:p>
        </w:tc>
        <w:tc>
          <w:tcPr>
            <w:tcW w:w="5329" w:type="dxa"/>
            <w:vAlign w:val="center"/>
          </w:tcPr>
          <w:p w14:paraId="4DE5E84D">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92.70</w:t>
            </w:r>
          </w:p>
        </w:tc>
      </w:tr>
      <w:tr w14:paraId="6532856D">
        <w:tblPrEx>
          <w:tblCellMar>
            <w:top w:w="0" w:type="dxa"/>
            <w:left w:w="108" w:type="dxa"/>
            <w:bottom w:w="0" w:type="dxa"/>
            <w:right w:w="108" w:type="dxa"/>
          </w:tblCellMar>
        </w:tblPrEx>
        <w:trPr>
          <w:cantSplit/>
        </w:trPr>
        <w:tc>
          <w:tcPr>
            <w:tcW w:w="3887" w:type="dxa"/>
            <w:vAlign w:val="center"/>
          </w:tcPr>
          <w:p w14:paraId="711EB522">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认知参与</w:t>
            </w:r>
          </w:p>
        </w:tc>
        <w:tc>
          <w:tcPr>
            <w:tcW w:w="5329" w:type="dxa"/>
            <w:vAlign w:val="center"/>
          </w:tcPr>
          <w:p w14:paraId="0E713E97">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89.70</w:t>
            </w:r>
          </w:p>
        </w:tc>
      </w:tr>
      <w:tr w14:paraId="7027AF9B">
        <w:tblPrEx>
          <w:tblCellMar>
            <w:top w:w="0" w:type="dxa"/>
            <w:left w:w="108" w:type="dxa"/>
            <w:bottom w:w="0" w:type="dxa"/>
            <w:right w:w="108" w:type="dxa"/>
          </w:tblCellMar>
        </w:tblPrEx>
        <w:trPr>
          <w:cantSplit/>
        </w:trPr>
        <w:tc>
          <w:tcPr>
            <w:tcW w:w="3887" w:type="dxa"/>
            <w:vAlign w:val="center"/>
          </w:tcPr>
          <w:p w14:paraId="4D1FADA3">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课堂互动</w:t>
            </w:r>
          </w:p>
        </w:tc>
        <w:tc>
          <w:tcPr>
            <w:tcW w:w="5329" w:type="dxa"/>
            <w:vAlign w:val="center"/>
          </w:tcPr>
          <w:p w14:paraId="4A03CB73">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88.70</w:t>
            </w:r>
          </w:p>
        </w:tc>
      </w:tr>
      <w:tr w14:paraId="4070021B">
        <w:tblPrEx>
          <w:tblCellMar>
            <w:top w:w="0" w:type="dxa"/>
            <w:left w:w="108" w:type="dxa"/>
            <w:bottom w:w="0" w:type="dxa"/>
            <w:right w:w="108" w:type="dxa"/>
          </w:tblCellMar>
        </w:tblPrEx>
        <w:trPr>
          <w:cantSplit/>
        </w:trPr>
        <w:tc>
          <w:tcPr>
            <w:tcW w:w="3887" w:type="dxa"/>
            <w:tcBorders>
              <w:bottom w:val="single" w:color="000000" w:sz="8" w:space="0"/>
            </w:tcBorders>
            <w:vAlign w:val="center"/>
          </w:tcPr>
          <w:p w14:paraId="08D82761">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形成性评价</w:t>
            </w:r>
          </w:p>
        </w:tc>
        <w:tc>
          <w:tcPr>
            <w:tcW w:w="5329" w:type="dxa"/>
            <w:tcBorders>
              <w:bottom w:val="single" w:color="000000" w:sz="8" w:space="0"/>
            </w:tcBorders>
            <w:vAlign w:val="center"/>
          </w:tcPr>
          <w:p w14:paraId="7B4E3167">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88.40</w:t>
            </w:r>
          </w:p>
        </w:tc>
      </w:tr>
    </w:tbl>
    <w:p w14:paraId="6FD9852B">
      <w:pPr>
        <w:spacing w:line="240" w:lineRule="auto"/>
        <w:ind w:firstLine="0"/>
        <w:jc w:val="left"/>
        <w:rPr>
          <w:rFonts w:hint="eastAsia" w:ascii="宋体" w:hAnsi="宋体" w:eastAsia="宋体" w:cs="宋体"/>
        </w:rPr>
      </w:pPr>
      <w:r>
        <w:rPr>
          <w:rFonts w:hint="eastAsia" w:ascii="宋体" w:hAnsi="宋体" w:eastAsia="宋体" w:cs="宋体"/>
          <w:b w:val="0"/>
          <w:sz w:val="21"/>
        </w:rPr>
        <w:t>注：各维度满分20分，达成度为维度均值与满分之比；本表依据已汇总的评课资料呈现。</w:t>
      </w:r>
    </w:p>
    <w:p w14:paraId="699BDB38">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 xml:space="preserve">五个维度达成度均超过88%，说明所观察研究课已经具备学科内容、认知参与、互动组织、情感支持与过程评价相结合的教学支持。社会情感支持与学科内容建构相对突出，为理解学生责任、合作与学习投入的积极自评提供了课堂环境层面的参照。课堂互动和形成性评价相对较低，则提示后续研修应进一步关注互动是否推进理由澄清、反馈是否引发实际修改</w:t>
      </w:r>
      <w:del w:id="90086" w:author="Claude" w:date="2026-10-27T03:49:22Z">
        <w:r>
          <w:rPr>
            <w:rFonts w:hint="eastAsia" w:ascii="宋体" w:hAnsi="宋体" w:eastAsia="宋体" w:cs="宋体"/>
            <w:b w:val="0"/>
            <w:sz w:val="24"/>
          </w:rPr>
          <w:delText xml:space="preserve">，而不只关注参与是否热烈和评价是否及时</w:delText>
        </w:r>
      </w:del>
      <w:r>
        <w:rPr>
          <w:rFonts w:hint="eastAsia" w:ascii="宋体" w:hAnsi="宋体" w:eastAsia="宋体" w:cs="宋体"/>
          <w:b w:val="0"/>
          <w:sz w:val="24"/>
        </w:rPr>
        <w:t xml:space="preserve">。</w:t>
      </w:r>
    </w:p>
    <w:p w14:paraId="37FC4334">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在6节具有完整认知层级记录的课例中，评价与创造类问题合计约8.6%，提示高阶任务的机会结构仍可完善。教师可以围绕同一核心问题增加判断标准、竞争性解释、反例检验和条件变化等要求，使学生不仅提出答案，还能说明为什么采用这一方案、何种证据会改变判断。AI在这里的价值是帮助定位值得回看的片段，专业判断仍由教师结合学科内容和原始记录完成。</w:t>
      </w:r>
    </w:p>
    <w:p w14:paraId="6B4B6BEF">
      <w:pPr>
        <w:pStyle w:val="4"/>
        <w:keepNext/>
        <w:spacing w:before="280" w:after="280"/>
        <w:ind w:firstLine="0"/>
        <w:rPr>
          <w:rFonts w:hint="eastAsia" w:ascii="宋体" w:hAnsi="宋体" w:eastAsia="宋体" w:cs="宋体"/>
        </w:rPr>
      </w:pPr>
      <w:bookmarkStart w:id="154" w:name="_Toc32683"/>
      <w:r>
        <w:rPr>
          <w:rFonts w:hint="eastAsia" w:ascii="宋体" w:hAnsi="宋体" w:eastAsia="宋体" w:cs="宋体"/>
          <w:b/>
          <w:sz w:val="28"/>
        </w:rPr>
        <w:t>6 教师专业行动中的循证调节</w:t>
      </w:r>
      <w:bookmarkEnd w:id="154"/>
    </w:p>
    <w:p w14:paraId="272E5A14">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教师专业实践的变化还体现在研讨问题更加具体：学生在哪一步出现困难，什么表现说明其理解改变，反馈后是否出现新的回答，原有支架是否适合当前学情。课堂评价、行为记录、学生作品和反思共同进入讨论，使诊断、设计、实施与评估之间具有可以追踪的联系。这与新版模型的教与学协同逻辑相呼应，支持模型从教学环节组织进一步走向依据学生表现持续调节的专业行动。</w:t>
      </w:r>
    </w:p>
    <w:p w14:paraId="63D12393">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这种协同的教育价值在于，使学生的再次学习具有条件。学生表达后，教师能够定位依据不足或方法不适，安排追问、同伴比较和修改机会；再次表现则让师生判断支持是否奏效。评价、创造等维度的积极自评与相关案例可以相互参照，但问卷未直接测量每一次调节的作用，因此本研究将其解释为过程材料支持的实践联系，尚不确定各环节对能力变化的独立贡献。</w:t>
      </w:r>
    </w:p>
    <w:p w14:paraId="65B239AE">
      <w:pPr>
        <w:pStyle w:val="3"/>
        <w:keepNext/>
        <w:ind w:firstLine="0"/>
        <w:rPr>
          <w:rFonts w:hint="eastAsia" w:ascii="宋体" w:hAnsi="宋体" w:eastAsia="宋体" w:cs="宋体"/>
        </w:rPr>
      </w:pPr>
      <w:bookmarkStart w:id="155" w:name="_Toc11058"/>
      <w:r>
        <w:rPr>
          <w:rFonts w:hint="eastAsia" w:ascii="宋体" w:hAnsi="宋体" w:eastAsia="宋体" w:cs="宋体"/>
          <w:b/>
          <w:sz w:val="28"/>
        </w:rPr>
        <w:t>（四）学科奠基与科创拓展的实践成效</w:t>
      </w:r>
      <w:bookmarkEnd w:id="155"/>
    </w:p>
    <w:p w14:paraId="08D80C60">
      <w:pPr>
        <w:pStyle w:val="4"/>
        <w:keepNext/>
        <w:spacing w:before="280" w:after="280"/>
        <w:ind w:firstLine="0"/>
        <w:rPr>
          <w:rFonts w:hint="eastAsia" w:ascii="宋体" w:hAnsi="宋体" w:eastAsia="宋体" w:cs="宋体"/>
        </w:rPr>
      </w:pPr>
      <w:bookmarkStart w:id="156" w:name="_Toc18219"/>
      <w:r>
        <w:rPr>
          <w:rFonts w:hint="eastAsia" w:ascii="宋体" w:hAnsi="宋体" w:eastAsia="宋体" w:cs="宋体"/>
          <w:b/>
          <w:sz w:val="28"/>
        </w:rPr>
        <w:t>1 学科四要素促进任务与评价相互衔接</w:t>
      </w:r>
      <w:bookmarkEnd w:id="156"/>
    </w:p>
    <w:p w14:paraId="33D5D23F">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学科四要素的实践价值体现在知识、目标、实践与评价共同指向具体表现。状物写作依据初稿问题确定准确、生动、真实与取舍的要求，通过同一物件的观察、图文比较和修订联系目标与评价；《光的折射》以叉鱼光路图连接概念、解释和模型检查；《拿来主义》通过分类依据与段落关系组织文本论证。不同学科保留各自判断标准，同时使目标、任务和评价之间形成可核查的联系，构成课题可供复用的实施成果。</w:t>
      </w:r>
    </w:p>
    <w:p w14:paraId="1840AA42">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英语写作案例进一步说明评价如何作用于思考。教师从草稿中识别两条建议实质重复、缺少理由的问题，将反馈指向建议区分与论证完整性；同伴依据观点、支持理由与连贯性进行判断，学生再说明修改办法。现有材料支持反馈运用的个案解释，未提供全班稿次等级统计，因此不能另行报告全班提升比例。其成效在于形成围绕同一标准开展诊断、互评与修订的实践路径。</w:t>
      </w:r>
    </w:p>
    <w:p w14:paraId="586DF5A7">
      <w:pPr>
        <w:pStyle w:val="4"/>
        <w:keepNext/>
        <w:spacing w:before="280" w:after="280"/>
        <w:ind w:firstLine="0"/>
        <w:rPr>
          <w:rFonts w:hint="eastAsia" w:ascii="宋体" w:hAnsi="宋体" w:eastAsia="宋体" w:cs="宋体"/>
        </w:rPr>
      </w:pPr>
      <w:bookmarkStart w:id="157" w:name="_Toc8328"/>
      <w:r>
        <w:rPr>
          <w:rFonts w:hint="eastAsia" w:ascii="宋体" w:hAnsi="宋体" w:eastAsia="宋体" w:cs="宋体"/>
          <w:b/>
          <w:sz w:val="28"/>
        </w:rPr>
        <w:t>2 方案要素推动科创从活动参与走向设计与验证</w:t>
      </w:r>
      <w:bookmarkEnd w:id="157"/>
    </w:p>
    <w:p w14:paraId="1D80B32B">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水足迹”项目呈现了方案由倡议走向有依据行动的过程。学生整理家庭直接用水数据后提出双语节水建议，经模拟听证中的同伴与教师追问，补充冷水再利用的具体用途和淋浴时间等内容。修改清单能够对应反馈与修改决定，说明方案要素使知识、证据与行动路径成为讨论对象。数据记录、措施表达与听众质询共同服务于方案完善，但估计节水量尚未通过家庭试行验证，不能将预估数字作为实际节水成效。</w:t>
      </w:r>
    </w:p>
    <w:p w14:paraId="3A642FBD">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机械臂项目将学科中的空间关系与方法选择拓展至安全、效率和运行条件的权衡。初始草图只以水平直线连接抓取点和投放点，教师批注指出抬升与空间约束；故障单通过现象、猜想、验证和修改组织排查，使学生需要说明参数调整的依据。现有材料支持方案可视化与故障分析的实践价值，完整双路径实测仍需补充，不将不同小组的初始与迁移草图作为同组前后对照。</w:t>
      </w:r>
    </w:p>
    <w:p w14:paraId="442E8878">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TOF导盲辅助系统进一步提供系统方案、原型和阶段测试的联系。项目将环境深度信息转换为可辨识触觉信号，涉及测距、程序处理、电机编码与佩戴结构。2025年9月18—22日的多障碍物调试记录显示，多目标识别准确率由70%升至75%，响应延迟由0.55秒降至0.38秒，误报率由10%降至5%。这些数值支持该轮系统修改与部分测试表现改善相联系，使反馈迭代具有功能验证依据。</w:t>
      </w:r>
    </w:p>
    <w:p w14:paraId="61189D8D">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表4-17  TOF导盲系统阶段调试记录的描述性变化</w:t>
      </w:r>
    </w:p>
    <w:tbl>
      <w:tblPr>
        <w:tblStyle w:val="12"/>
        <w:tblW w:w="8453" w:type="dxa"/>
        <w:jc w:val="center"/>
        <w:tblLayout w:type="fixed"/>
        <w:tblCellMar>
          <w:top w:w="95" w:type="dxa"/>
          <w:left w:w="75" w:type="dxa"/>
          <w:bottom w:w="95" w:type="dxa"/>
          <w:right w:w="75" w:type="dxa"/>
        </w:tblCellMar>
      </w:tblPr>
      <w:tblGrid>
        <w:gridCol w:w="3020"/>
        <w:gridCol w:w="1379"/>
        <w:gridCol w:w="1381"/>
        <w:gridCol w:w="2673"/>
      </w:tblGrid>
      <w:tr w14:paraId="084F8F5B">
        <w:tblPrEx>
          <w:tblCellMar>
            <w:top w:w="95" w:type="dxa"/>
            <w:left w:w="75" w:type="dxa"/>
            <w:bottom w:w="95" w:type="dxa"/>
            <w:right w:w="75" w:type="dxa"/>
          </w:tblCellMar>
        </w:tblPrEx>
        <w:trPr>
          <w:cantSplit/>
          <w:tblHeader/>
          <w:jc w:val="center"/>
        </w:trPr>
        <w:tc>
          <w:tcPr>
            <w:tcW w:w="3020" w:type="dxa"/>
            <w:tcBorders>
              <w:top w:val="single" w:color="000000" w:sz="12" w:space="0"/>
            </w:tcBorders>
            <w:vAlign w:val="center"/>
          </w:tcPr>
          <w:p w14:paraId="4C00D264">
            <w:pPr>
              <w:snapToGrid w:val="0"/>
              <w:spacing w:before="0" w:after="0" w:line="240" w:lineRule="auto"/>
              <w:ind w:left="0" w:right="0" w:firstLine="0"/>
              <w:jc w:val="center"/>
              <w:rPr>
                <w:rFonts w:hint="eastAsia" w:ascii="宋体" w:hAnsi="宋体" w:eastAsia="宋体" w:cs="宋体"/>
                <w:b/>
                <w:sz w:val="20"/>
              </w:rPr>
            </w:pPr>
            <w:r>
              <w:rPr>
                <w:rFonts w:hint="eastAsia" w:ascii="宋体" w:hAnsi="宋体" w:eastAsia="宋体" w:cs="宋体"/>
                <w:b/>
                <w:color w:val="000000"/>
                <w:sz w:val="21"/>
              </w:rPr>
              <w:t>记录指标</w:t>
            </w:r>
          </w:p>
        </w:tc>
        <w:tc>
          <w:tcPr>
            <w:tcW w:w="1379" w:type="dxa"/>
            <w:tcBorders>
              <w:top w:val="single" w:color="000000" w:sz="12" w:space="0"/>
            </w:tcBorders>
            <w:vAlign w:val="center"/>
          </w:tcPr>
          <w:p w14:paraId="4E71E70A">
            <w:pPr>
              <w:snapToGrid w:val="0"/>
              <w:spacing w:before="0" w:after="0" w:line="240" w:lineRule="auto"/>
              <w:ind w:left="0" w:right="0" w:firstLine="0"/>
              <w:jc w:val="center"/>
              <w:rPr>
                <w:rFonts w:hint="eastAsia" w:ascii="宋体" w:hAnsi="宋体" w:eastAsia="宋体" w:cs="宋体"/>
                <w:b/>
                <w:sz w:val="20"/>
              </w:rPr>
            </w:pPr>
            <w:r>
              <w:rPr>
                <w:rFonts w:hint="eastAsia" w:ascii="宋体" w:hAnsi="宋体" w:eastAsia="宋体" w:cs="宋体"/>
                <w:b/>
                <w:color w:val="000000"/>
                <w:sz w:val="21"/>
              </w:rPr>
              <w:t>修改前</w:t>
            </w:r>
          </w:p>
        </w:tc>
        <w:tc>
          <w:tcPr>
            <w:tcW w:w="1381" w:type="dxa"/>
            <w:tcBorders>
              <w:top w:val="single" w:color="000000" w:sz="12" w:space="0"/>
            </w:tcBorders>
            <w:vAlign w:val="center"/>
          </w:tcPr>
          <w:p w14:paraId="156A8DF5">
            <w:pPr>
              <w:snapToGrid w:val="0"/>
              <w:spacing w:before="0" w:after="0" w:line="240" w:lineRule="auto"/>
              <w:ind w:left="0" w:right="0" w:firstLine="0"/>
              <w:jc w:val="center"/>
              <w:rPr>
                <w:rFonts w:hint="eastAsia" w:ascii="宋体" w:hAnsi="宋体" w:eastAsia="宋体" w:cs="宋体"/>
                <w:b/>
                <w:sz w:val="20"/>
              </w:rPr>
            </w:pPr>
            <w:r>
              <w:rPr>
                <w:rFonts w:hint="eastAsia" w:ascii="宋体" w:hAnsi="宋体" w:eastAsia="宋体" w:cs="宋体"/>
                <w:b/>
                <w:color w:val="000000"/>
                <w:sz w:val="21"/>
              </w:rPr>
              <w:t>修改后</w:t>
            </w:r>
          </w:p>
        </w:tc>
        <w:tc>
          <w:tcPr>
            <w:tcW w:w="2673" w:type="dxa"/>
            <w:tcBorders>
              <w:top w:val="single" w:color="000000" w:sz="12" w:space="0"/>
            </w:tcBorders>
            <w:vAlign w:val="center"/>
          </w:tcPr>
          <w:p w14:paraId="17AA2456">
            <w:pPr>
              <w:snapToGrid w:val="0"/>
              <w:spacing w:before="0" w:after="0" w:line="240" w:lineRule="auto"/>
              <w:ind w:left="0" w:right="0" w:firstLine="0"/>
              <w:jc w:val="center"/>
              <w:rPr>
                <w:rFonts w:hint="eastAsia" w:ascii="宋体" w:hAnsi="宋体" w:eastAsia="宋体" w:cs="宋体"/>
                <w:b/>
                <w:sz w:val="20"/>
              </w:rPr>
            </w:pPr>
            <w:r>
              <w:rPr>
                <w:rFonts w:hint="eastAsia" w:ascii="宋体" w:hAnsi="宋体" w:eastAsia="宋体" w:cs="宋体"/>
                <w:b/>
                <w:color w:val="000000"/>
                <w:sz w:val="21"/>
              </w:rPr>
              <w:t>描述性变化</w:t>
            </w:r>
          </w:p>
        </w:tc>
      </w:tr>
      <w:tr w14:paraId="3C2817F4">
        <w:tblPrEx>
          <w:tblCellMar>
            <w:top w:w="95" w:type="dxa"/>
            <w:left w:w="75" w:type="dxa"/>
            <w:bottom w:w="95" w:type="dxa"/>
            <w:right w:w="75" w:type="dxa"/>
          </w:tblCellMar>
        </w:tblPrEx>
        <w:trPr>
          <w:cantSplit/>
          <w:jc w:val="center"/>
        </w:trPr>
        <w:tc>
          <w:tcPr>
            <w:tcW w:w="3020" w:type="dxa"/>
            <w:tcBorders>
              <w:top w:val="single" w:color="000000" w:sz="4" w:space="0"/>
            </w:tcBorders>
            <w:vAlign w:val="center"/>
          </w:tcPr>
          <w:p w14:paraId="511F3FB0">
            <w:pPr>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color w:val="000000"/>
                <w:sz w:val="21"/>
              </w:rPr>
              <w:t>多目标识别准确率</w:t>
            </w:r>
          </w:p>
        </w:tc>
        <w:tc>
          <w:tcPr>
            <w:tcW w:w="1379" w:type="dxa"/>
            <w:tcBorders>
              <w:top w:val="single" w:color="000000" w:sz="4" w:space="0"/>
            </w:tcBorders>
            <w:vAlign w:val="center"/>
          </w:tcPr>
          <w:p w14:paraId="7B7E7C61">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color w:val="000000"/>
                <w:sz w:val="21"/>
              </w:rPr>
              <w:t>70%</w:t>
            </w:r>
          </w:p>
        </w:tc>
        <w:tc>
          <w:tcPr>
            <w:tcW w:w="1381" w:type="dxa"/>
            <w:tcBorders>
              <w:top w:val="single" w:color="000000" w:sz="4" w:space="0"/>
            </w:tcBorders>
            <w:vAlign w:val="center"/>
          </w:tcPr>
          <w:p w14:paraId="21EC7ED7">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color w:val="000000"/>
                <w:sz w:val="21"/>
              </w:rPr>
              <w:t>75%</w:t>
            </w:r>
          </w:p>
        </w:tc>
        <w:tc>
          <w:tcPr>
            <w:tcW w:w="2673" w:type="dxa"/>
            <w:tcBorders>
              <w:top w:val="single" w:color="000000" w:sz="4" w:space="0"/>
            </w:tcBorders>
            <w:vAlign w:val="center"/>
          </w:tcPr>
          <w:p w14:paraId="32BE0968">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color w:val="000000"/>
                <w:sz w:val="21"/>
              </w:rPr>
              <w:t>提高5个百分点</w:t>
            </w:r>
          </w:p>
        </w:tc>
      </w:tr>
      <w:tr w14:paraId="46F08EC8">
        <w:tblPrEx>
          <w:tblCellMar>
            <w:top w:w="95" w:type="dxa"/>
            <w:left w:w="75" w:type="dxa"/>
            <w:bottom w:w="95" w:type="dxa"/>
            <w:right w:w="75" w:type="dxa"/>
          </w:tblCellMar>
        </w:tblPrEx>
        <w:trPr>
          <w:cantSplit/>
          <w:jc w:val="center"/>
        </w:trPr>
        <w:tc>
          <w:tcPr>
            <w:tcW w:w="3020" w:type="dxa"/>
            <w:vAlign w:val="center"/>
          </w:tcPr>
          <w:p w14:paraId="6219893B">
            <w:pPr>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color w:val="000000"/>
                <w:sz w:val="21"/>
              </w:rPr>
              <w:t>响应延迟</w:t>
            </w:r>
          </w:p>
        </w:tc>
        <w:tc>
          <w:tcPr>
            <w:tcW w:w="1379" w:type="dxa"/>
            <w:vAlign w:val="center"/>
          </w:tcPr>
          <w:p w14:paraId="125C0F5B">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color w:val="000000"/>
                <w:sz w:val="21"/>
              </w:rPr>
              <w:t>0.55秒</w:t>
            </w:r>
          </w:p>
        </w:tc>
        <w:tc>
          <w:tcPr>
            <w:tcW w:w="1381" w:type="dxa"/>
            <w:vAlign w:val="center"/>
          </w:tcPr>
          <w:p w14:paraId="77E24217">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color w:val="000000"/>
                <w:sz w:val="21"/>
              </w:rPr>
              <w:t>0.38秒</w:t>
            </w:r>
          </w:p>
        </w:tc>
        <w:tc>
          <w:tcPr>
            <w:tcW w:w="2673" w:type="dxa"/>
            <w:vAlign w:val="center"/>
          </w:tcPr>
          <w:p w14:paraId="26755F39">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color w:val="000000"/>
                <w:sz w:val="21"/>
              </w:rPr>
              <w:t>缩短0.17秒</w:t>
            </w:r>
          </w:p>
        </w:tc>
      </w:tr>
      <w:tr w14:paraId="4BBCA28E">
        <w:tblPrEx>
          <w:tblCellMar>
            <w:top w:w="95" w:type="dxa"/>
            <w:left w:w="75" w:type="dxa"/>
            <w:bottom w:w="95" w:type="dxa"/>
            <w:right w:w="75" w:type="dxa"/>
          </w:tblCellMar>
        </w:tblPrEx>
        <w:trPr>
          <w:cantSplit/>
          <w:jc w:val="center"/>
        </w:trPr>
        <w:tc>
          <w:tcPr>
            <w:tcW w:w="3020" w:type="dxa"/>
            <w:tcBorders>
              <w:bottom w:val="single" w:color="000000" w:sz="12" w:space="0"/>
            </w:tcBorders>
            <w:vAlign w:val="center"/>
          </w:tcPr>
          <w:p w14:paraId="2A2513BF">
            <w:pPr>
              <w:keepNext/>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color w:val="000000"/>
                <w:sz w:val="21"/>
              </w:rPr>
              <w:t>误报率</w:t>
            </w:r>
          </w:p>
        </w:tc>
        <w:tc>
          <w:tcPr>
            <w:tcW w:w="1379" w:type="dxa"/>
            <w:tcBorders>
              <w:bottom w:val="single" w:color="000000" w:sz="12" w:space="0"/>
            </w:tcBorders>
            <w:vAlign w:val="center"/>
          </w:tcPr>
          <w:p w14:paraId="20EC45F9">
            <w:pPr>
              <w:keepNext/>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color w:val="000000"/>
                <w:sz w:val="21"/>
              </w:rPr>
              <w:t>10%</w:t>
            </w:r>
          </w:p>
        </w:tc>
        <w:tc>
          <w:tcPr>
            <w:tcW w:w="1381" w:type="dxa"/>
            <w:tcBorders>
              <w:bottom w:val="single" w:color="000000" w:sz="12" w:space="0"/>
            </w:tcBorders>
            <w:vAlign w:val="center"/>
          </w:tcPr>
          <w:p w14:paraId="02414995">
            <w:pPr>
              <w:keepNext/>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color w:val="000000"/>
                <w:sz w:val="21"/>
              </w:rPr>
              <w:t>5%</w:t>
            </w:r>
          </w:p>
        </w:tc>
        <w:tc>
          <w:tcPr>
            <w:tcW w:w="2673" w:type="dxa"/>
            <w:tcBorders>
              <w:bottom w:val="single" w:color="000000" w:sz="12" w:space="0"/>
            </w:tcBorders>
            <w:vAlign w:val="center"/>
          </w:tcPr>
          <w:p w14:paraId="6CF8F179">
            <w:pPr>
              <w:keepNext/>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color w:val="000000"/>
                <w:sz w:val="21"/>
              </w:rPr>
              <w:t>降低5个百分点</w:t>
            </w:r>
          </w:p>
        </w:tc>
      </w:tr>
    </w:tbl>
    <w:p w14:paraId="60AB791A">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测试结果属于项目性能证据，不能换算为学生能力增分。原记录仍反映振动强度分级辨识不足，且缺少完整试次、样本量与单因素对照，故不作统计显著性或普遍适用性判断。其教育价值在于将负面结果纳入设计决策，要求学生解释问题来源、修改理由及下一次验证重点。</w:t>
      </w:r>
    </w:p>
    <w:p w14:paraId="71DEDE88">
      <w:pPr>
        <w:pStyle w:val="4"/>
        <w:keepNext/>
        <w:spacing w:before="280" w:after="280"/>
        <w:ind w:firstLine="0"/>
        <w:rPr>
          <w:rFonts w:hint="eastAsia" w:ascii="宋体" w:hAnsi="宋体" w:eastAsia="宋体" w:cs="宋体"/>
        </w:rPr>
      </w:pPr>
      <w:bookmarkStart w:id="158" w:name="_Toc12745"/>
      <w:r>
        <w:rPr>
          <w:rFonts w:hint="eastAsia" w:ascii="宋体" w:hAnsi="宋体" w:eastAsia="宋体" w:cs="宋体"/>
          <w:b/>
          <w:sz w:val="28"/>
        </w:rPr>
        <w:t>3 项目经验反馈学科理解与方法深化</w:t>
      </w:r>
      <w:bookmarkEnd w:id="158"/>
    </w:p>
    <w:p w14:paraId="3F31DA0F">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三个科创案例分别呈现行动方案、工程路径与系统开发的拓展方式。“水足迹”将统计和语言表达用于真实倡议，机械臂将空间分析用于约束权衡，TOF将物理、信息科技与结构设计用于信息转换。共同成效在于形成从知识理解、方案论证到实践检验的学习路径。项目中的分类与比例错误、故障原因区分及触觉辨识困难，又可成为返回学科学习的具体问题，为两域反馈提供可分析的入口。是否形成稳定的学科反哺效果，仍需通过后续连续任务追踪。</w:t>
      </w:r>
    </w:p>
    <w:p w14:paraId="35EDF337">
      <w:pPr>
        <w:pStyle w:val="4"/>
        <w:keepNext/>
        <w:spacing w:before="280" w:after="280"/>
        <w:ind w:firstLine="0"/>
        <w:rPr>
          <w:rFonts w:hint="eastAsia" w:ascii="宋体" w:hAnsi="宋体" w:eastAsia="宋体" w:cs="宋体"/>
        </w:rPr>
      </w:pPr>
      <w:bookmarkStart w:id="159" w:name="_Toc30314"/>
      <w:r>
        <w:rPr>
          <w:rFonts w:hint="eastAsia" w:ascii="宋体" w:hAnsi="宋体" w:eastAsia="宋体" w:cs="宋体"/>
          <w:b/>
          <w:sz w:val="28"/>
        </w:rPr>
        <w:t>4 学生科创获奖呈现多领域实践与高层级成果</w:t>
      </w:r>
      <w:bookmarkEnd w:id="159"/>
    </w:p>
    <w:p w14:paraId="78FB8F2F">
      <w:pPr>
        <w:keepNext w:val="0"/>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学生科创获奖为项目学习成果提供了校外评选层面的补充证据。依据《2023—2025科创获奖情况统计》，按原表“时间（年份）”归属和“总获奖数量”逐行汇总，共有64条奖项记录、539获奖项次，其中国家级48项次、市级224项次、区级267项次。三年均有国家级、市级和区级成果，表明学校科创实践形成了跨年度、多层级的成果积累。</w:t>
      </w:r>
    </w:p>
    <w:p w14:paraId="1A2F1ECB">
      <w:pPr>
        <w:rPr>
          <w:rFonts w:hint="eastAsia" w:ascii="宋体" w:hAnsi="宋体" w:eastAsia="宋体" w:cs="宋体"/>
        </w:rPr>
      </w:pPr>
      <w:r>
        <w:rPr>
          <w:rFonts w:hint="eastAsia" w:ascii="宋体" w:hAnsi="宋体" w:eastAsia="宋体" w:cs="宋体"/>
          <w:b w:val="0"/>
          <w:sz w:val="21"/>
        </w:rPr>
        <w:t>表4-18  2023—2025年学生科创获奖年度与层级分布</w:t>
      </w:r>
    </w:p>
    <w:tbl>
      <w:tblPr>
        <w:tblStyle w:val="12"/>
        <w:tblW w:w="9604" w:type="dxa"/>
        <w:tblInd w:w="108" w:type="dxa"/>
        <w:tblLayout w:type="fixed"/>
        <w:tblCellMar>
          <w:top w:w="0" w:type="dxa"/>
          <w:left w:w="108" w:type="dxa"/>
          <w:bottom w:w="0" w:type="dxa"/>
          <w:right w:w="108" w:type="dxa"/>
        </w:tblCellMar>
      </w:tblPr>
      <w:tblGrid>
        <w:gridCol w:w="1372"/>
        <w:gridCol w:w="1371"/>
        <w:gridCol w:w="1373"/>
        <w:gridCol w:w="1371"/>
        <w:gridCol w:w="1373"/>
        <w:gridCol w:w="1371"/>
        <w:gridCol w:w="1373"/>
      </w:tblGrid>
      <w:tr w14:paraId="41903432">
        <w:tblPrEx>
          <w:tblCellMar>
            <w:top w:w="0" w:type="dxa"/>
            <w:left w:w="108" w:type="dxa"/>
            <w:bottom w:w="0" w:type="dxa"/>
            <w:right w:w="108" w:type="dxa"/>
          </w:tblCellMar>
        </w:tblPrEx>
        <w:trPr>
          <w:cantSplit/>
          <w:tblHeader/>
        </w:trPr>
        <w:tc>
          <w:tcPr>
            <w:tcW w:w="1372" w:type="dxa"/>
            <w:tcBorders>
              <w:top w:val="single" w:color="000000" w:sz="12" w:space="0"/>
              <w:bottom w:val="single" w:color="000000" w:sz="6" w:space="0"/>
            </w:tcBorders>
          </w:tcPr>
          <w:p w14:paraId="19A50309">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年度</w:t>
            </w:r>
          </w:p>
        </w:tc>
        <w:tc>
          <w:tcPr>
            <w:tcW w:w="1371" w:type="dxa"/>
            <w:tcBorders>
              <w:top w:val="single" w:color="000000" w:sz="12" w:space="0"/>
              <w:bottom w:val="single" w:color="000000" w:sz="6" w:space="0"/>
            </w:tcBorders>
          </w:tcPr>
          <w:p w14:paraId="2228377B">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国家级</w:t>
            </w:r>
            <w:r>
              <w:rPr>
                <w:rFonts w:hint="eastAsia" w:ascii="宋体" w:hAnsi="宋体" w:eastAsia="宋体" w:cs="宋体"/>
                <w:sz w:val="21"/>
              </w:rPr>
              <w:br w:type="textWrapping"/>
            </w:r>
            <w:r>
              <w:rPr>
                <w:rFonts w:hint="eastAsia" w:ascii="宋体" w:hAnsi="宋体" w:eastAsia="宋体" w:cs="宋体"/>
                <w:sz w:val="21"/>
              </w:rPr>
              <w:t>（项次）</w:t>
            </w:r>
          </w:p>
        </w:tc>
        <w:tc>
          <w:tcPr>
            <w:tcW w:w="1373" w:type="dxa"/>
            <w:tcBorders>
              <w:top w:val="single" w:color="000000" w:sz="12" w:space="0"/>
              <w:bottom w:val="single" w:color="000000" w:sz="6" w:space="0"/>
            </w:tcBorders>
          </w:tcPr>
          <w:p w14:paraId="0A0DFB55">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市级</w:t>
            </w:r>
            <w:r>
              <w:rPr>
                <w:rFonts w:hint="eastAsia" w:ascii="宋体" w:hAnsi="宋体" w:eastAsia="宋体" w:cs="宋体"/>
                <w:sz w:val="21"/>
              </w:rPr>
              <w:br w:type="textWrapping"/>
            </w:r>
            <w:r>
              <w:rPr>
                <w:rFonts w:hint="eastAsia" w:ascii="宋体" w:hAnsi="宋体" w:eastAsia="宋体" w:cs="宋体"/>
                <w:sz w:val="21"/>
              </w:rPr>
              <w:t>（项次）</w:t>
            </w:r>
          </w:p>
        </w:tc>
        <w:tc>
          <w:tcPr>
            <w:tcW w:w="1371" w:type="dxa"/>
            <w:tcBorders>
              <w:top w:val="single" w:color="000000" w:sz="12" w:space="0"/>
              <w:bottom w:val="single" w:color="000000" w:sz="6" w:space="0"/>
            </w:tcBorders>
          </w:tcPr>
          <w:p w14:paraId="58DFB3AC">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区级</w:t>
            </w:r>
            <w:r>
              <w:rPr>
                <w:rFonts w:hint="eastAsia" w:ascii="宋体" w:hAnsi="宋体" w:eastAsia="宋体" w:cs="宋体"/>
                <w:sz w:val="21"/>
              </w:rPr>
              <w:br w:type="textWrapping"/>
            </w:r>
            <w:r>
              <w:rPr>
                <w:rFonts w:hint="eastAsia" w:ascii="宋体" w:hAnsi="宋体" w:eastAsia="宋体" w:cs="宋体"/>
                <w:sz w:val="21"/>
              </w:rPr>
              <w:t>（项次）</w:t>
            </w:r>
          </w:p>
        </w:tc>
        <w:tc>
          <w:tcPr>
            <w:tcW w:w="1373" w:type="dxa"/>
            <w:tcBorders>
              <w:top w:val="single" w:color="000000" w:sz="12" w:space="0"/>
              <w:bottom w:val="single" w:color="000000" w:sz="6" w:space="0"/>
            </w:tcBorders>
          </w:tcPr>
          <w:p w14:paraId="06761FD3">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合计</w:t>
            </w:r>
            <w:r>
              <w:rPr>
                <w:rFonts w:hint="eastAsia" w:ascii="宋体" w:hAnsi="宋体" w:eastAsia="宋体" w:cs="宋体"/>
                <w:sz w:val="21"/>
              </w:rPr>
              <w:br w:type="textWrapping"/>
            </w:r>
            <w:r>
              <w:rPr>
                <w:rFonts w:hint="eastAsia" w:ascii="宋体" w:hAnsi="宋体" w:eastAsia="宋体" w:cs="宋体"/>
                <w:sz w:val="21"/>
              </w:rPr>
              <w:t>（项次）</w:t>
            </w:r>
          </w:p>
        </w:tc>
        <w:tc>
          <w:tcPr>
            <w:tcW w:w="1371" w:type="dxa"/>
            <w:tcBorders>
              <w:top w:val="single" w:color="000000" w:sz="12" w:space="0"/>
              <w:bottom w:val="single" w:color="000000" w:sz="6" w:space="0"/>
            </w:tcBorders>
          </w:tcPr>
          <w:p w14:paraId="1B18A33D">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市级及以上</w:t>
            </w:r>
            <w:r>
              <w:rPr>
                <w:rFonts w:hint="eastAsia" w:ascii="宋体" w:hAnsi="宋体" w:eastAsia="宋体" w:cs="宋体"/>
                <w:sz w:val="21"/>
              </w:rPr>
              <w:br w:type="textWrapping"/>
            </w:r>
            <w:r>
              <w:rPr>
                <w:rFonts w:hint="eastAsia" w:ascii="宋体" w:hAnsi="宋体" w:eastAsia="宋体" w:cs="宋体"/>
                <w:sz w:val="21"/>
              </w:rPr>
              <w:t>（项次）</w:t>
            </w:r>
          </w:p>
        </w:tc>
        <w:tc>
          <w:tcPr>
            <w:tcW w:w="1373" w:type="dxa"/>
            <w:tcBorders>
              <w:top w:val="single" w:color="000000" w:sz="12" w:space="0"/>
              <w:bottom w:val="single" w:color="000000" w:sz="6" w:space="0"/>
            </w:tcBorders>
          </w:tcPr>
          <w:p w14:paraId="72365C5C">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市级及以上</w:t>
            </w:r>
            <w:r>
              <w:rPr>
                <w:rFonts w:hint="eastAsia" w:ascii="宋体" w:hAnsi="宋体" w:eastAsia="宋体" w:cs="宋体"/>
                <w:sz w:val="21"/>
              </w:rPr>
              <w:br w:type="textWrapping"/>
            </w:r>
            <w:r>
              <w:rPr>
                <w:rFonts w:hint="eastAsia" w:ascii="宋体" w:hAnsi="宋体" w:eastAsia="宋体" w:cs="宋体"/>
                <w:sz w:val="21"/>
              </w:rPr>
              <w:t>占比（%）</w:t>
            </w:r>
          </w:p>
        </w:tc>
      </w:tr>
      <w:tr w14:paraId="0150630D">
        <w:tblPrEx>
          <w:tblCellMar>
            <w:top w:w="0" w:type="dxa"/>
            <w:left w:w="108" w:type="dxa"/>
            <w:bottom w:w="0" w:type="dxa"/>
            <w:right w:w="108" w:type="dxa"/>
          </w:tblCellMar>
        </w:tblPrEx>
        <w:trPr>
          <w:cantSplit/>
        </w:trPr>
        <w:tc>
          <w:tcPr>
            <w:tcW w:w="1372" w:type="dxa"/>
          </w:tcPr>
          <w:p w14:paraId="6D0EF03A">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2023</w:t>
            </w:r>
          </w:p>
        </w:tc>
        <w:tc>
          <w:tcPr>
            <w:tcW w:w="1371" w:type="dxa"/>
          </w:tcPr>
          <w:p w14:paraId="05E33EAA">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5</w:t>
            </w:r>
          </w:p>
        </w:tc>
        <w:tc>
          <w:tcPr>
            <w:tcW w:w="1373" w:type="dxa"/>
          </w:tcPr>
          <w:p w14:paraId="3802EAED">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87</w:t>
            </w:r>
          </w:p>
        </w:tc>
        <w:tc>
          <w:tcPr>
            <w:tcW w:w="1371" w:type="dxa"/>
          </w:tcPr>
          <w:p w14:paraId="512CD785">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193</w:t>
            </w:r>
          </w:p>
        </w:tc>
        <w:tc>
          <w:tcPr>
            <w:tcW w:w="1373" w:type="dxa"/>
          </w:tcPr>
          <w:p w14:paraId="0093BE7F">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285</w:t>
            </w:r>
          </w:p>
        </w:tc>
        <w:tc>
          <w:tcPr>
            <w:tcW w:w="1371" w:type="dxa"/>
          </w:tcPr>
          <w:p w14:paraId="3AAE0A82">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92</w:t>
            </w:r>
          </w:p>
        </w:tc>
        <w:tc>
          <w:tcPr>
            <w:tcW w:w="1373" w:type="dxa"/>
          </w:tcPr>
          <w:p w14:paraId="6331CB6D">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32.28</w:t>
            </w:r>
          </w:p>
        </w:tc>
      </w:tr>
      <w:tr w14:paraId="1AB3A703">
        <w:tblPrEx>
          <w:tblCellMar>
            <w:top w:w="0" w:type="dxa"/>
            <w:left w:w="108" w:type="dxa"/>
            <w:bottom w:w="0" w:type="dxa"/>
            <w:right w:w="108" w:type="dxa"/>
          </w:tblCellMar>
        </w:tblPrEx>
        <w:trPr>
          <w:cantSplit/>
        </w:trPr>
        <w:tc>
          <w:tcPr>
            <w:tcW w:w="1372" w:type="dxa"/>
          </w:tcPr>
          <w:p w14:paraId="6DCA846D">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2024</w:t>
            </w:r>
          </w:p>
        </w:tc>
        <w:tc>
          <w:tcPr>
            <w:tcW w:w="1371" w:type="dxa"/>
          </w:tcPr>
          <w:p w14:paraId="5B72F290">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1</w:t>
            </w:r>
          </w:p>
        </w:tc>
        <w:tc>
          <w:tcPr>
            <w:tcW w:w="1373" w:type="dxa"/>
          </w:tcPr>
          <w:p w14:paraId="1FE82C6E">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70</w:t>
            </w:r>
          </w:p>
        </w:tc>
        <w:tc>
          <w:tcPr>
            <w:tcW w:w="1371" w:type="dxa"/>
          </w:tcPr>
          <w:p w14:paraId="0ECC6C4C">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29</w:t>
            </w:r>
          </w:p>
        </w:tc>
        <w:tc>
          <w:tcPr>
            <w:tcW w:w="1373" w:type="dxa"/>
          </w:tcPr>
          <w:p w14:paraId="1C08B968">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100</w:t>
            </w:r>
          </w:p>
        </w:tc>
        <w:tc>
          <w:tcPr>
            <w:tcW w:w="1371" w:type="dxa"/>
          </w:tcPr>
          <w:p w14:paraId="41DA59FC">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71</w:t>
            </w:r>
          </w:p>
        </w:tc>
        <w:tc>
          <w:tcPr>
            <w:tcW w:w="1373" w:type="dxa"/>
          </w:tcPr>
          <w:p w14:paraId="7E7A366B">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71.00</w:t>
            </w:r>
          </w:p>
        </w:tc>
      </w:tr>
      <w:tr w14:paraId="4D68553A">
        <w:tblPrEx>
          <w:tblCellMar>
            <w:top w:w="0" w:type="dxa"/>
            <w:left w:w="108" w:type="dxa"/>
            <w:bottom w:w="0" w:type="dxa"/>
            <w:right w:w="108" w:type="dxa"/>
          </w:tblCellMar>
        </w:tblPrEx>
        <w:trPr>
          <w:cantSplit/>
        </w:trPr>
        <w:tc>
          <w:tcPr>
            <w:tcW w:w="1372" w:type="dxa"/>
          </w:tcPr>
          <w:p w14:paraId="218CC4B5">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2025</w:t>
            </w:r>
          </w:p>
        </w:tc>
        <w:tc>
          <w:tcPr>
            <w:tcW w:w="1371" w:type="dxa"/>
          </w:tcPr>
          <w:p w14:paraId="01771284">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42</w:t>
            </w:r>
          </w:p>
        </w:tc>
        <w:tc>
          <w:tcPr>
            <w:tcW w:w="1373" w:type="dxa"/>
          </w:tcPr>
          <w:p w14:paraId="3CA162FE">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67</w:t>
            </w:r>
          </w:p>
        </w:tc>
        <w:tc>
          <w:tcPr>
            <w:tcW w:w="1371" w:type="dxa"/>
          </w:tcPr>
          <w:p w14:paraId="13373E56">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45</w:t>
            </w:r>
          </w:p>
        </w:tc>
        <w:tc>
          <w:tcPr>
            <w:tcW w:w="1373" w:type="dxa"/>
          </w:tcPr>
          <w:p w14:paraId="58BCCF67">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154</w:t>
            </w:r>
          </w:p>
        </w:tc>
        <w:tc>
          <w:tcPr>
            <w:tcW w:w="1371" w:type="dxa"/>
          </w:tcPr>
          <w:p w14:paraId="3E1242C6">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109</w:t>
            </w:r>
          </w:p>
        </w:tc>
        <w:tc>
          <w:tcPr>
            <w:tcW w:w="1373" w:type="dxa"/>
          </w:tcPr>
          <w:p w14:paraId="7913BDF4">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70.78</w:t>
            </w:r>
          </w:p>
        </w:tc>
      </w:tr>
      <w:tr w14:paraId="00D59A01">
        <w:tblPrEx>
          <w:tblCellMar>
            <w:top w:w="0" w:type="dxa"/>
            <w:left w:w="108" w:type="dxa"/>
            <w:bottom w:w="0" w:type="dxa"/>
            <w:right w:w="108" w:type="dxa"/>
          </w:tblCellMar>
        </w:tblPrEx>
        <w:trPr>
          <w:cantSplit/>
        </w:trPr>
        <w:tc>
          <w:tcPr>
            <w:tcW w:w="1372" w:type="dxa"/>
            <w:tcBorders>
              <w:bottom w:val="single" w:color="000000" w:sz="12" w:space="0"/>
            </w:tcBorders>
          </w:tcPr>
          <w:p w14:paraId="33DAACE2">
            <w:pPr>
              <w:spacing w:before="0" w:after="0" w:line="240" w:lineRule="auto"/>
              <w:ind w:firstLine="0"/>
              <w:jc w:val="center"/>
              <w:rPr>
                <w:rFonts w:hint="eastAsia" w:ascii="宋体" w:hAnsi="宋体" w:eastAsia="宋体" w:cs="宋体"/>
              </w:rPr>
            </w:pPr>
            <w:r>
              <w:rPr>
                <w:rFonts w:hint="eastAsia" w:ascii="宋体" w:hAnsi="宋体" w:eastAsia="宋体" w:cs="宋体"/>
                <w:sz w:val="21"/>
              </w:rPr>
              <w:t>合计</w:t>
            </w:r>
          </w:p>
        </w:tc>
        <w:tc>
          <w:tcPr>
            <w:tcW w:w="1371" w:type="dxa"/>
            <w:tcBorders>
              <w:bottom w:val="single" w:color="000000" w:sz="12" w:space="0"/>
            </w:tcBorders>
          </w:tcPr>
          <w:p w14:paraId="1ACD0405">
            <w:pPr>
              <w:spacing w:before="0" w:after="0" w:line="240" w:lineRule="auto"/>
              <w:ind w:firstLine="0"/>
              <w:jc w:val="center"/>
              <w:rPr>
                <w:rFonts w:hint="eastAsia" w:ascii="宋体" w:hAnsi="宋体" w:eastAsia="宋体" w:cs="宋体"/>
              </w:rPr>
            </w:pPr>
            <w:r>
              <w:rPr>
                <w:rFonts w:hint="eastAsia" w:ascii="宋体" w:hAnsi="宋体" w:eastAsia="宋体" w:cs="宋体"/>
                <w:sz w:val="21"/>
              </w:rPr>
              <w:t>48</w:t>
            </w:r>
          </w:p>
        </w:tc>
        <w:tc>
          <w:tcPr>
            <w:tcW w:w="1373" w:type="dxa"/>
            <w:tcBorders>
              <w:bottom w:val="single" w:color="000000" w:sz="12" w:space="0"/>
            </w:tcBorders>
          </w:tcPr>
          <w:p w14:paraId="2D3E6F1C">
            <w:pPr>
              <w:spacing w:before="0" w:after="0" w:line="240" w:lineRule="auto"/>
              <w:ind w:firstLine="0"/>
              <w:jc w:val="center"/>
              <w:rPr>
                <w:rFonts w:hint="eastAsia" w:ascii="宋体" w:hAnsi="宋体" w:eastAsia="宋体" w:cs="宋体"/>
              </w:rPr>
            </w:pPr>
            <w:r>
              <w:rPr>
                <w:rFonts w:hint="eastAsia" w:ascii="宋体" w:hAnsi="宋体" w:eastAsia="宋体" w:cs="宋体"/>
                <w:sz w:val="21"/>
              </w:rPr>
              <w:t>224</w:t>
            </w:r>
          </w:p>
        </w:tc>
        <w:tc>
          <w:tcPr>
            <w:tcW w:w="1371" w:type="dxa"/>
            <w:tcBorders>
              <w:bottom w:val="single" w:color="000000" w:sz="12" w:space="0"/>
            </w:tcBorders>
          </w:tcPr>
          <w:p w14:paraId="3F4D1A38">
            <w:pPr>
              <w:spacing w:before="0" w:after="0" w:line="240" w:lineRule="auto"/>
              <w:ind w:firstLine="0"/>
              <w:jc w:val="center"/>
              <w:rPr>
                <w:rFonts w:hint="eastAsia" w:ascii="宋体" w:hAnsi="宋体" w:eastAsia="宋体" w:cs="宋体"/>
              </w:rPr>
            </w:pPr>
            <w:r>
              <w:rPr>
                <w:rFonts w:hint="eastAsia" w:ascii="宋体" w:hAnsi="宋体" w:eastAsia="宋体" w:cs="宋体"/>
                <w:sz w:val="21"/>
              </w:rPr>
              <w:t>267</w:t>
            </w:r>
          </w:p>
        </w:tc>
        <w:tc>
          <w:tcPr>
            <w:tcW w:w="1373" w:type="dxa"/>
            <w:tcBorders>
              <w:bottom w:val="single" w:color="000000" w:sz="12" w:space="0"/>
            </w:tcBorders>
          </w:tcPr>
          <w:p w14:paraId="19411A3E">
            <w:pPr>
              <w:spacing w:before="0" w:after="0" w:line="240" w:lineRule="auto"/>
              <w:ind w:firstLine="0"/>
              <w:jc w:val="center"/>
              <w:rPr>
                <w:rFonts w:hint="eastAsia" w:ascii="宋体" w:hAnsi="宋体" w:eastAsia="宋体" w:cs="宋体"/>
              </w:rPr>
            </w:pPr>
            <w:r>
              <w:rPr>
                <w:rFonts w:hint="eastAsia" w:ascii="宋体" w:hAnsi="宋体" w:eastAsia="宋体" w:cs="宋体"/>
                <w:sz w:val="21"/>
              </w:rPr>
              <w:t>539</w:t>
            </w:r>
          </w:p>
        </w:tc>
        <w:tc>
          <w:tcPr>
            <w:tcW w:w="1371" w:type="dxa"/>
            <w:tcBorders>
              <w:bottom w:val="single" w:color="000000" w:sz="12" w:space="0"/>
            </w:tcBorders>
          </w:tcPr>
          <w:p w14:paraId="1257B8B8">
            <w:pPr>
              <w:spacing w:before="0" w:after="0" w:line="240" w:lineRule="auto"/>
              <w:ind w:firstLine="0"/>
              <w:jc w:val="center"/>
              <w:rPr>
                <w:rFonts w:hint="eastAsia" w:ascii="宋体" w:hAnsi="宋体" w:eastAsia="宋体" w:cs="宋体"/>
              </w:rPr>
            </w:pPr>
            <w:r>
              <w:rPr>
                <w:rFonts w:hint="eastAsia" w:ascii="宋体" w:hAnsi="宋体" w:eastAsia="宋体" w:cs="宋体"/>
                <w:sz w:val="21"/>
              </w:rPr>
              <w:t>272</w:t>
            </w:r>
          </w:p>
        </w:tc>
        <w:tc>
          <w:tcPr>
            <w:tcW w:w="1373" w:type="dxa"/>
            <w:tcBorders>
              <w:bottom w:val="single" w:color="000000" w:sz="12" w:space="0"/>
            </w:tcBorders>
          </w:tcPr>
          <w:p w14:paraId="47F25FF8">
            <w:pPr>
              <w:spacing w:before="0" w:after="0" w:line="240" w:lineRule="auto"/>
              <w:ind w:firstLine="0"/>
              <w:jc w:val="center"/>
              <w:rPr>
                <w:rFonts w:hint="eastAsia" w:ascii="宋体" w:hAnsi="宋体" w:eastAsia="宋体" w:cs="宋体"/>
              </w:rPr>
            </w:pPr>
            <w:r>
              <w:rPr>
                <w:rFonts w:hint="eastAsia" w:ascii="宋体" w:hAnsi="宋体" w:eastAsia="宋体" w:cs="宋体"/>
                <w:sz w:val="21"/>
              </w:rPr>
              <w:t>50.46</w:t>
            </w:r>
          </w:p>
        </w:tc>
      </w:tr>
    </w:tbl>
    <w:p w14:paraId="74235EFF">
      <w:pPr>
        <w:keepNext w:val="0"/>
        <w:spacing w:line="240" w:lineRule="auto"/>
        <w:ind w:firstLine="0"/>
        <w:jc w:val="left"/>
        <w:rPr>
          <w:rFonts w:hint="eastAsia" w:ascii="宋体" w:hAnsi="宋体" w:eastAsia="宋体" w:cs="宋体"/>
        </w:rPr>
      </w:pPr>
      <w:r>
        <w:rPr>
          <w:rFonts w:hint="eastAsia" w:ascii="宋体" w:hAnsi="宋体" w:eastAsia="宋体" w:cs="宋体"/>
          <w:b w:val="0"/>
          <w:sz w:val="21"/>
        </w:rPr>
        <w:t>注：单位为原表获奖项次，不等于去重学生人数或独立项目数；年度以原表时间字段为准，部分赛事名称含上一年度。相同赛事名称的分行记录按原表保留，未在缺少明细时擅自合并。市级及以上占比＝（国家级＋市级）÷当年合计。</w:t>
      </w:r>
    </w:p>
    <w:p w14:paraId="1A2A7443">
      <w:pPr>
        <w:keepNext w:val="0"/>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从年度分布看，获奖总项次由2023年的285项次变为2024年的100项次、2025年的154项次，未呈连续增长；但市级及以上占比由32.28%提高至71.00%，2025年保持在70.78%。国家级获奖由2024年的1项次增加至2025年的42项次，2025年占当年获奖总项次的27.27%。这一结构表明，在现有统计范围内，后两年成果较多集中于市级及以上评选，2025年在国家级赛事中形成较突出表现，为学校科创拓展域能够支持部分学生形成可展示、可评审的成果提供了外部参照。</w:t>
      </w:r>
    </w:p>
    <w:p w14:paraId="50F530B1">
      <w:pPr>
        <w:keepNext w:val="0"/>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从成果内容看，奖项涉及科技创新、电子设计、人工智能与编程、机器人、研究性学习、气象与生态探究、发明创造等领域。其中，2025年“地球小博士”全国地理科普知识大赛32项次、校园气象科学展评活动5项次、模拟联合国气候变化谈判活动3项次，呈现地理知识、数据解释、生态议题与交流表达向真实主题实践延伸的多种途径。这与“学科奠基—方案生成—实践验证—评价改进”的模型关系相衔接，说明科创拓展能够为学科知识的综合运用及成果交流创造更广泛的实践机会。</w:t>
      </w:r>
    </w:p>
    <w:p w14:paraId="3244B20C">
      <w:pPr>
        <w:keepNext w:val="0"/>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获奖证据的价值主要在于补充作品、课堂和项目过程材料，显示部分成果获得校外评选认可。由于原表未提供参赛人数、去重学生名单、获奖等级与历年一致的赛事覆盖范围，本研究不计算获奖率，不将年度数量差异全部归因于课题实施，也不以获奖直接证明七维能力同步提升。将其与前后测、作品修订和方案测试相互参照，能够更完整地说明课题已积累学生发展、实践过程与外部成果三个方面的支持证据。</w:t>
      </w:r>
    </w:p>
    <w:p w14:paraId="5CA5981C">
      <w:pPr>
        <w:pStyle w:val="3"/>
        <w:keepNext/>
        <w:ind w:firstLine="0"/>
        <w:rPr>
          <w:rFonts w:hint="eastAsia" w:ascii="宋体" w:hAnsi="宋体" w:eastAsia="宋体" w:cs="宋体"/>
        </w:rPr>
      </w:pPr>
      <w:bookmarkStart w:id="160" w:name="_Toc3596"/>
      <w:r>
        <w:rPr>
          <w:rFonts w:hint="eastAsia" w:ascii="宋体" w:hAnsi="宋体" w:eastAsia="宋体" w:cs="宋体"/>
          <w:b/>
          <w:sz w:val="28"/>
        </w:rPr>
        <w:t>（五）学校高阶能力培育实践体系的初步形成</w:t>
      </w:r>
      <w:bookmarkEnd w:id="160"/>
    </w:p>
    <w:p w14:paraId="5784036E">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本课题题目强调学校探索，因此成效不能只落在个别学生或教师身上。经过持续实践，高阶能力培育开始由若干研究课、个别项目和课题组成员的探索，逐步转化为学校层面的共同研究议题、教研方式和资源体系。学校层面的变化体现为研究语言、研修机制、实践场域和证据文化逐步形成的过程。</w:t>
      </w:r>
    </w:p>
    <w:p w14:paraId="760070CB">
      <w:pPr>
        <w:pStyle w:val="4"/>
        <w:keepNext/>
        <w:spacing w:before="280" w:after="280"/>
        <w:ind w:firstLine="0"/>
        <w:rPr>
          <w:rFonts w:hint="eastAsia" w:ascii="宋体" w:hAnsi="宋体" w:eastAsia="宋体" w:cs="宋体"/>
        </w:rPr>
      </w:pPr>
      <w:bookmarkStart w:id="161" w:name="_Toc27273"/>
      <w:r>
        <w:rPr>
          <w:rFonts w:hint="eastAsia" w:ascii="宋体" w:hAnsi="宋体" w:eastAsia="宋体" w:cs="宋体"/>
          <w:b/>
          <w:sz w:val="28"/>
        </w:rPr>
        <w:t>1.以高阶能力培育为共同议题的校本研修机制</w:t>
      </w:r>
      <w:bookmarkEnd w:id="161"/>
    </w:p>
    <w:p w14:paraId="1A7EC4DE">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不同学科围绕怎样让高阶能力进入真实学习形成共同研究议题，逐步使用目标、任务、反馈、学习证据和循证调节等概念分析课堂。共同语言有助于跨学科讨论从活动形式走向学习过程。校本研修方案提出教研组“一组一案、一科一策”，教师“一师一问、一课一改”，并结合课堂观察、五维评价和AI数据开展会诊，体现课题成果向日常研修组织的转化。</w:t>
      </w:r>
    </w:p>
    <w:p w14:paraId="0811266C">
      <w:pPr>
        <w:pStyle w:val="4"/>
        <w:keepNext/>
        <w:spacing w:before="280" w:after="280"/>
        <w:ind w:firstLine="0"/>
        <w:rPr>
          <w:rFonts w:hint="eastAsia" w:ascii="宋体" w:hAnsi="宋体" w:eastAsia="宋体" w:cs="宋体"/>
        </w:rPr>
      </w:pPr>
      <w:bookmarkStart w:id="162" w:name="_Toc12055"/>
      <w:r>
        <w:rPr>
          <w:rFonts w:hint="eastAsia" w:ascii="宋体" w:hAnsi="宋体" w:eastAsia="宋体" w:cs="宋体"/>
          <w:b/>
          <w:sz w:val="28"/>
        </w:rPr>
        <w:t>2.由经验判断走向证据支持的校本教研</w:t>
      </w:r>
      <w:bookmarkEnd w:id="162"/>
    </w:p>
    <w:p w14:paraId="123720C7">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研究推动教研判断尽可能回到学习材料。专业评价帮助观察支持结构，AI记录呈现行为分布，作品与学习单呈现思维和修订，问卷用于观察阶段自评。讨论由教师讲了什么进一步转向学生学到什么、依据是什么、下一轮如何调整。这种做法为专业判断提供可追踪的理由，也避免用课堂气氛或参与次数替代学习质量。</w:t>
      </w:r>
    </w:p>
    <w:p w14:paraId="1D67AABD">
      <w:pPr>
        <w:pStyle w:val="4"/>
        <w:keepNext/>
        <w:spacing w:before="280" w:after="280"/>
        <w:ind w:firstLine="0"/>
        <w:rPr>
          <w:rFonts w:hint="eastAsia" w:ascii="宋体" w:hAnsi="宋体" w:eastAsia="宋体" w:cs="宋体"/>
        </w:rPr>
      </w:pPr>
      <w:bookmarkStart w:id="163" w:name="_Toc18122"/>
      <w:r>
        <w:rPr>
          <w:rFonts w:hint="eastAsia" w:ascii="宋体" w:hAnsi="宋体" w:eastAsia="宋体" w:cs="宋体"/>
          <w:b/>
          <w:sz w:val="28"/>
        </w:rPr>
        <w:t>3.学科教学与科创教育协同推进的实践格局</w:t>
      </w:r>
      <w:bookmarkEnd w:id="163"/>
    </w:p>
    <w:p w14:paraId="084746CD">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两域实践使学校逐步明确，高阶能力需要在日常学科教学中持续培育，并在真实复杂项目中综合运用。课堂提供稳定的知识与方法练习，科创项目通过更长周期、更多约束与开放结果，要求学生综合调用知识、协作和验证。两域共同服务学生发展，在内容与组织上相互补充，为高阶能力从少数活动走向持续实践提供路径。</w:t>
      </w:r>
    </w:p>
    <w:p w14:paraId="7A8C3C55">
      <w:pPr>
        <w:pStyle w:val="4"/>
        <w:keepNext/>
        <w:spacing w:before="280" w:after="280"/>
        <w:ind w:firstLine="0"/>
        <w:rPr>
          <w:rFonts w:hint="eastAsia" w:ascii="宋体" w:hAnsi="宋体" w:eastAsia="宋体" w:cs="宋体"/>
        </w:rPr>
      </w:pPr>
      <w:bookmarkStart w:id="164" w:name="_Toc13642"/>
      <w:r>
        <w:rPr>
          <w:rFonts w:hint="eastAsia" w:ascii="宋体" w:hAnsi="宋体" w:eastAsia="宋体" w:cs="宋体"/>
          <w:b/>
          <w:sz w:val="28"/>
        </w:rPr>
        <w:t>4.可持续使用的校本研究资源</w:t>
      </w:r>
      <w:bookmarkEnd w:id="164"/>
    </w:p>
    <w:p w14:paraId="44461DD0">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案例、任务单、评价量规、学生作品、课堂记录及项目材料形成可复用资源。其价值在于保留问题、设计、表现、调整和结果之间的联系，便于教师比较与再设计。资源能否持续发挥作用，还需看其是否真正被研修调用并产生新的实践记录。学校成效因而定位为共同议题、工具与资源体系的初步形成，而不以材料数量直接证明组织运行已经成熟。</w:t>
      </w:r>
    </w:p>
    <w:p w14:paraId="1630A646">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表4-19  学校层面实践变化与证据对应</w:t>
      </w:r>
    </w:p>
    <w:tbl>
      <w:tblPr>
        <w:tblStyle w:val="12"/>
        <w:tblW w:w="9216" w:type="dxa"/>
        <w:tblInd w:w="108" w:type="dxa"/>
        <w:tblLayout w:type="fixed"/>
        <w:tblCellMar>
          <w:top w:w="0" w:type="dxa"/>
          <w:left w:w="108" w:type="dxa"/>
          <w:bottom w:w="0" w:type="dxa"/>
          <w:right w:w="108" w:type="dxa"/>
        </w:tblCellMar>
      </w:tblPr>
      <w:tblGrid>
        <w:gridCol w:w="1871"/>
        <w:gridCol w:w="4032"/>
        <w:gridCol w:w="3313"/>
      </w:tblGrid>
      <w:tr w14:paraId="1A2289B6">
        <w:tblPrEx>
          <w:tblCellMar>
            <w:top w:w="0" w:type="dxa"/>
            <w:left w:w="108" w:type="dxa"/>
            <w:bottom w:w="0" w:type="dxa"/>
            <w:right w:w="108" w:type="dxa"/>
          </w:tblCellMar>
        </w:tblPrEx>
        <w:trPr>
          <w:cantSplit/>
          <w:tblHeader/>
        </w:trPr>
        <w:tc>
          <w:tcPr>
            <w:tcW w:w="1871" w:type="dxa"/>
            <w:tcBorders>
              <w:top w:val="single" w:color="000000" w:sz="8" w:space="0"/>
              <w:bottom w:val="single" w:color="000000" w:sz="8" w:space="0"/>
            </w:tcBorders>
            <w:vAlign w:val="center"/>
          </w:tcPr>
          <w:p w14:paraId="7950A8DE">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学校层面变化</w:t>
            </w:r>
          </w:p>
        </w:tc>
        <w:tc>
          <w:tcPr>
            <w:tcW w:w="4032" w:type="dxa"/>
            <w:tcBorders>
              <w:top w:val="single" w:color="000000" w:sz="8" w:space="0"/>
              <w:bottom w:val="single" w:color="000000" w:sz="8" w:space="0"/>
            </w:tcBorders>
            <w:vAlign w:val="center"/>
          </w:tcPr>
          <w:p w14:paraId="53A6CAE1">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具体表现</w:t>
            </w:r>
          </w:p>
        </w:tc>
        <w:tc>
          <w:tcPr>
            <w:tcW w:w="3313" w:type="dxa"/>
            <w:tcBorders>
              <w:top w:val="single" w:color="000000" w:sz="8" w:space="0"/>
              <w:bottom w:val="single" w:color="000000" w:sz="8" w:space="0"/>
            </w:tcBorders>
            <w:vAlign w:val="center"/>
          </w:tcPr>
          <w:p w14:paraId="2AD2C469">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主要证据</w:t>
            </w:r>
          </w:p>
        </w:tc>
      </w:tr>
      <w:tr w14:paraId="6AE6AFDE">
        <w:tblPrEx>
          <w:tblCellMar>
            <w:top w:w="0" w:type="dxa"/>
            <w:left w:w="108" w:type="dxa"/>
            <w:bottom w:w="0" w:type="dxa"/>
            <w:right w:w="108" w:type="dxa"/>
          </w:tblCellMar>
        </w:tblPrEx>
        <w:trPr>
          <w:cantSplit/>
        </w:trPr>
        <w:tc>
          <w:tcPr>
            <w:tcW w:w="1871" w:type="dxa"/>
            <w:vAlign w:val="center"/>
          </w:tcPr>
          <w:p w14:paraId="23FCC258">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共同研修议题</w:t>
            </w:r>
          </w:p>
        </w:tc>
        <w:tc>
          <w:tcPr>
            <w:tcW w:w="4032" w:type="dxa"/>
            <w:vAlign w:val="center"/>
          </w:tcPr>
          <w:p w14:paraId="26FEF028">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不同学科围绕能力目标、任务、反馈与学习证据开展研究</w:t>
            </w:r>
          </w:p>
        </w:tc>
        <w:tc>
          <w:tcPr>
            <w:tcW w:w="3313" w:type="dxa"/>
            <w:vAlign w:val="center"/>
          </w:tcPr>
          <w:p w14:paraId="6C3CD1FB">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研究课、课例研讨、校本研修方案</w:t>
            </w:r>
          </w:p>
        </w:tc>
      </w:tr>
      <w:tr w14:paraId="69262EB7">
        <w:tblPrEx>
          <w:tblCellMar>
            <w:top w:w="0" w:type="dxa"/>
            <w:left w:w="108" w:type="dxa"/>
            <w:bottom w:w="0" w:type="dxa"/>
            <w:right w:w="108" w:type="dxa"/>
          </w:tblCellMar>
        </w:tblPrEx>
        <w:trPr>
          <w:cantSplit/>
        </w:trPr>
        <w:tc>
          <w:tcPr>
            <w:tcW w:w="1871" w:type="dxa"/>
            <w:vAlign w:val="center"/>
          </w:tcPr>
          <w:p w14:paraId="1C14E624">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教研依据更具体</w:t>
            </w:r>
          </w:p>
        </w:tc>
        <w:tc>
          <w:tcPr>
            <w:tcW w:w="4032" w:type="dxa"/>
            <w:vAlign w:val="center"/>
          </w:tcPr>
          <w:p w14:paraId="598F0629">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专业评价、AI记录、学习单与学生作品共同进入诊断</w:t>
            </w:r>
          </w:p>
        </w:tc>
        <w:tc>
          <w:tcPr>
            <w:tcW w:w="3313" w:type="dxa"/>
            <w:vAlign w:val="center"/>
          </w:tcPr>
          <w:p w14:paraId="3964DA39">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评课材料、课堂记录、改进记录</w:t>
            </w:r>
          </w:p>
        </w:tc>
      </w:tr>
      <w:tr w14:paraId="69C738DC">
        <w:tblPrEx>
          <w:tblCellMar>
            <w:top w:w="0" w:type="dxa"/>
            <w:left w:w="108" w:type="dxa"/>
            <w:bottom w:w="0" w:type="dxa"/>
            <w:right w:w="108" w:type="dxa"/>
          </w:tblCellMar>
        </w:tblPrEx>
        <w:trPr>
          <w:cantSplit/>
        </w:trPr>
        <w:tc>
          <w:tcPr>
            <w:tcW w:w="1871" w:type="dxa"/>
            <w:vAlign w:val="center"/>
          </w:tcPr>
          <w:p w14:paraId="25FD1BB5">
            <w:pPr>
              <w:keepNext/>
              <w:spacing w:before="0" w:after="0" w:line="240" w:lineRule="auto"/>
              <w:ind w:firstLine="0"/>
              <w:jc w:val="center"/>
              <w:rPr>
                <w:rFonts w:hint="eastAsia" w:ascii="宋体" w:hAnsi="宋体" w:eastAsia="宋体" w:cs="宋体"/>
              </w:rPr>
            </w:pPr>
            <w:r>
              <w:rPr>
                <w:rFonts w:hint="eastAsia" w:ascii="宋体" w:hAnsi="宋体" w:eastAsia="宋体" w:cs="宋体"/>
                <w:color w:val="000000"/>
                <w:sz w:val="21"/>
              </w:rPr>
              <w:t>学科奠基与科创拓展</w:t>
            </w:r>
          </w:p>
        </w:tc>
        <w:tc>
          <w:tcPr>
            <w:tcW w:w="4032" w:type="dxa"/>
            <w:vAlign w:val="center"/>
          </w:tcPr>
          <w:p w14:paraId="199E3E86">
            <w:pPr>
              <w:keepNext/>
              <w:spacing w:before="0" w:after="0" w:line="240" w:lineRule="auto"/>
              <w:ind w:firstLine="0"/>
              <w:jc w:val="center"/>
              <w:rPr>
                <w:rFonts w:hint="eastAsia" w:ascii="宋体" w:hAnsi="宋体" w:eastAsia="宋体" w:cs="宋体"/>
              </w:rPr>
            </w:pPr>
            <w:r>
              <w:rPr>
                <w:rFonts w:hint="eastAsia" w:ascii="宋体" w:hAnsi="宋体" w:eastAsia="宋体" w:cs="宋体"/>
                <w:color w:val="000000"/>
                <w:sz w:val="21"/>
              </w:rPr>
              <w:t>学科提供知识方法，科创增加方案与验证，项目经验反馈课堂</w:t>
            </w:r>
          </w:p>
        </w:tc>
        <w:tc>
          <w:tcPr>
            <w:tcW w:w="3313" w:type="dxa"/>
            <w:vAlign w:val="center"/>
          </w:tcPr>
          <w:p w14:paraId="6183D956">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学科案例、科创项目及学生成果</w:t>
            </w:r>
          </w:p>
        </w:tc>
      </w:tr>
      <w:tr w14:paraId="0926BC53">
        <w:tblPrEx>
          <w:tblCellMar>
            <w:top w:w="0" w:type="dxa"/>
            <w:left w:w="108" w:type="dxa"/>
            <w:bottom w:w="0" w:type="dxa"/>
            <w:right w:w="108" w:type="dxa"/>
          </w:tblCellMar>
        </w:tblPrEx>
        <w:trPr>
          <w:cantSplit/>
        </w:trPr>
        <w:tc>
          <w:tcPr>
            <w:tcW w:w="1871" w:type="dxa"/>
            <w:tcBorders>
              <w:bottom w:val="single" w:color="000000" w:sz="8" w:space="0"/>
            </w:tcBorders>
            <w:vAlign w:val="center"/>
          </w:tcPr>
          <w:p w14:paraId="7CC3A725">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资源持续积累</w:t>
            </w:r>
          </w:p>
        </w:tc>
        <w:tc>
          <w:tcPr>
            <w:tcW w:w="4032" w:type="dxa"/>
            <w:tcBorders>
              <w:bottom w:val="single" w:color="000000" w:sz="8" w:space="0"/>
            </w:tcBorders>
            <w:vAlign w:val="center"/>
          </w:tcPr>
          <w:p w14:paraId="6838EA88">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案例、任务单、量规和过程数据用于复盘与再设计</w:t>
            </w:r>
          </w:p>
        </w:tc>
        <w:tc>
          <w:tcPr>
            <w:tcW w:w="3313" w:type="dxa"/>
            <w:tcBorders>
              <w:bottom w:val="single" w:color="000000" w:sz="8" w:space="0"/>
            </w:tcBorders>
            <w:vAlign w:val="center"/>
          </w:tcPr>
          <w:p w14:paraId="23AA0FB1">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案例资源、评价工具、研修记录</w:t>
            </w:r>
          </w:p>
        </w:tc>
      </w:tr>
    </w:tbl>
    <w:p w14:paraId="081C6343">
      <w:pPr>
        <w:pStyle w:val="3"/>
        <w:keepNext/>
        <w:ind w:firstLine="0"/>
        <w:rPr>
          <w:rFonts w:hint="eastAsia" w:ascii="宋体" w:hAnsi="宋体" w:eastAsia="宋体" w:cs="宋体"/>
        </w:rPr>
      </w:pPr>
      <w:bookmarkStart w:id="165" w:name="_Toc22515"/>
      <w:r>
        <w:rPr>
          <w:rFonts w:hint="eastAsia" w:ascii="宋体" w:hAnsi="宋体" w:eastAsia="宋体" w:cs="宋体"/>
          <w:b/>
          <w:sz w:val="28"/>
        </w:rPr>
        <w:t>（六）综合成效与模型完善的证据支持</w:t>
      </w:r>
      <w:bookmarkEnd w:id="165"/>
    </w:p>
    <w:p w14:paraId="719AA5FD">
      <w:pPr>
        <w:pStyle w:val="4"/>
        <w:keepNext/>
        <w:spacing w:before="280" w:after="280"/>
        <w:ind w:firstLine="0"/>
        <w:rPr>
          <w:rFonts w:hint="eastAsia" w:ascii="宋体" w:hAnsi="宋体" w:eastAsia="宋体" w:cs="宋体"/>
        </w:rPr>
      </w:pPr>
      <w:bookmarkStart w:id="166" w:name="_Toc14503"/>
      <w:r>
        <w:rPr>
          <w:rFonts w:hint="eastAsia" w:ascii="宋体" w:hAnsi="宋体" w:eastAsia="宋体" w:cs="宋体"/>
          <w:b/>
          <w:sz w:val="28"/>
        </w:rPr>
        <w:t>1 多源证据的相互支持</w:t>
      </w:r>
      <w:bookmarkEnd w:id="166"/>
    </w:p>
    <w:p w14:paraId="1E55D644">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现有材料共同支持三个层面的阶段成效。学生层面，1346组记录显示总体与七维自评均显著提高，文本与案例提供了方法比较、知识联系、合作表达和修订的具体线索；教师层面，163组对应记录的认知、实践、自我效能显著提高，主观阻碍下降，新增题目和开放性回答进一步呈现方法应用及任务设计变化；学校层面，模型、评价工具和课例资源进入共同研修议题，为持续改进提供组织基础。三类成效相互关联，但各有相应证据范围。</w:t>
      </w:r>
    </w:p>
    <w:p w14:paraId="6EAB9989">
      <w:pPr>
        <w:pStyle w:val="4"/>
        <w:keepNext/>
        <w:spacing w:before="280" w:after="280"/>
        <w:ind w:firstLine="0"/>
        <w:rPr>
          <w:rFonts w:hint="eastAsia" w:ascii="宋体" w:hAnsi="宋体" w:eastAsia="宋体" w:cs="宋体"/>
        </w:rPr>
      </w:pPr>
      <w:bookmarkStart w:id="167" w:name="_Toc17137"/>
      <w:r>
        <w:rPr>
          <w:rFonts w:hint="eastAsia" w:ascii="宋体" w:hAnsi="宋体" w:eastAsia="宋体" w:cs="宋体"/>
          <w:b/>
          <w:sz w:val="28"/>
        </w:rPr>
        <w:t>2 对研究问题的回应</w:t>
      </w:r>
      <w:bookmarkEnd w:id="167"/>
    </w:p>
    <w:p w14:paraId="724E4B97">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围绕研究问题，本研究形成了由诊断需求到实践设计、再到证据支持与模型完善的回答。前测与开放题识别复杂问题分析、方法生成和学习调节需求；五环学习与教师四步将这些需求转化为任务与支持；学科四要素向科创五要素的拓展，为知识方法的综合运用提供真实条件；七维自评变化与案例材料支持阶段实践价值。最终2.0版据此明确教与学协同、三层学习及学科向科创拓展的关系，使实践成果获得更清楚的整体表达。</w:t>
      </w:r>
    </w:p>
    <w:p w14:paraId="54B4E934">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据此，本研究形成三个相互联系的成果：能够用于设计与分析的教学习模型，能够根据场域转化的学科四要素与科创五要素框架，以及能够支撑判断与反馈的评价资源。问卷呈现阶段积极变化，作品分布和修订材料补充任务成果与过程证据，项目测试呈现方案验证的实际进展。这些材料支持课题在本校形成了可实施、可观察、可改进的实践方式，也为模型2.0的完善提供了依据。</w:t>
      </w:r>
    </w:p>
    <w:p w14:paraId="2A4E6701">
      <w:pPr>
        <w:pStyle w:val="4"/>
        <w:keepNext/>
        <w:spacing w:before="280" w:after="280"/>
        <w:ind w:firstLine="0"/>
        <w:rPr>
          <w:rFonts w:hint="eastAsia" w:ascii="宋体" w:hAnsi="宋体" w:eastAsia="宋体" w:cs="宋体"/>
        </w:rPr>
      </w:pPr>
      <w:bookmarkStart w:id="168" w:name="_Toc19352"/>
      <w:r>
        <w:rPr>
          <w:rFonts w:hint="eastAsia" w:ascii="宋体" w:hAnsi="宋体" w:eastAsia="宋体" w:cs="宋体"/>
          <w:b/>
          <w:sz w:val="28"/>
        </w:rPr>
        <w:t>3 成效结论的适用范围与持续验证</w:t>
      </w:r>
      <w:bookmarkEnd w:id="168"/>
    </w:p>
    <w:p w14:paraId="55AD40C7">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数据口径的稳定性是结果解释的基础。学生更新前测未出现5分，与后测高分分布差异明显；教师匹配依赖背景信息而非唯一身份确认，且后测部分题干和引导语调整。上述情况不影响依据现有文件重现计算，但会影响提升幅度与个体变化的解释。后续宜保存统一施测版本、稳定匿名编号与原始导出记录，确保变化来自可比较的测量过程。</w:t>
      </w:r>
    </w:p>
    <w:p w14:paraId="7482C882">
      <w:pPr>
        <w:spacing w:before="0" w:after="0" w:line="360" w:lineRule="auto"/>
        <w:ind w:firstLine="480"/>
        <w:jc w:val="both"/>
        <w:rPr>
          <w:rFonts w:hint="eastAsia" w:ascii="宋体" w:hAnsi="宋体" w:eastAsia="宋体" w:cs="宋体"/>
          <w:b w:val="0"/>
          <w:sz w:val="24"/>
        </w:rPr>
      </w:pPr>
      <w:r>
        <w:rPr>
          <w:rFonts w:hint="eastAsia" w:ascii="宋体" w:hAnsi="宋体" w:eastAsia="宋体" w:cs="宋体"/>
          <w:b w:val="0"/>
          <w:sz w:val="24"/>
        </w:rPr>
        <w:t>从课题持续发展的角度看，最值得保留的是一套可以反复使用的专业判断方式：明确希望学生发展什么，观察学生怎样处理任务，依据表达、作品和修订判断支持是否适切，再决定下一步如何调整。当前研究已在模型、工具、课堂实践和校本研修之间建立联系；继续以真实任务表现验证变化，以持续追踪检验稳定性，将有助于把阶段性成果转化为学校日常育人的长期实践。</w:t>
      </w:r>
    </w:p>
    <w:p w14:paraId="363E74B0">
      <w:pPr>
        <w:spacing w:before="0" w:after="0" w:line="360" w:lineRule="auto"/>
        <w:ind w:firstLine="480"/>
        <w:jc w:val="both"/>
        <w:rPr>
          <w:rFonts w:hint="eastAsia" w:ascii="宋体" w:hAnsi="宋体" w:eastAsia="宋体" w:cs="宋体"/>
          <w:b w:val="0"/>
          <w:sz w:val="24"/>
        </w:rPr>
      </w:pPr>
    </w:p>
    <w:p w14:paraId="17971AB0">
      <w:pPr>
        <w:pStyle w:val="2"/>
        <w:keepNext/>
        <w:pageBreakBefore w:val="0"/>
        <w:overflowPunct w:val="0"/>
        <w:bidi w:val="0"/>
        <w:snapToGrid w:val="0"/>
        <w:spacing w:before="360" w:after="240" w:line="360" w:lineRule="auto"/>
        <w:jc w:val="left"/>
        <w:textAlignment w:val="auto"/>
        <w:outlineLvl w:val="1"/>
        <w:rPr>
          <w:rFonts w:hint="eastAsia" w:ascii="宋体" w:hAnsi="宋体" w:eastAsia="宋体" w:cs="宋体"/>
          <w:b/>
          <w:color w:val="000000"/>
          <w:kern w:val="0"/>
          <w:sz w:val="30"/>
          <w:szCs w:val="30"/>
          <w:highlight w:val="none"/>
        </w:rPr>
      </w:pPr>
      <w:bookmarkStart w:id="169" w:name="_Toc29954"/>
      <w:r>
        <w:rPr>
          <w:rFonts w:hint="eastAsia" w:ascii="宋体" w:hAnsi="宋体" w:eastAsia="宋体" w:cs="宋体"/>
          <w:b/>
          <w:color w:val="000000"/>
          <w:kern w:val="0"/>
          <w:sz w:val="28"/>
        </w:rPr>
        <w:t>参考</w:t>
      </w:r>
      <w:r>
        <w:rPr>
          <w:rFonts w:hint="eastAsia" w:ascii="宋体" w:hAnsi="宋体" w:eastAsia="宋体" w:cs="宋体"/>
          <w:b/>
          <w:color w:val="000000"/>
          <w:kern w:val="0"/>
          <w:sz w:val="28"/>
          <w:highlight w:val="none"/>
        </w:rPr>
        <w:t>文献</w:t>
      </w:r>
      <w:bookmarkEnd w:id="169"/>
    </w:p>
    <w:p w14:paraId="2D21EF03">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[1] 陈丽莎, 翁绮睿, 彭正梅. 成为自己的教师：“可见的学习”视野下的学生自评能力研究[J]. 教育发展研究, 2023, 43(22): 38-54.</w:t>
      </w:r>
    </w:p>
    <w:p w14:paraId="007612BD">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[2] 陈丽莎, 伍绍杨. 唤醒家庭的力量[J]. 上海教育, 2025(26): 50-51.</w:t>
      </w:r>
    </w:p>
    <w:p w14:paraId="0840ED39">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[3] 陈添. 认识你的领导力：以可见的学习重塑教育变革[J]. 上海教育, 2025(26): 48-49.</w:t>
      </w:r>
    </w:p>
    <w:p w14:paraId="6CEAF207">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[4] 高嘉诚, 梁锦芳. “可见的学习”视域下学生自评力培养的实践[J]. 上海教育, 2025(26): 52-53.</w:t>
      </w:r>
    </w:p>
    <w:p w14:paraId="23B49948">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[5] 高妍, 缪秋英, 邓莉. DIIE模式：一种教师可以共享的教学语言[J]. 上海教育, 2025(26): 40-41.</w:t>
      </w:r>
    </w:p>
    <w:p w14:paraId="7088965C">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[6] 何光友, 沈勍, 伍绍杨. 可见的学习视角下的项目化设计[J]. 上海教育, 2025(26): 44-45.</w:t>
      </w:r>
    </w:p>
    <w:p w14:paraId="6B8E8581">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[7] 黄忠敬, 王倩, 陈唤春, 等. 交往能力：中国青少年社会与情感能力测评分报告之五[J]. 华东师范大学学报（教育科学版）, 2021, 39(9): 93-108. DOI:10.16382/j.cnki.1000-5560.2021.09.006.</w:t>
      </w:r>
    </w:p>
    <w:p w14:paraId="408A69C7">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[8] 教育部. 义务教育课程方案（2022年版）[S]. 北京: 北京师范大学出版社, 2022.</w:t>
      </w:r>
    </w:p>
    <w:p w14:paraId="0383B639">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[9] 教育部办公厅. 基础教育课程教学改革深化行动方案（教材厅函〔2023〕3号）[EB/OL]. [2026-10-19]. https://www.gov.cn/zhengce/zhengceku/202306/content_6884785.htm.</w:t>
      </w:r>
    </w:p>
    <w:p w14:paraId="69DC8D52">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[10] 教育部基础教育教学指导委员会. 中小学生成式人工智能使用指南（2025年版）[EB/OL]. (2025-05-12)[2026-10-19]. https://www.chinanews.com.cn/cj/2025/05-12/10414191.shtml.</w:t>
      </w:r>
    </w:p>
    <w:p w14:paraId="51F90ED7">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[11] 李茂森, 祝蕾蕾. 中小学课堂教学反馈的现实困境与改进路径：基于哈蒂“可见的学习”的视角[J]. 教育发展研究, 2022, 42(20): 77-84.</w:t>
      </w:r>
    </w:p>
    <w:p w14:paraId="7B0DFB38">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[12] 林心悦. 卓越教师的三个形象与十个心智框架[J]. 上海教育, 2025(26): 46-47.</w:t>
      </w:r>
    </w:p>
    <w:p w14:paraId="4092F8BA">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[13] 马淑风, 杨向东. 什么才是高阶思维？——以“新旧知识关系建立”为核心的高阶思维概念框架[J]. 华东师范大学学报（教育科学版）, 2022, 40(11): 58-68. DOI:10.16382/j.cnki.1000-5560.2022.11.005.</w:t>
      </w:r>
    </w:p>
    <w:p w14:paraId="09B435CF">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[14] 马梓越, 沈勍, 伍绍杨. 可见的学习与学科教学应用[J]. 上海教育, 2025(26): 42-43.</w:t>
      </w:r>
    </w:p>
    <w:p w14:paraId="6FA4C5C5">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[15] 彭正梅. 寻求教学的“圣杯”：论哈蒂《可见的学习》及教育学的实证倾向[J]. 教育发展研究, 2015, 35(6): 1-9.</w:t>
      </w:r>
    </w:p>
    <w:p w14:paraId="3C25FD01">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[16] 彭正梅, 施芳婷, 伍绍杨. 卓越教师的10个心智框架：《可见的学习》与《学记》的比较[J]. 湖南师范大学教育科学学报, 2022, 21(5): 23-31.</w:t>
      </w:r>
    </w:p>
    <w:p w14:paraId="1C7E8615">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[17] 彭正梅, 伍绍杨. 可见的学习：从理论探索到实践创新[J]. 上海教育, 2025(26): 26-28.</w:t>
      </w:r>
    </w:p>
    <w:p w14:paraId="62677531">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[18] 彭正梅, 伍绍杨, 邓莉. 如何培养高阶能力：哈蒂“可见的学习”的视角[J]. 教育研究, 2019, 40(5): 76-85.</w:t>
      </w:r>
    </w:p>
    <w:p w14:paraId="1E0F05BF">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[19] 邱惠芬. “可见的学习”视域下初中化学学科实践学习分析框架的建构[J]. 化学教学, 2024(2): 27-33.</w:t>
      </w:r>
    </w:p>
    <w:p w14:paraId="190C195E">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[20] 上海市教育委员会. 上海市初中学业水平考试实施办法（沪教委规〔2019〕2号）[Z]. 2019.</w:t>
      </w:r>
    </w:p>
    <w:p w14:paraId="6181130D">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[21] 上海市教育委员会. 上海市初中学生综合素质评价实施办法（沪教委规〔2019〕3号）[Z]. 2019.</w:t>
      </w:r>
    </w:p>
    <w:p w14:paraId="0ED24222">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[22] 上海市教育委员会. 上海市普通高中课程实施方案[Z]. 2021.</w:t>
      </w:r>
    </w:p>
    <w:p w14:paraId="54D8680B">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[23] 上海市教育委员会. 关于实施项目化学习推动义务教育育人方式改革的指导意见（沪教委基〔2023〕24号）[EB/OL]. (2023-09-01)[2026-10-19]. https://edu.sh.gov.cn/xxgk2_zdgz_jcjy_01/20230901/d22c1043024d4d0e9d32b85fd3392186.html.</w:t>
      </w:r>
    </w:p>
    <w:p w14:paraId="6E6BF6EB">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[24] 沈勍. 基于“可见的学习”，探索学生高阶能力培养[J]. 上海教育, 2025(26): 54-55.</w:t>
      </w:r>
    </w:p>
    <w:p w14:paraId="719D7038">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[25] 沈勍, 伍绍杨. 高阶能力的培养之道[J]. 上海教育, 2025(26): 36-37.</w:t>
      </w:r>
    </w:p>
    <w:p w14:paraId="740B52B8">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[26] 施芳婷. 重新评估学校成功学习的条件[J]. 上海教育, 2025(26): 29-31.</w:t>
      </w:r>
    </w:p>
    <w:p w14:paraId="2EEEA20B">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[27] 石修银. 基于“可见的学习”理论的语文教学设计、过程及评价[J]. 课程·教材·教法, 2021, 41(8): 83-89.</w:t>
      </w:r>
    </w:p>
    <w:p w14:paraId="7C768255">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[28] 温英贝, 伍绍杨. 有效反馈的艺术[J]. 上海教育, 2025(26): 38-39.</w:t>
      </w:r>
    </w:p>
    <w:p w14:paraId="03789320">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[29] 伍绍杨. 可见的学习：未完成的故事[J]. 基础教育, 2015, 12(5): 107-112.</w:t>
      </w:r>
    </w:p>
    <w:p w14:paraId="6EEFCB15">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[30] 伍绍杨. 可见的学习的全球迁移[J]. 上海教育, 2025(26): 32-33.</w:t>
      </w:r>
    </w:p>
    <w:p w14:paraId="4649C489">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[31] 伍绍杨, 彭正梅. 迈向更有效的反馈：哈蒂“可见的学习”的模式[J]. 开放教育研究, 2021, 27(4): 27-40.</w:t>
      </w:r>
    </w:p>
    <w:p w14:paraId="0D93F318">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[32] 伍绍杨, 彭正梅. 学习科学证明了什么：哈蒂“可见的学习”的视角[J]. 教育发展研究, 2025, 45(8): 39-50.</w:t>
      </w:r>
    </w:p>
    <w:p w14:paraId="477ADBC2">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[33] 伍绍杨, 彭正梅. 教育知识的全球迁移与重构：以“可见的学习”为例[J]. 比较教育研究, 2026, 48(3): 92-101.</w:t>
      </w:r>
    </w:p>
    <w:p w14:paraId="1086910B">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[34] 伍绍杨, 施芳婷, 彭正梅. 哪些因素对学业成就的影响最大：基于对“哈蒂排名”和PISA-TALIS的分析[J]. 外国教育研究, 2023, 50(7): 58-82.</w:t>
      </w:r>
    </w:p>
    <w:p w14:paraId="49C79291">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[35] 杨振峰. 素养立意的课程建设与教学变革[EB/OL]. (2025-01-14)[2026-10-19]. https://www.eol.cn/news/xueshu/hui/202501/t20250114_2651182.shtml.</w:t>
      </w:r>
    </w:p>
    <w:p w14:paraId="1D3D656F">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[36] 袁振国, 黄忠敬, 王纮, 等. 中国青少年社会与情感能力发展水平报告——基于第二轮SSES测评数据[J]. 华东师范大学学报（教育科学版）, 2024, 42(5): 1-32. DOI:10.16382/j.cnki.1000-5560.2024.05.001.</w:t>
      </w:r>
    </w:p>
    <w:p w14:paraId="065AD07F">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[37] 张诗琪. 学习的九个基本原则[J]. 上海教育, 2025(26): 34-35.</w:t>
      </w:r>
    </w:p>
    <w:p w14:paraId="5207D76B">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[38] 中共中央, 国务院. 深化新时代教育评价改革总体方案[EB/OL]. (2020-10-13)[2026-10-19]. https://www.gov.cn/zhengce/2020-10/13/content_5551032.htm.</w:t>
      </w:r>
    </w:p>
    <w:p w14:paraId="0315F2D5">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[39] ABRAMI P C, BERNARD R M, BOROKHOVSKI E, et al. Strategies for teaching students to think critically: A meta-analysis[J]. Review of Educational Research, 2015, 85(2): 275-314.</w:t>
      </w:r>
    </w:p>
    <w:p w14:paraId="77BEAB02">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[40] ANDERSON L W, KRATHWOHL D R. A taxonomy for learning, teaching, and assessing: A revision of Bloom's taxonomy of educational objectives[M]. New York: Longman, 2001.</w:t>
      </w:r>
    </w:p>
    <w:p w14:paraId="5008B3F2">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[41] BERGERON L, ROGERS L. Teaching the Theory of Knowledge course in IB World Schools[R]. La Crosse: University of Wisconsin-La Crosse, 2015.</w:t>
      </w:r>
    </w:p>
    <w:p w14:paraId="670ED9A0">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[42] BERGERON P J, RIVARD L. How to engage in pseudoscience with real data: A criticism of John Hattie's arguments in Visible Learning from the perspective of a statistician[J]. McGill Journal of Education, 2017, 52(1): 237-246.</w:t>
      </w:r>
    </w:p>
    <w:p w14:paraId="0F1BF023">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[43] BIGGS J. What the student does: Teaching for enhanced learning[J]. Higher Education Research &amp; Development, 1999, 18(1): 57-75. DOI:10.1080/0729436990180105.</w:t>
      </w:r>
    </w:p>
    <w:p w14:paraId="11928A48">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[44] BOUCKAERT M. The assessment of students' creative and critical thinking skills in higher education across OECD countries: A review of policies and related practices[R]. Paris: OECD Publishing, 2023. DOI:10.1787/35dbd439-en.</w:t>
      </w:r>
    </w:p>
    <w:p w14:paraId="45985DBB">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[45] BROWN C, GREANY T. The evidence-informed school system in England: Where should school leaders be focusing their efforts?[J]. Leadership and Policy in Schools, 2018, 17(1): 115-137. DOI:10.1080/15700763.2016.1270330.</w:t>
      </w:r>
    </w:p>
    <w:p w14:paraId="6A6B8019">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[46] CASEL. CASEL's SEL framework: What are the core competence areas and where are they promoted?[R]. Chicago: Collaborative for Academic, Social, and Emotional Learning, 2020.</w:t>
      </w:r>
    </w:p>
    <w:p w14:paraId="04F7E92D">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[47] CHEN S, CHEUNG A C K. Effect of generative artificial intelligence on university students learning outcomes: A systematic review and meta-analysis[J]. Educational Research Review, 2025, 49: 100737. DOI:10.1016/j.edurev.2025.100737.</w:t>
      </w:r>
    </w:p>
    <w:p w14:paraId="1056429F">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[48] COHEN L, MANION L, MORRISON K. Research methods in education[M]. 7th ed. London: Routledge, 2011.</w:t>
      </w:r>
    </w:p>
    <w:p w14:paraId="399571D4">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[49] COLE D R, ULLMAN J, GANNON S, et al. Critical thinking skills in the International Baccalaureate's 'Theory of Knowledge' subject: Findings from an Australian study[J]. Australian Journal of Education, 2015, 59(3): 247-264.</w:t>
      </w:r>
    </w:p>
    <w:p w14:paraId="6E3BF0C1">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[50] COWEN N, CARTWRIGHT N, VIRK B, et al. Making the most of the evidence: Evidence-based policy in the classroom[R]. Durham: Durham University, 2015.</w:t>
      </w:r>
    </w:p>
    <w:p w14:paraId="540C1A89">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[51] CRESWELL J W, CRESWELL J D. Research design: Qualitative, quantitative, and mixed methods approaches[M]. 6th ed. Thousand Oaks: SAGE, 2022.</w:t>
      </w:r>
    </w:p>
    <w:p w14:paraId="3C0E591D">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[52] DE JONG T, LAZONDER A W, CHINN C A, et al. Let's talk evidence – The case for combining inquiry-based and direct instruction[J]. Educational Research Review, 2023, 39: 100536. DOI:10.1016/j.edurev.2023.100536.</w:t>
      </w:r>
    </w:p>
    <w:p w14:paraId="205FA159">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[53] DU Y, YUAN Y. Epistemic dependence in AI-mediated learning[J/OL]. AI &amp; Society, 2026. DOI:10.1007/s00146-026-03294-1.</w:t>
      </w:r>
    </w:p>
    <w:p w14:paraId="31FC9463">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[54] DURLAK J A, WEISSBERG R P, DYMNICKI A B, et al. The impact of enhancing students' social and emotional learning: A meta-analysis of school-based universal interventions[J]. Child Development, 2011, 82(1): 405-432.</w:t>
      </w:r>
    </w:p>
    <w:p w14:paraId="688FB004">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[55] EACOTT S. Ranting, raving and complaining: Reflections on working against orthodoxy[J]. International Journal of Leadership in Education, 2019, 22(6): 774-782.</w:t>
      </w:r>
    </w:p>
    <w:p w14:paraId="3F641AF8">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[56] EDOVALD T, NEVILL C. Working out what works: The case of the Education Endowment Foundation in England[J]. ECNU Review of Education, 2021, 4(1): 46-64.</w:t>
      </w:r>
    </w:p>
    <w:p w14:paraId="072BC2F5">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[57] FREDENS K. Synlig læring og læringens anatomi[J]. Paideia, 2015(9): 70-75.</w:t>
      </w:r>
    </w:p>
    <w:p w14:paraId="20C42AAD">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[58] GOLOVCHIN M A. What kind of teacher does the 'school of the future' need? Possibility of using John Hattie's approach in Russian education[J]. Economic and Social Changes: Facts, Trends, Forecast, 2019, 12(5): 229-242.</w:t>
      </w:r>
    </w:p>
    <w:p w14:paraId="7DE496C4">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[59] GÜNGÖR F, ALTUNBAŞAK İ, AYDIN A T, et al. A second-order meta-analysis on the effects of cooperative learning on students' academic achievement, higher-order thinking, and affective behaviors[J]. Current Psychology, 2026, 45: 552. DOI:10.1007/s12144-025-08943-0.</w:t>
      </w:r>
    </w:p>
    <w:p w14:paraId="60F671A5">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[60] GUO H, ZHOU Z, MA F. Effect of training programs on the creativity of university students: A multi-level meta-analysis[J]. Thinking Skills and Creativity, 2025, 56: 101779. DOI:10.1016/j.tsc.2025.101779.</w:t>
      </w:r>
    </w:p>
    <w:p w14:paraId="516CB51C">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[61] HATTIE J. What is the nature of evidence that makes a difference to learning?[C]//Using data to support learning: Proceedings of the ACER Research Conference 2005. Melbourne: Australian Council for Educational Research, 2005: 11-21.</w:t>
      </w:r>
    </w:p>
    <w:p w14:paraId="74790561">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[62] HATTIE J. The applicability of Visible Learning to higher education[J]. Scholarship of Teaching and Learning in Psychology, 2015, 1(1): 79-91.</w:t>
      </w:r>
    </w:p>
    <w:p w14:paraId="0F19B7E1">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[63] HATTIE J, TIMPERLEY H. The power of feedback[J]. Review of Educational Research, 2007, 77(1): 81-112.</w:t>
      </w:r>
    </w:p>
    <w:p w14:paraId="732D6890">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[64] HIGGINS S. Meta-synthesis and comparative meta-analysis of education research findings: Some risks and benefits[J]. Review of Education, 2016, 4(1): 31-53.</w:t>
      </w:r>
    </w:p>
    <w:p w14:paraId="156484D1">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[65] HUGHES C. Theory of Knowledge aims, objectives and assessment criteria: An analysis of critical thinking descriptors[J]. Journal of Research in International Education, 2014, 13(1): 30-45. DOI:10.1177/1475240914528084.</w:t>
      </w:r>
    </w:p>
    <w:p w14:paraId="4E716C29">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[66] JORNITZ S, KLINGE D. "Bildung" as a forgotten aspect of algorithmic technologies[M]//PARREIRA DO AMARAL M, THOMPSON C. Geopolitical transformations in higher education. Cham: Springer, 2022: 231-249.</w:t>
      </w:r>
    </w:p>
    <w:p w14:paraId="5825B5B7">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[67] KELLY P, BECK A, HOFBAUER S. Comparing school leaders' experiences of research use in England, Scotland and Germany[J]. Review of Education, 2025, 13(1): e70058. DOI:10.1002/rev3.70058.</w:t>
      </w:r>
    </w:p>
    <w:p w14:paraId="3534A94E">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[68] KNUDSEN H. John Hattie: I'm a statistician, I'm not a theoretician[J]. Nordic Journal of Studies in Educational Policy, 2017, 3(3): 253-261.</w:t>
      </w:r>
    </w:p>
    <w:p w14:paraId="251C9B1D">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[69] KUHN D, CHENEY R, WEINSTOCK M. The development of epistemological understanding[J]. Cognitive Development, 2000, 15(3): 309-328.</w:t>
      </w:r>
    </w:p>
    <w:p w14:paraId="5B3C405F">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[70] LEI H, DING Y, CHIU M M. The effect of graphic organizers on cultivating higher-order thinking: Evidence from a meta-analysis[J]. Educational Research Review, 2026, 52: 100822. DOI:10.1016/j.edurev.2026.100822.</w:t>
      </w:r>
    </w:p>
    <w:p w14:paraId="7B94CF4F">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[71] LI C, CUI H, HAGEDORN L S. The cognitive impact of ChatGPT in higher education: A systematic review of critical and creative thinking outcomes[J]. Computers and Education: Artificial Intelligence, 2026, 10: 100571. DOI:10.1016/j.caeai.2026.100571.</w:t>
      </w:r>
    </w:p>
    <w:p w14:paraId="48207ADB">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[72] LIU J, MBOWE A E, TAHRI D, et al. Meta-analysis on the influence of AI agents on K-12 student cognitive performance[J]. Computers in Human Behavior Reports, 2026, 21: 100973. DOI:10.1016/j.chbr.2026.100973.</w:t>
      </w:r>
    </w:p>
    <w:p w14:paraId="44ED2231">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[73] MCDONNELL L M, WEATHERFORD M S. Evidence use and the Common Core State Standards movement: From problem definition to policy adoption[J]. American Journal of Education, 2013, 120(1): 1-25. DOI:10.1086/673163.</w:t>
      </w:r>
    </w:p>
    <w:p w14:paraId="47B8D715">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[74] NIELSEN K, KLITMØLLER J. Blind spots in visible learning: A critique of John Hattie as an educational theorist[J]. Nordic Psychology, 2021.</w:t>
      </w:r>
    </w:p>
    <w:p w14:paraId="66DF7145">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[75] NORDAHL T. Visible Learning som grunnlag for evidens og forbedringsarbeid i utdanningssystemet[J]. Paideia, 2015(9): 61-69.</w:t>
      </w:r>
    </w:p>
    <w:p w14:paraId="694CD2EE">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[76] OECD. Beyond academic learning: First results from the Survey of Social and Emotional Skills[R]. Paris: OECD Publishing, 2021.</w:t>
      </w:r>
    </w:p>
    <w:p w14:paraId="42A32F92">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[77] PARK J H, MYSZKOWSKI N, NIU W. Exploring the intersection of creativity and critical thinking among students: A meta-analysis[J]. Thinking Skills and Creativity, 2026, 60: 102119. DOI:10.1016/j.tsc.2025.102119.</w:t>
      </w:r>
    </w:p>
    <w:p w14:paraId="2EF7A540">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[78] QVORTRUP L. Baggrund for og diskussioner af Visible Learning med særligt henblik på lærings- og vidensbegrebet[J]. Paideia, 2015(9): 22-33.</w:t>
      </w:r>
    </w:p>
    <w:p w14:paraId="1C155B3E">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[79] RICKINSON M, WALSH L, GLEESON J, et al. Using research well in educational practice[M]//RÉVAI N. Who cares about using education research in policy and practice? Strengthening research engagement. Paris: OECD Publishing, 2022: 182-199. DOI:10.1787/d7ff793d-en.</w:t>
      </w:r>
    </w:p>
    <w:p w14:paraId="229054CA">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[80] RUNCO M A, MAMMADOV S, SUI D, et al. Second-order meta-analysis of the creativity research[J/OL]. Creativity Research Journal, 2026. DOI:10.1080/10400419.2026.2644245.</w:t>
      </w:r>
    </w:p>
    <w:p w14:paraId="27969000">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[81] SNOOK I, O'NEILL J, CLARK J, et al. Invisible learnings? A commentary on John Hattie's book: Visible learning: A synthesis of over 800 meta-analyses relating to achievement[J]. New Zealand Journal of Educational Studies, 2009, 44(1): 93-106.</w:t>
      </w:r>
    </w:p>
    <w:p w14:paraId="5AA965CA">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[82] STEINER-KHAMSI G, MARTENS K, YDESEN C. Governance by numbers 2.0: Policy brokerage as an instrument of global governance in the era of information overload[J]. Comparative Education, 2024, 60(4): 537-554.</w:t>
      </w:r>
    </w:p>
    <w:p w14:paraId="433BD2EA">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[83] TERHART E. Has John Hattie really found the holy grail of research on teaching? An extended review of Visible Learning[J]. Journal of Curriculum Studies, 2011, 43(3): 425-438.</w:t>
      </w:r>
    </w:p>
    <w:p w14:paraId="6A4E0C14">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[84] ÜNAL E, KAYA M, UZUN A M, et al. A second-order meta-analysis on the effects of artificial intelligence applications on student outcomes[J]. Journal of Educational Computing Research, 2026, 64(5): 1360-1389. DOI:10.1177/07356331261424767.</w:t>
      </w:r>
    </w:p>
    <w:p w14:paraId="06696550">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[85] WECKER C, VOGEL F, HETMANEK A. Visionär und imposant – aber auch belastbar? Eine Kritik der Methodik von Hatties Visible Learning[J]. Zeitschrift für Erziehungswissenschaft, 2016, 20: 21-40. DOI:10.1007/s11618-016-0696-0.</w:t>
      </w:r>
    </w:p>
    <w:p w14:paraId="6C455E20">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[86] WU J Y, LEE Y H, CHAI C S, et al. Strengthening human epistemic agency in the symbiotic learning partnership with generative artificial intelligence[J]. Educational Researcher, 2025, 54(6): 358-368. DOI:10.3102/0013189X251333628.</w:t>
      </w:r>
    </w:p>
    <w:p w14:paraId="28E06659">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[87] ZEMPLÉN G Á. Conflicting agendas: Critical thinking versus science education in the International Baccalaureate Theory of Knowledge course[J]. Science &amp; Education, 2007, 16: 167-196.</w:t>
      </w:r>
    </w:p>
    <w:p w14:paraId="5565FE3F">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[88] ZHAO Y, YUE Y, SUN Z, et al. Does generative artificial intelligence improve students' higher-order thinking? A meta-analysis based on 29 experiments and quasi-experiments[J]. Journal of Intelligence, 2025, 13(12): 160. DOI:10.3390/jintelligence13120160.</w:t>
      </w:r>
    </w:p>
    <w:p w14:paraId="4DAF8654">
      <w:pPr>
        <w:spacing w:line="600" w:lineRule="exact"/>
        <w:jc w:val="center"/>
        <w:rPr>
          <w:rFonts w:hint="eastAsia" w:ascii="宋体" w:hAnsi="宋体" w:eastAsia="宋体" w:cs="宋体"/>
          <w:sz w:val="44"/>
          <w:highlight w:val="none"/>
        </w:rPr>
      </w:pPr>
    </w:p>
    <w:p w14:paraId="327AE1DA">
      <w:pPr>
        <w:jc w:val="both"/>
        <w:rPr>
          <w:rFonts w:hint="eastAsia" w:ascii="宋体" w:hAnsi="宋体" w:eastAsia="宋体" w:cs="宋体"/>
          <w:sz w:val="44"/>
          <w:highlight w:val="none"/>
        </w:rPr>
      </w:pPr>
    </w:p>
    <w:p w14:paraId="47589548">
      <w:pPr>
        <w:rPr>
          <w:rFonts w:hint="eastAsia" w:ascii="宋体" w:hAnsi="宋体" w:eastAsia="宋体" w:cs="宋体"/>
          <w:highlight w:val="none"/>
        </w:rPr>
      </w:pPr>
    </w:p>
    <w:p w14:paraId="285ECE6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F32D379E-AF71-465A-9779-9CA0CB4EBF2A}"/>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方正小标宋简体">
    <w:panose1 w:val="02000000000000000000"/>
    <w:charset w:val="86"/>
    <w:family w:val="script"/>
    <w:pitch w:val="default"/>
    <w:sig w:usb0="00000001" w:usb1="08000000" w:usb2="00000000" w:usb3="00000000" w:csb0="00040000" w:csb1="00000000"/>
    <w:embedRegular r:id="rId2" w:fontKey="{3A90F516-9940-4A4E-BE0A-20ADBFAF4F82}"/>
  </w:font>
  <w:font w:name="楷体">
    <w:panose1 w:val="02010609060101010101"/>
    <w:charset w:val="86"/>
    <w:family w:val="modern"/>
    <w:pitch w:val="default"/>
    <w:sig w:usb0="800002BF" w:usb1="38CF7CFA" w:usb2="00000016" w:usb3="00000000" w:csb0="00040001" w:csb1="00000000"/>
    <w:embedRegular r:id="rId3" w:fontKey="{51B95789-755A-4B49-9DCE-432867313D5F}"/>
  </w:font>
  <w:font w:name="WPSEMBED1">
    <w:panose1 w:val="02000000000000000000"/>
    <w:charset w:val="86"/>
    <w:family w:val="auto"/>
    <w:pitch w:val="default"/>
    <w:sig w:usb0="00000001" w:usb1="08000000" w:usb2="00000000" w:usb3="00000000" w:csb0="00040000"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34">
    <w:p>
      <w:r>
        <w:separator/>
      </w:r>
    </w:p>
  </w:footnote>
  <w:footnote w:type="continuationSeparator" w:id="235">
    <w:p>
      <w:r>
        <w:continuationSeparator/>
      </w:r>
    </w:p>
  </w:footnote>
  <w:footnote w:id="0">
    <w:p w14:paraId="08028123">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教育部</w:t>
      </w:r>
      <w:r>
        <w:rPr>
          <w:rFonts w:ascii="Times New Roman" w:hAnsi="Times New Roman" w:eastAsia="宋体" w:cs="Times New Roman"/>
          <w:sz w:val="18"/>
          <w:szCs w:val="18"/>
        </w:rPr>
        <w:t xml:space="preserve">. </w:t>
      </w:r>
      <w:r>
        <w:rPr>
          <w:rFonts w:ascii="Times New Roman" w:hAnsi="Times New Roman" w:cs="Times New Roman"/>
          <w:sz w:val="18"/>
          <w:szCs w:val="18"/>
        </w:rPr>
        <w:t>义务教育课程方案（</w:t>
      </w:r>
      <w:r>
        <w:rPr>
          <w:rFonts w:ascii="Times New Roman" w:hAnsi="Times New Roman" w:eastAsia="宋体" w:cs="Times New Roman"/>
          <w:sz w:val="18"/>
          <w:szCs w:val="18"/>
        </w:rPr>
        <w:t>2022</w:t>
      </w:r>
      <w:r>
        <w:rPr>
          <w:rFonts w:ascii="Times New Roman" w:hAnsi="Times New Roman" w:cs="Times New Roman"/>
          <w:sz w:val="18"/>
          <w:szCs w:val="18"/>
        </w:rPr>
        <w:t>年版）</w:t>
      </w:r>
      <w:r>
        <w:rPr>
          <w:rFonts w:ascii="Times New Roman" w:hAnsi="Times New Roman" w:eastAsia="宋体" w:cs="Times New Roman"/>
          <w:sz w:val="18"/>
          <w:szCs w:val="18"/>
        </w:rPr>
        <w:t xml:space="preserve">[S]. </w:t>
      </w:r>
      <w:r>
        <w:rPr>
          <w:rFonts w:ascii="Times New Roman" w:hAnsi="Times New Roman" w:cs="Times New Roman"/>
          <w:sz w:val="18"/>
          <w:szCs w:val="18"/>
        </w:rPr>
        <w:t>北京</w:t>
      </w:r>
      <w:r>
        <w:rPr>
          <w:rFonts w:ascii="Times New Roman" w:hAnsi="Times New Roman" w:eastAsia="宋体" w:cs="Times New Roman"/>
          <w:sz w:val="18"/>
          <w:szCs w:val="18"/>
        </w:rPr>
        <w:t xml:space="preserve">: </w:t>
      </w:r>
      <w:r>
        <w:rPr>
          <w:rFonts w:ascii="Times New Roman" w:hAnsi="Times New Roman" w:cs="Times New Roman"/>
          <w:sz w:val="18"/>
          <w:szCs w:val="18"/>
        </w:rPr>
        <w:t>北京师范大学出版社</w:t>
      </w:r>
      <w:r>
        <w:rPr>
          <w:rFonts w:ascii="Times New Roman" w:hAnsi="Times New Roman" w:eastAsia="宋体" w:cs="Times New Roman"/>
          <w:sz w:val="18"/>
          <w:szCs w:val="18"/>
        </w:rPr>
        <w:t>, 2022.</w:t>
      </w:r>
    </w:p>
  </w:footnote>
  <w:footnote w:id="1">
    <w:p w14:paraId="4EB15DB0">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教育部办公厅</w:t>
      </w:r>
      <w:r>
        <w:rPr>
          <w:rFonts w:ascii="Times New Roman" w:hAnsi="Times New Roman" w:eastAsia="宋体" w:cs="Times New Roman"/>
          <w:sz w:val="18"/>
          <w:szCs w:val="18"/>
        </w:rPr>
        <w:t xml:space="preserve">. </w:t>
      </w:r>
      <w:r>
        <w:rPr>
          <w:rFonts w:ascii="Times New Roman" w:hAnsi="Times New Roman" w:cs="Times New Roman"/>
          <w:sz w:val="18"/>
          <w:szCs w:val="18"/>
        </w:rPr>
        <w:t>基础教育课程教学改革深化行动方案（教材厅函〔</w:t>
      </w:r>
      <w:r>
        <w:rPr>
          <w:rFonts w:ascii="Times New Roman" w:hAnsi="Times New Roman" w:eastAsia="宋体" w:cs="Times New Roman"/>
          <w:sz w:val="18"/>
          <w:szCs w:val="18"/>
        </w:rPr>
        <w:t>2023</w:t>
      </w:r>
      <w:r>
        <w:rPr>
          <w:rFonts w:ascii="Times New Roman" w:hAnsi="Times New Roman" w:cs="Times New Roman"/>
          <w:sz w:val="18"/>
          <w:szCs w:val="18"/>
        </w:rPr>
        <w:t>〕</w:t>
      </w:r>
      <w:r>
        <w:rPr>
          <w:rFonts w:ascii="Times New Roman" w:hAnsi="Times New Roman" w:eastAsia="宋体" w:cs="Times New Roman"/>
          <w:sz w:val="18"/>
          <w:szCs w:val="18"/>
        </w:rPr>
        <w:t>3</w:t>
      </w:r>
      <w:r>
        <w:rPr>
          <w:rFonts w:ascii="Times New Roman" w:hAnsi="Times New Roman" w:cs="Times New Roman"/>
          <w:sz w:val="18"/>
          <w:szCs w:val="18"/>
        </w:rPr>
        <w:t>号）</w:t>
      </w:r>
      <w:r>
        <w:rPr>
          <w:rFonts w:ascii="Times New Roman" w:hAnsi="Times New Roman" w:eastAsia="宋体" w:cs="Times New Roman"/>
          <w:sz w:val="18"/>
          <w:szCs w:val="18"/>
        </w:rPr>
        <w:t>[EB/OL]. [2026-10-19]. https://www.gov.cn/zhengce/zhengceku/202306/content_6884785.htm.</w:t>
      </w:r>
    </w:p>
  </w:footnote>
  <w:footnote w:id="2">
    <w:p w14:paraId="44290434">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中共中央</w:t>
      </w:r>
      <w:r>
        <w:rPr>
          <w:rFonts w:ascii="Times New Roman" w:hAnsi="Times New Roman" w:eastAsia="宋体" w:cs="Times New Roman"/>
          <w:sz w:val="18"/>
          <w:szCs w:val="18"/>
        </w:rPr>
        <w:t xml:space="preserve">, </w:t>
      </w:r>
      <w:r>
        <w:rPr>
          <w:rFonts w:ascii="Times New Roman" w:hAnsi="Times New Roman" w:cs="Times New Roman"/>
          <w:sz w:val="18"/>
          <w:szCs w:val="18"/>
        </w:rPr>
        <w:t>国务院</w:t>
      </w:r>
      <w:r>
        <w:rPr>
          <w:rFonts w:ascii="Times New Roman" w:hAnsi="Times New Roman" w:eastAsia="宋体" w:cs="Times New Roman"/>
          <w:sz w:val="18"/>
          <w:szCs w:val="18"/>
        </w:rPr>
        <w:t xml:space="preserve">. </w:t>
      </w:r>
      <w:r>
        <w:rPr>
          <w:rFonts w:ascii="Times New Roman" w:hAnsi="Times New Roman" w:cs="Times New Roman"/>
          <w:sz w:val="18"/>
          <w:szCs w:val="18"/>
        </w:rPr>
        <w:t>深化新时代教育评价改革总体方案</w:t>
      </w:r>
      <w:r>
        <w:rPr>
          <w:rFonts w:ascii="Times New Roman" w:hAnsi="Times New Roman" w:eastAsia="宋体" w:cs="Times New Roman"/>
          <w:sz w:val="18"/>
          <w:szCs w:val="18"/>
        </w:rPr>
        <w:t>[EB/OL]. (2020-10-13)[2026-10-19]. https://www.gov.cn/zhengce/2020-10/13/content_5551032.htm.</w:t>
      </w:r>
    </w:p>
  </w:footnote>
  <w:footnote w:id="3">
    <w:p w14:paraId="421361F8">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上海市教育委员会</w:t>
      </w:r>
      <w:r>
        <w:rPr>
          <w:rFonts w:ascii="Times New Roman" w:hAnsi="Times New Roman" w:eastAsia="宋体" w:cs="Times New Roman"/>
          <w:sz w:val="18"/>
          <w:szCs w:val="18"/>
        </w:rPr>
        <w:t xml:space="preserve">. </w:t>
      </w:r>
      <w:r>
        <w:rPr>
          <w:rFonts w:ascii="Times New Roman" w:hAnsi="Times New Roman" w:cs="Times New Roman"/>
          <w:sz w:val="18"/>
          <w:szCs w:val="18"/>
        </w:rPr>
        <w:t>上海市普通高中课程实施方案</w:t>
      </w:r>
      <w:r>
        <w:rPr>
          <w:rFonts w:ascii="Times New Roman" w:hAnsi="Times New Roman" w:eastAsia="宋体" w:cs="Times New Roman"/>
          <w:sz w:val="18"/>
          <w:szCs w:val="18"/>
        </w:rPr>
        <w:t>[Z]. 2021.</w:t>
      </w:r>
    </w:p>
  </w:footnote>
  <w:footnote w:id="4">
    <w:p w14:paraId="39676805">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杨振峰</w:t>
      </w:r>
      <w:r>
        <w:rPr>
          <w:rFonts w:ascii="Times New Roman" w:hAnsi="Times New Roman" w:eastAsia="宋体" w:cs="Times New Roman"/>
          <w:sz w:val="18"/>
          <w:szCs w:val="18"/>
        </w:rPr>
        <w:t xml:space="preserve">. </w:t>
      </w:r>
      <w:r>
        <w:rPr>
          <w:rFonts w:ascii="Times New Roman" w:hAnsi="Times New Roman" w:cs="Times New Roman"/>
          <w:sz w:val="18"/>
          <w:szCs w:val="18"/>
        </w:rPr>
        <w:t>素养立意的课程建设与教学变革</w:t>
      </w:r>
      <w:r>
        <w:rPr>
          <w:rFonts w:ascii="Times New Roman" w:hAnsi="Times New Roman" w:eastAsia="宋体" w:cs="Times New Roman"/>
          <w:sz w:val="18"/>
          <w:szCs w:val="18"/>
        </w:rPr>
        <w:t>[EB/OL]. (2025-01-14)[2026-10-19]. https://www.eol.cn/news/xueshu/hui/202501/t20250114_2651182.shtml.</w:t>
      </w:r>
    </w:p>
  </w:footnote>
  <w:footnote w:id="5">
    <w:p w14:paraId="0FF506FA">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上海市教育委员会</w:t>
      </w:r>
      <w:r>
        <w:rPr>
          <w:rFonts w:ascii="Times New Roman" w:hAnsi="Times New Roman" w:eastAsia="宋体" w:cs="Times New Roman"/>
          <w:sz w:val="18"/>
          <w:szCs w:val="18"/>
        </w:rPr>
        <w:t xml:space="preserve">. </w:t>
      </w:r>
      <w:r>
        <w:rPr>
          <w:rFonts w:ascii="Times New Roman" w:hAnsi="Times New Roman" w:cs="Times New Roman"/>
          <w:sz w:val="18"/>
          <w:szCs w:val="18"/>
        </w:rPr>
        <w:t>关于实施项目化学习推动义务教育育人方式改革的指导意见（沪教委基〔</w:t>
      </w:r>
      <w:r>
        <w:rPr>
          <w:rFonts w:ascii="Times New Roman" w:hAnsi="Times New Roman" w:eastAsia="宋体" w:cs="Times New Roman"/>
          <w:sz w:val="18"/>
          <w:szCs w:val="18"/>
        </w:rPr>
        <w:t>2023</w:t>
      </w:r>
      <w:r>
        <w:rPr>
          <w:rFonts w:ascii="Times New Roman" w:hAnsi="Times New Roman" w:cs="Times New Roman"/>
          <w:sz w:val="18"/>
          <w:szCs w:val="18"/>
        </w:rPr>
        <w:t>〕</w:t>
      </w:r>
      <w:r>
        <w:rPr>
          <w:rFonts w:ascii="Times New Roman" w:hAnsi="Times New Roman" w:eastAsia="宋体" w:cs="Times New Roman"/>
          <w:sz w:val="18"/>
          <w:szCs w:val="18"/>
        </w:rPr>
        <w:t>24</w:t>
      </w:r>
      <w:r>
        <w:rPr>
          <w:rFonts w:ascii="Times New Roman" w:hAnsi="Times New Roman" w:cs="Times New Roman"/>
          <w:sz w:val="18"/>
          <w:szCs w:val="18"/>
        </w:rPr>
        <w:t>号）</w:t>
      </w:r>
      <w:r>
        <w:rPr>
          <w:rFonts w:ascii="Times New Roman" w:hAnsi="Times New Roman" w:eastAsia="宋体" w:cs="Times New Roman"/>
          <w:sz w:val="18"/>
          <w:szCs w:val="18"/>
        </w:rPr>
        <w:t>[EB/OL]. (2023-09-01)[2026-10-19]. https://edu.sh.gov.cn/xxgk2_zdgz_jcjy_01/20230901/d22c1043024d4d0e9d32b85fd3392186.html.</w:t>
      </w:r>
    </w:p>
  </w:footnote>
  <w:footnote w:id="6">
    <w:p w14:paraId="6BB93F3C">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上海市教育委员会</w:t>
      </w:r>
      <w:r>
        <w:rPr>
          <w:rFonts w:ascii="Times New Roman" w:hAnsi="Times New Roman" w:eastAsia="宋体" w:cs="Times New Roman"/>
          <w:sz w:val="18"/>
          <w:szCs w:val="18"/>
        </w:rPr>
        <w:t xml:space="preserve">. </w:t>
      </w:r>
      <w:r>
        <w:rPr>
          <w:rFonts w:ascii="Times New Roman" w:hAnsi="Times New Roman" w:cs="Times New Roman"/>
          <w:sz w:val="18"/>
          <w:szCs w:val="18"/>
        </w:rPr>
        <w:t>上海市初中学业水平考试实施办法（沪教委规〔</w:t>
      </w:r>
      <w:r>
        <w:rPr>
          <w:rFonts w:ascii="Times New Roman" w:hAnsi="Times New Roman" w:eastAsia="宋体" w:cs="Times New Roman"/>
          <w:sz w:val="18"/>
          <w:szCs w:val="18"/>
        </w:rPr>
        <w:t>2019</w:t>
      </w:r>
      <w:r>
        <w:rPr>
          <w:rFonts w:ascii="Times New Roman" w:hAnsi="Times New Roman" w:cs="Times New Roman"/>
          <w:sz w:val="18"/>
          <w:szCs w:val="18"/>
        </w:rPr>
        <w:t>〕</w:t>
      </w:r>
      <w:r>
        <w:rPr>
          <w:rFonts w:ascii="Times New Roman" w:hAnsi="Times New Roman" w:eastAsia="宋体" w:cs="Times New Roman"/>
          <w:sz w:val="18"/>
          <w:szCs w:val="18"/>
        </w:rPr>
        <w:t>2</w:t>
      </w:r>
      <w:r>
        <w:rPr>
          <w:rFonts w:ascii="Times New Roman" w:hAnsi="Times New Roman" w:cs="Times New Roman"/>
          <w:sz w:val="18"/>
          <w:szCs w:val="18"/>
        </w:rPr>
        <w:t>号）</w:t>
      </w:r>
      <w:r>
        <w:rPr>
          <w:rFonts w:ascii="Times New Roman" w:hAnsi="Times New Roman" w:eastAsia="宋体" w:cs="Times New Roman"/>
          <w:sz w:val="18"/>
          <w:szCs w:val="18"/>
        </w:rPr>
        <w:t>[Z]. 2019.</w:t>
      </w:r>
    </w:p>
  </w:footnote>
  <w:footnote w:id="7">
    <w:p w14:paraId="7CA75EA6">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上海市教育委员会</w:t>
      </w:r>
      <w:r>
        <w:rPr>
          <w:rFonts w:ascii="Times New Roman" w:hAnsi="Times New Roman" w:eastAsia="宋体" w:cs="Times New Roman"/>
          <w:sz w:val="18"/>
          <w:szCs w:val="18"/>
        </w:rPr>
        <w:t xml:space="preserve">. </w:t>
      </w:r>
      <w:r>
        <w:rPr>
          <w:rFonts w:ascii="Times New Roman" w:hAnsi="Times New Roman" w:cs="Times New Roman"/>
          <w:sz w:val="18"/>
          <w:szCs w:val="18"/>
        </w:rPr>
        <w:t>上海市初中学生综合素质评价实施办法（沪教委规〔</w:t>
      </w:r>
      <w:r>
        <w:rPr>
          <w:rFonts w:ascii="Times New Roman" w:hAnsi="Times New Roman" w:eastAsia="宋体" w:cs="Times New Roman"/>
          <w:sz w:val="18"/>
          <w:szCs w:val="18"/>
        </w:rPr>
        <w:t>2019</w:t>
      </w:r>
      <w:r>
        <w:rPr>
          <w:rFonts w:ascii="Times New Roman" w:hAnsi="Times New Roman" w:cs="Times New Roman"/>
          <w:sz w:val="18"/>
          <w:szCs w:val="18"/>
        </w:rPr>
        <w:t>〕</w:t>
      </w:r>
      <w:r>
        <w:rPr>
          <w:rFonts w:ascii="Times New Roman" w:hAnsi="Times New Roman" w:eastAsia="宋体" w:cs="Times New Roman"/>
          <w:sz w:val="18"/>
          <w:szCs w:val="18"/>
        </w:rPr>
        <w:t>3</w:t>
      </w:r>
      <w:r>
        <w:rPr>
          <w:rFonts w:ascii="Times New Roman" w:hAnsi="Times New Roman" w:cs="Times New Roman"/>
          <w:sz w:val="18"/>
          <w:szCs w:val="18"/>
        </w:rPr>
        <w:t>号）</w:t>
      </w:r>
      <w:r>
        <w:rPr>
          <w:rFonts w:ascii="Times New Roman" w:hAnsi="Times New Roman" w:eastAsia="宋体" w:cs="Times New Roman"/>
          <w:sz w:val="18"/>
          <w:szCs w:val="18"/>
        </w:rPr>
        <w:t>[Z]. 2019.</w:t>
      </w:r>
    </w:p>
  </w:footnote>
  <w:footnote w:id="8">
    <w:p w14:paraId="73E80480">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教育部基础教育教学指导委员会</w:t>
      </w:r>
      <w:r>
        <w:rPr>
          <w:rFonts w:ascii="Times New Roman" w:hAnsi="Times New Roman" w:eastAsia="宋体" w:cs="Times New Roman"/>
          <w:sz w:val="18"/>
          <w:szCs w:val="18"/>
        </w:rPr>
        <w:t xml:space="preserve">. </w:t>
      </w:r>
      <w:r>
        <w:rPr>
          <w:rFonts w:ascii="Times New Roman" w:hAnsi="Times New Roman" w:cs="Times New Roman"/>
          <w:sz w:val="18"/>
          <w:szCs w:val="18"/>
        </w:rPr>
        <w:t>中小学生成式人工智能使用指南（</w:t>
      </w:r>
      <w:r>
        <w:rPr>
          <w:rFonts w:ascii="Times New Roman" w:hAnsi="Times New Roman" w:eastAsia="宋体" w:cs="Times New Roman"/>
          <w:sz w:val="18"/>
          <w:szCs w:val="18"/>
        </w:rPr>
        <w:t>2025</w:t>
      </w:r>
      <w:r>
        <w:rPr>
          <w:rFonts w:ascii="Times New Roman" w:hAnsi="Times New Roman" w:cs="Times New Roman"/>
          <w:sz w:val="18"/>
          <w:szCs w:val="18"/>
        </w:rPr>
        <w:t>年版）</w:t>
      </w:r>
      <w:r>
        <w:rPr>
          <w:rFonts w:ascii="Times New Roman" w:hAnsi="Times New Roman" w:eastAsia="宋体" w:cs="Times New Roman"/>
          <w:sz w:val="18"/>
          <w:szCs w:val="18"/>
        </w:rPr>
        <w:t>[EB/OL]. (2025-05-12)[2026-10-19]. https://www.chinanews.com.cn/cj/2025/05-12/10414191.shtml.</w:t>
      </w:r>
    </w:p>
  </w:footnote>
  <w:footnote w:id="9">
    <w:p w14:paraId="79176736">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ZHAO Y, YUE Y, SUN Z, et al. Does generative artificial intelligence improve students' higher-order thinking? A meta-analysis based on 29 experiments and quasi-experiments[J]. Journal of Intelligence, 2025, 13(12): 160. DOI:10.3390/jintelligence13120160.</w:t>
      </w:r>
    </w:p>
  </w:footnote>
  <w:footnote w:id="10">
    <w:p w14:paraId="158975BA">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CHEN S, CHEUNG A C K. Effect of generative artificial intelligence on university students learning outcomes: A systematic review and meta-analysis[J]. Educational Research Review, 2025, 49: 100737. DOI:10.1016/j.edurev.2025.100737.</w:t>
      </w:r>
    </w:p>
  </w:footnote>
  <w:footnote w:id="11">
    <w:p w14:paraId="55F06A1D">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LI C, CUI H, HAGEDORN L S. The cognitive impact of ChatGPT in higher education: A systematic review of critical and creative thinking outcomes[J]. Computers and Education: Artificial Intelligence, 2026, 10: 100571. DOI:10.1016/j.caeai.2026.100571.; WU J Y, LEE Y H, CHAI C S, et al. Strengthening human epistemic agency in the symbiotic learning partnership with generative artificial intelligence[J]. Educational Researcher, 2025, 54(6): 358-368. DOI:10.3102/0013189X251333628.</w:t>
      </w:r>
    </w:p>
  </w:footnote>
  <w:footnote w:id="12">
    <w:p w14:paraId="0DC1561E">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ABRAMI P C, BERNARD R M, BOROKHOVSKI E, et al. Strategies for teaching students to think critically: A meta-analysis[J]. Review of Educational Research, 2015, 85(2): 275-314.</w:t>
      </w:r>
    </w:p>
  </w:footnote>
  <w:footnote w:id="13">
    <w:p w14:paraId="1D89E2F2">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GÜNGÖR F, ALTUNBAŞAK İ, AYDIN A T, et al. A second-order meta-analysis on the effects of cooperative learning on students' academic achievement, higher-order thinking, and affective behaviors[J]. Current Psychology, 2026, 45: 552. DOI:10.1007/s12144-025-08943-0.</w:t>
      </w:r>
    </w:p>
  </w:footnote>
  <w:footnote w:id="14">
    <w:p w14:paraId="66873FF8">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LEI H, DING Y, CHIU M M. The effect of graphic organizers on cultivating higher-order thinking: Evidence from a meta-analysis[J]. Educational Research Review, 2026, 52: 100822. DOI:10.1016/j.edurev.2026.100822.</w:t>
      </w:r>
    </w:p>
  </w:footnote>
  <w:footnote w:id="15">
    <w:p w14:paraId="424E85FE">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HATTIE J. The applicability of Visible Learning to higher education[J]. Scholarship of Teaching and Learning in Psychology, 2015, 1(1): 79-91.</w:t>
      </w:r>
    </w:p>
  </w:footnote>
  <w:footnote w:id="16">
    <w:p w14:paraId="69977EDB">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ANDERSON L W, KRATHWOHL D R. A taxonomy for learning, teaching, and assessing: A revision of Bloom's taxonomy of educational objectives[M]. New York: Longman, 2001.</w:t>
      </w:r>
    </w:p>
  </w:footnote>
  <w:footnote w:id="17">
    <w:p w14:paraId="534AA994">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RESNICK L B. Education and learning to think[M]. Washington, DC: National Academy Press, 1987. </w:t>
      </w:r>
      <w:r>
        <w:rPr>
          <w:rFonts w:ascii="Times New Roman" w:hAnsi="Times New Roman" w:cs="Times New Roman"/>
          <w:sz w:val="18"/>
          <w:szCs w:val="18"/>
        </w:rPr>
        <w:t>转引自</w:t>
      </w:r>
      <w:r>
        <w:rPr>
          <w:rFonts w:ascii="Times New Roman" w:hAnsi="Times New Roman" w:eastAsia="宋体" w:cs="Times New Roman"/>
          <w:sz w:val="18"/>
          <w:szCs w:val="18"/>
        </w:rPr>
        <w:t>: ÜNAL E, KAYA M, UZUN A M, et al. A second-order meta-analysis on the effects of artificial intelligence applications on student outcomes[J]. Journal of Educational Computing Research, 2026, 64(5): 1360-1389. DOI:10.1177/07356331261424767.</w:t>
      </w:r>
    </w:p>
  </w:footnote>
  <w:footnote w:id="18">
    <w:p w14:paraId="35CD4DAA">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FACIONE P A. Critical thinking: A statement of expert consensus for purposes of educational assessment and instruction[R]. Millbrae: California Academic Press, 1990. </w:t>
      </w:r>
      <w:r>
        <w:rPr>
          <w:rFonts w:ascii="Times New Roman" w:hAnsi="Times New Roman" w:cs="Times New Roman"/>
          <w:sz w:val="18"/>
          <w:szCs w:val="18"/>
        </w:rPr>
        <w:t>转引自</w:t>
      </w:r>
      <w:r>
        <w:rPr>
          <w:rFonts w:ascii="Times New Roman" w:hAnsi="Times New Roman" w:eastAsia="宋体" w:cs="Times New Roman"/>
          <w:sz w:val="18"/>
          <w:szCs w:val="18"/>
        </w:rPr>
        <w:t>: HUGHES C. Theory of Knowledge aims, objectives and assessment criteria: An analysis of critical thinking descriptors[J]. Journal of Research in International Education, 2014, 13(1): 30-45. DOI:10.1177/1475240914528084.</w:t>
      </w:r>
    </w:p>
  </w:footnote>
  <w:footnote w:id="19">
    <w:p w14:paraId="1D652037">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RUNCO M A, MAMMADOV S, SUI D, et al. Second-order meta-analysis of the creativity research[J/OL]. Creativity Research Journal, 2026. DOI:10.1080/10400419.2026.2644245.</w:t>
      </w:r>
    </w:p>
  </w:footnote>
  <w:footnote w:id="20">
    <w:p w14:paraId="02299FE1">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GUO H, ZHOU Z, MA F. Effect of training programs on the creativity of university students: A multi-level meta-analysis[J]. Thinking Skills and Creativity, 2025, 56: 101779. DOI:10.1016/j.tsc.2025.101779.</w:t>
      </w:r>
    </w:p>
  </w:footnote>
  <w:footnote w:id="21">
    <w:p w14:paraId="0C103D86">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马淑风</w:t>
      </w:r>
      <w:r>
        <w:rPr>
          <w:rFonts w:ascii="Times New Roman" w:hAnsi="Times New Roman" w:eastAsia="宋体" w:cs="Times New Roman"/>
          <w:sz w:val="18"/>
          <w:szCs w:val="18"/>
        </w:rPr>
        <w:t xml:space="preserve">, </w:t>
      </w:r>
      <w:r>
        <w:rPr>
          <w:rFonts w:ascii="Times New Roman" w:hAnsi="Times New Roman" w:cs="Times New Roman"/>
          <w:sz w:val="18"/>
          <w:szCs w:val="18"/>
        </w:rPr>
        <w:t>杨向东</w:t>
      </w:r>
      <w:r>
        <w:rPr>
          <w:rFonts w:ascii="Times New Roman" w:hAnsi="Times New Roman" w:eastAsia="宋体" w:cs="Times New Roman"/>
          <w:sz w:val="18"/>
          <w:szCs w:val="18"/>
        </w:rPr>
        <w:t xml:space="preserve">. </w:t>
      </w:r>
      <w:r>
        <w:rPr>
          <w:rFonts w:ascii="Times New Roman" w:hAnsi="Times New Roman" w:cs="Times New Roman"/>
          <w:sz w:val="18"/>
          <w:szCs w:val="18"/>
        </w:rPr>
        <w:t>什么才是高阶思维？——以“新旧知识关系建立”为核心的高阶思维概念框架</w:t>
      </w:r>
      <w:r>
        <w:rPr>
          <w:rFonts w:ascii="Times New Roman" w:hAnsi="Times New Roman" w:eastAsia="宋体" w:cs="Times New Roman"/>
          <w:sz w:val="18"/>
          <w:szCs w:val="18"/>
        </w:rPr>
        <w:t xml:space="preserve">[J]. </w:t>
      </w:r>
      <w:r>
        <w:rPr>
          <w:rFonts w:ascii="Times New Roman" w:hAnsi="Times New Roman" w:cs="Times New Roman"/>
          <w:sz w:val="18"/>
          <w:szCs w:val="18"/>
        </w:rPr>
        <w:t>华东师范大学学报（教育科学版）</w:t>
      </w:r>
      <w:r>
        <w:rPr>
          <w:rFonts w:ascii="Times New Roman" w:hAnsi="Times New Roman" w:eastAsia="宋体" w:cs="Times New Roman"/>
          <w:sz w:val="18"/>
          <w:szCs w:val="18"/>
        </w:rPr>
        <w:t>, 2022, 40(11): 58-68. DOI:10.16382/j.cnki.1000-5560.2022.11.005.</w:t>
      </w:r>
    </w:p>
  </w:footnote>
  <w:footnote w:id="22">
    <w:p w14:paraId="695388EA">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PARK J H, MYSZKOWSKI N, NIU W. Exploring the intersection of creativity and critical thinking among students: A meta-analysis[J]. Thinking Skills and Creativity, 2026, 60: 102119. DOI:10.1016/j.tsc.2025.102119.</w:t>
      </w:r>
    </w:p>
  </w:footnote>
  <w:footnote w:id="23">
    <w:p w14:paraId="42DB7279">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OECD. Beyond academic learning: First results from the Survey of Social and Emotional Skills[R]. Paris: OECD Publishing, 2021.</w:t>
      </w:r>
    </w:p>
  </w:footnote>
  <w:footnote w:id="24">
    <w:p w14:paraId="60A85B54">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CASEL. CASEL's SEL framework: What are the core competence areas and where are they promoted?[R]. Chicago: Collaborative for Academic, Social, and Emotional Learning, 2020.</w:t>
      </w:r>
    </w:p>
  </w:footnote>
  <w:footnote w:id="25">
    <w:p w14:paraId="658EB3AF">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DURLAK J A, WEISSBERG R P, DYMNICKI A B, et al. The impact of enhancing students' social and emotional learning: A meta-analysis of school-based universal interventions[J]. Child Development, 2011, 82(1): 405-432.</w:t>
      </w:r>
    </w:p>
  </w:footnote>
  <w:footnote w:id="26">
    <w:p w14:paraId="1B045FEF">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袁振国</w:t>
      </w:r>
      <w:r>
        <w:rPr>
          <w:rFonts w:ascii="Times New Roman" w:hAnsi="Times New Roman" w:eastAsia="宋体" w:cs="Times New Roman"/>
          <w:sz w:val="18"/>
          <w:szCs w:val="18"/>
        </w:rPr>
        <w:t xml:space="preserve">, </w:t>
      </w:r>
      <w:r>
        <w:rPr>
          <w:rFonts w:ascii="Times New Roman" w:hAnsi="Times New Roman" w:cs="Times New Roman"/>
          <w:sz w:val="18"/>
          <w:szCs w:val="18"/>
        </w:rPr>
        <w:t>黄忠敬</w:t>
      </w:r>
      <w:r>
        <w:rPr>
          <w:rFonts w:ascii="Times New Roman" w:hAnsi="Times New Roman" w:eastAsia="宋体" w:cs="Times New Roman"/>
          <w:sz w:val="18"/>
          <w:szCs w:val="18"/>
        </w:rPr>
        <w:t xml:space="preserve">, </w:t>
      </w:r>
      <w:r>
        <w:rPr>
          <w:rFonts w:ascii="Times New Roman" w:hAnsi="Times New Roman" w:cs="Times New Roman"/>
          <w:sz w:val="18"/>
          <w:szCs w:val="18"/>
        </w:rPr>
        <w:t>王纮</w:t>
      </w:r>
      <w:r>
        <w:rPr>
          <w:rFonts w:ascii="Times New Roman" w:hAnsi="Times New Roman" w:eastAsia="宋体" w:cs="Times New Roman"/>
          <w:sz w:val="18"/>
          <w:szCs w:val="18"/>
        </w:rPr>
        <w:t xml:space="preserve">, </w:t>
      </w:r>
      <w:r>
        <w:rPr>
          <w:rFonts w:ascii="Times New Roman" w:hAnsi="Times New Roman" w:cs="Times New Roman"/>
          <w:sz w:val="18"/>
          <w:szCs w:val="18"/>
        </w:rPr>
        <w:t>等</w:t>
      </w:r>
      <w:r>
        <w:rPr>
          <w:rFonts w:ascii="Times New Roman" w:hAnsi="Times New Roman" w:eastAsia="宋体" w:cs="Times New Roman"/>
          <w:sz w:val="18"/>
          <w:szCs w:val="18"/>
        </w:rPr>
        <w:t xml:space="preserve">. </w:t>
      </w:r>
      <w:r>
        <w:rPr>
          <w:rFonts w:ascii="Times New Roman" w:hAnsi="Times New Roman" w:cs="Times New Roman"/>
          <w:sz w:val="18"/>
          <w:szCs w:val="18"/>
        </w:rPr>
        <w:t>中国青少年社会与情感能力发展水平报告——基于第二轮</w:t>
      </w:r>
      <w:r>
        <w:rPr>
          <w:rFonts w:ascii="Times New Roman" w:hAnsi="Times New Roman" w:eastAsia="宋体" w:cs="Times New Roman"/>
          <w:sz w:val="18"/>
          <w:szCs w:val="18"/>
        </w:rPr>
        <w:t>SSES</w:t>
      </w:r>
      <w:r>
        <w:rPr>
          <w:rFonts w:ascii="Times New Roman" w:hAnsi="Times New Roman" w:cs="Times New Roman"/>
          <w:sz w:val="18"/>
          <w:szCs w:val="18"/>
        </w:rPr>
        <w:t>测评数据</w:t>
      </w:r>
      <w:r>
        <w:rPr>
          <w:rFonts w:ascii="Times New Roman" w:hAnsi="Times New Roman" w:eastAsia="宋体" w:cs="Times New Roman"/>
          <w:sz w:val="18"/>
          <w:szCs w:val="18"/>
        </w:rPr>
        <w:t xml:space="preserve">[J]. </w:t>
      </w:r>
      <w:r>
        <w:rPr>
          <w:rFonts w:ascii="Times New Roman" w:hAnsi="Times New Roman" w:cs="Times New Roman"/>
          <w:sz w:val="18"/>
          <w:szCs w:val="18"/>
        </w:rPr>
        <w:t>华东师范大学学报（教育科学版）</w:t>
      </w:r>
      <w:r>
        <w:rPr>
          <w:rFonts w:ascii="Times New Roman" w:hAnsi="Times New Roman" w:eastAsia="宋体" w:cs="Times New Roman"/>
          <w:sz w:val="18"/>
          <w:szCs w:val="18"/>
        </w:rPr>
        <w:t>, 2024, 42(5): 1-32. DOI:10.16382/j.cnki.1000-5560.2024.05.001.</w:t>
      </w:r>
    </w:p>
  </w:footnote>
  <w:footnote w:id="27">
    <w:p w14:paraId="495966BF">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黄忠敬</w:t>
      </w:r>
      <w:r>
        <w:rPr>
          <w:rFonts w:ascii="Times New Roman" w:hAnsi="Times New Roman" w:eastAsia="宋体" w:cs="Times New Roman"/>
          <w:sz w:val="18"/>
          <w:szCs w:val="18"/>
        </w:rPr>
        <w:t xml:space="preserve">, </w:t>
      </w:r>
      <w:r>
        <w:rPr>
          <w:rFonts w:ascii="Times New Roman" w:hAnsi="Times New Roman" w:cs="Times New Roman"/>
          <w:sz w:val="18"/>
          <w:szCs w:val="18"/>
        </w:rPr>
        <w:t>王倩</w:t>
      </w:r>
      <w:r>
        <w:rPr>
          <w:rFonts w:ascii="Times New Roman" w:hAnsi="Times New Roman" w:eastAsia="宋体" w:cs="Times New Roman"/>
          <w:sz w:val="18"/>
          <w:szCs w:val="18"/>
        </w:rPr>
        <w:t xml:space="preserve">, </w:t>
      </w:r>
      <w:r>
        <w:rPr>
          <w:rFonts w:ascii="Times New Roman" w:hAnsi="Times New Roman" w:cs="Times New Roman"/>
          <w:sz w:val="18"/>
          <w:szCs w:val="18"/>
        </w:rPr>
        <w:t>陈唤春</w:t>
      </w:r>
      <w:r>
        <w:rPr>
          <w:rFonts w:ascii="Times New Roman" w:hAnsi="Times New Roman" w:eastAsia="宋体" w:cs="Times New Roman"/>
          <w:sz w:val="18"/>
          <w:szCs w:val="18"/>
        </w:rPr>
        <w:t xml:space="preserve">, </w:t>
      </w:r>
      <w:r>
        <w:rPr>
          <w:rFonts w:ascii="Times New Roman" w:hAnsi="Times New Roman" w:cs="Times New Roman"/>
          <w:sz w:val="18"/>
          <w:szCs w:val="18"/>
        </w:rPr>
        <w:t>等</w:t>
      </w:r>
      <w:r>
        <w:rPr>
          <w:rFonts w:ascii="Times New Roman" w:hAnsi="Times New Roman" w:eastAsia="宋体" w:cs="Times New Roman"/>
          <w:sz w:val="18"/>
          <w:szCs w:val="18"/>
        </w:rPr>
        <w:t xml:space="preserve">. </w:t>
      </w:r>
      <w:r>
        <w:rPr>
          <w:rFonts w:ascii="Times New Roman" w:hAnsi="Times New Roman" w:cs="Times New Roman"/>
          <w:sz w:val="18"/>
          <w:szCs w:val="18"/>
        </w:rPr>
        <w:t>交往能力：中国青少年社会与情感能力测评分报告之五</w:t>
      </w:r>
      <w:r>
        <w:rPr>
          <w:rFonts w:ascii="Times New Roman" w:hAnsi="Times New Roman" w:eastAsia="宋体" w:cs="Times New Roman"/>
          <w:sz w:val="18"/>
          <w:szCs w:val="18"/>
        </w:rPr>
        <w:t xml:space="preserve">[J]. </w:t>
      </w:r>
      <w:r>
        <w:rPr>
          <w:rFonts w:ascii="Times New Roman" w:hAnsi="Times New Roman" w:cs="Times New Roman"/>
          <w:sz w:val="18"/>
          <w:szCs w:val="18"/>
        </w:rPr>
        <w:t>华东师范大学学报（教育科学版）</w:t>
      </w:r>
      <w:r>
        <w:rPr>
          <w:rFonts w:ascii="Times New Roman" w:hAnsi="Times New Roman" w:eastAsia="宋体" w:cs="Times New Roman"/>
          <w:sz w:val="18"/>
          <w:szCs w:val="18"/>
        </w:rPr>
        <w:t>, 2021, 39(9): 93-108. DOI:10.16382/j.cnki.1000-5560.2021.09.006.</w:t>
      </w:r>
    </w:p>
  </w:footnote>
  <w:footnote w:id="28">
    <w:p w14:paraId="718A84DB">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STEINER-KHAMSI G, MARTENS K, YDESEN C. Governance by numbers 2.0: Policy brokerage as an instrument of global governance in the era of information overload[J]. Comparative Education, 2024, 60(4): 537-554.</w:t>
      </w:r>
    </w:p>
  </w:footnote>
  <w:footnote w:id="29">
    <w:p w14:paraId="4052C100">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ABRAMI P C, BERNARD R M, BOROKHOVSKI E, et al. Strategies for teaching students to think critically: A meta-analysis[J]. Review of Educational Research, 2015, 85(2): 275-314.</w:t>
      </w:r>
    </w:p>
  </w:footnote>
  <w:footnote w:id="30">
    <w:p w14:paraId="37AB20DA">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GÜNGÖR F, ALTUNBAŞAK İ, AYDIN A T, et al. A second-order meta-analysis on the effects of cooperative learning on students' academic achievement, higher-order thinking, and affective behaviors[J]. Current Psychology, 2026, 45: 552. DOI:10.1007/s12144-025-08943-0.</w:t>
      </w:r>
    </w:p>
  </w:footnote>
  <w:footnote w:id="31">
    <w:p w14:paraId="2DBAED02">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LEI H, DING Y, CHIU M M. The effect of graphic organizers on cultivating higher-order thinking: Evidence from a meta-analysis[J]. Educational Research Review, 2026, 52: 100822. DOI:10.1016/j.edurev.2026.100822.</w:t>
      </w:r>
    </w:p>
  </w:footnote>
  <w:footnote w:id="32">
    <w:p w14:paraId="7FFE2F4D">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DE JONG T, LAZONDER A W, CHINN C A, et al. Let's talk evidence – The case for combining inquiry-based and direct instruction[J]. Educational Research Review, 2023, 39: 100536. DOI:10.1016/j.edurev.2023.100536.</w:t>
      </w:r>
    </w:p>
  </w:footnote>
  <w:footnote w:id="33">
    <w:p w14:paraId="3579C989">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DE JONG T, LAZONDER A W, CHINN C A, et al. Let's talk evidence – The case for combining inquiry-based and direct instruction[J]. Educational Research Review, 2023, 39: 100536. DOI:10.1016/j.edurev.2023.100536.</w:t>
      </w:r>
    </w:p>
  </w:footnote>
  <w:footnote w:id="34">
    <w:p w14:paraId="43BA372C">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BIGGS J. What the student does: Teaching for enhanced learning[J]. Higher Education Research &amp; Development, 1999, 18(1): 57-75. DOI:10.1080/0729436990180105.</w:t>
      </w:r>
    </w:p>
  </w:footnote>
  <w:footnote w:id="35">
    <w:p w14:paraId="2F48313E">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HUGHES C. Theory of Knowledge aims, objectives and assessment criteria: An analysis of critical thinking descriptors[J]. Journal of Research in International Education, 2014, 13(1): 30-45. DOI:10.1177/1475240914528084.</w:t>
      </w:r>
    </w:p>
  </w:footnote>
  <w:footnote w:id="36">
    <w:p w14:paraId="7C57DB64">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COLE D R, ULLMAN J, GANNON S, et al. Critical thinking skills in the International Baccalaureate's 'Theory of Knowledge' subject: Findings from an Australian study[J]. Australian Journal of Education, 2015, 59(3): 247-264.</w:t>
      </w:r>
    </w:p>
  </w:footnote>
  <w:footnote w:id="37">
    <w:p w14:paraId="4E90ED78">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上海市教育委员会</w:t>
      </w:r>
      <w:r>
        <w:rPr>
          <w:rFonts w:ascii="Times New Roman" w:hAnsi="Times New Roman" w:eastAsia="宋体" w:cs="Times New Roman"/>
          <w:sz w:val="18"/>
          <w:szCs w:val="18"/>
        </w:rPr>
        <w:t xml:space="preserve">. </w:t>
      </w:r>
      <w:r>
        <w:rPr>
          <w:rFonts w:ascii="Times New Roman" w:hAnsi="Times New Roman" w:cs="Times New Roman"/>
          <w:sz w:val="18"/>
          <w:szCs w:val="18"/>
        </w:rPr>
        <w:t>关于实施项目化学习推动义务教育育人方式改革的指导意见（沪教委基〔</w:t>
      </w:r>
      <w:r>
        <w:rPr>
          <w:rFonts w:ascii="Times New Roman" w:hAnsi="Times New Roman" w:eastAsia="宋体" w:cs="Times New Roman"/>
          <w:sz w:val="18"/>
          <w:szCs w:val="18"/>
        </w:rPr>
        <w:t>2023</w:t>
      </w:r>
      <w:r>
        <w:rPr>
          <w:rFonts w:ascii="Times New Roman" w:hAnsi="Times New Roman" w:cs="Times New Roman"/>
          <w:sz w:val="18"/>
          <w:szCs w:val="18"/>
        </w:rPr>
        <w:t>〕</w:t>
      </w:r>
      <w:r>
        <w:rPr>
          <w:rFonts w:ascii="Times New Roman" w:hAnsi="Times New Roman" w:eastAsia="宋体" w:cs="Times New Roman"/>
          <w:sz w:val="18"/>
          <w:szCs w:val="18"/>
        </w:rPr>
        <w:t>24</w:t>
      </w:r>
      <w:r>
        <w:rPr>
          <w:rFonts w:ascii="Times New Roman" w:hAnsi="Times New Roman" w:cs="Times New Roman"/>
          <w:sz w:val="18"/>
          <w:szCs w:val="18"/>
        </w:rPr>
        <w:t>号）</w:t>
      </w:r>
      <w:r>
        <w:rPr>
          <w:rFonts w:ascii="Times New Roman" w:hAnsi="Times New Roman" w:eastAsia="宋体" w:cs="Times New Roman"/>
          <w:sz w:val="18"/>
          <w:szCs w:val="18"/>
        </w:rPr>
        <w:t>[EB/OL]. (2023-09-01)[2026-10-19]. https://edu.sh.gov.cn/xxgk2_zdgz_jcjy_01/20230901/d22c1043024d4d0e9d32b85fd3392186.html.</w:t>
      </w:r>
    </w:p>
  </w:footnote>
  <w:footnote w:id="38">
    <w:p w14:paraId="0DF375C6">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KUHN D, CHENEY R, WEINSTOCK M. The development of epistemological understanding[J]. Cognitive Development, 2000, 15(3): 309-328.</w:t>
      </w:r>
    </w:p>
  </w:footnote>
  <w:footnote w:id="39">
    <w:p w14:paraId="185B171D">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ZEMPLÉN G Á. Conflicting agendas: Critical thinking versus science education in the International Baccalaureate Theory of Knowledge course[J]. Science &amp; Education, 2007, 16: 167-196.</w:t>
      </w:r>
    </w:p>
  </w:footnote>
  <w:footnote w:id="40">
    <w:p w14:paraId="6BBF9393">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BERGERON L, ROGERS L. Teaching the Theory of Knowledge course in IB World Schools[R]. La Crosse: University of Wisconsin-La Crosse, 2015.</w:t>
      </w:r>
    </w:p>
  </w:footnote>
  <w:footnote w:id="41">
    <w:p w14:paraId="5F31AFB6">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BOUCKAERT M. The assessment of students' creative and critical thinking skills in higher education across OECD countries: A review of policies and related practices[R]. Paris: OECD Publishing, 2023. DOI:10.1787/35dbd439-en.</w:t>
      </w:r>
    </w:p>
  </w:footnote>
  <w:footnote w:id="42">
    <w:p w14:paraId="7DFE84BF">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BIGGS J. What the student does: Teaching for enhanced learning[J]. Higher Education Research &amp; Development, 1999, 18(1): 57-75. DOI:10.1080/0729436990180105.</w:t>
      </w:r>
    </w:p>
  </w:footnote>
  <w:footnote w:id="43">
    <w:p w14:paraId="76EDF46D">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COLE D R, ULLMAN J, GANNON S, et al. Critical thinking skills in the International Baccalaureate's 'Theory of Knowledge' subject: Findings from an Australian study[J]. Australian Journal of Education, 2015, 59(3): 247-264.</w:t>
      </w:r>
    </w:p>
  </w:footnote>
  <w:footnote w:id="44">
    <w:p w14:paraId="14EC3951">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PARK J H, MYSZKOWSKI N, NIU W. Exploring the intersection of creativity and critical thinking among students: A meta-analysis[J]. Thinking Skills and Creativity, 2026, 60: 102119. DOI:10.1016/j.tsc.2025.102119.</w:t>
      </w:r>
    </w:p>
  </w:footnote>
  <w:footnote w:id="45">
    <w:p w14:paraId="4B70AF9A">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JORNITZ S, KLINGE D. "Bildung" as a forgotten aspect of algorithmic technologies[M]//PARREIRA DO AMARAL M, THOMPSON C. Geopolitical transformations in higher education. Cham: Springer, 2022: 231-249.</w:t>
      </w:r>
    </w:p>
  </w:footnote>
  <w:footnote w:id="46">
    <w:p w14:paraId="60A94236">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ZHAO Y, YUE Y, SUN Z, et al. Does generative artificial intelligence improve students' higher-order thinking? A meta-analysis based on 29 experiments and quasi-experiments[J]. Journal of Intelligence, 2025, 13(12): 160. DOI:10.3390/jintelligence13120160.</w:t>
      </w:r>
    </w:p>
  </w:footnote>
  <w:footnote w:id="47">
    <w:p w14:paraId="08217A9E">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LI C, CUI H, HAGEDORN L S. The cognitive impact of ChatGPT in higher education: A systematic review of critical and creative thinking outcomes[J]. Computers and Education: Artificial Intelligence, 2026, 10: 100571. DOI:10.1016/j.caeai.2026.100571.</w:t>
      </w:r>
    </w:p>
  </w:footnote>
  <w:footnote w:id="48">
    <w:p w14:paraId="5C4A814C">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WU J Y, LEE Y H, CHAI C S, et al. Strengthening human epistemic agency in the symbiotic learning partnership with generative artificial intelligence[J]. Educational Researcher, 2025, 54(6): 358-368. DOI:10.3102/0013189X251333628.</w:t>
      </w:r>
    </w:p>
  </w:footnote>
  <w:footnote w:id="49">
    <w:p w14:paraId="55FCB471">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LIU J, MBOWE A E, TAHRI D, et al. Meta-analysis on the influence of AI agents on K-12 student cognitive performance[J]. Computers in Human Behavior Reports, 2026, 21: 100973. DOI:10.1016/j.chbr.2026.100973.</w:t>
      </w:r>
    </w:p>
  </w:footnote>
  <w:footnote w:id="50">
    <w:p w14:paraId="416A6508">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DU Y, YUAN Y. Epistemic dependence in AI-mediated learning[J/OL]. AI &amp; Society, 2026. DOI:10.1007/s00146-026-03294-1.</w:t>
      </w:r>
    </w:p>
  </w:footnote>
  <w:footnote w:id="51">
    <w:p w14:paraId="67B937C3">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HIGGINS S. Meta-synthesis and comparative meta-analysis of education research findings: Some risks and benefits[J]. Review of Education, 2016, 4(1): 31-53.</w:t>
      </w:r>
    </w:p>
  </w:footnote>
  <w:footnote w:id="52">
    <w:p w14:paraId="30A5A39B">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HATTIE J. What is the nature of evidence that makes a difference to learning?[C]//Using data to support learning: Proceedings of the ACER Research Conference 2005. Melbourne: Australian Council for Educational Research, 2005: 11-21.</w:t>
      </w:r>
    </w:p>
  </w:footnote>
  <w:footnote w:id="53">
    <w:p w14:paraId="2819CB36">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彭正梅</w:t>
      </w:r>
      <w:r>
        <w:rPr>
          <w:rFonts w:ascii="Times New Roman" w:hAnsi="Times New Roman" w:eastAsia="宋体" w:cs="Times New Roman"/>
          <w:sz w:val="18"/>
          <w:szCs w:val="18"/>
        </w:rPr>
        <w:t xml:space="preserve">. </w:t>
      </w:r>
      <w:r>
        <w:rPr>
          <w:rFonts w:ascii="Times New Roman" w:hAnsi="Times New Roman" w:cs="Times New Roman"/>
          <w:sz w:val="18"/>
          <w:szCs w:val="18"/>
        </w:rPr>
        <w:t>寻求教学的“圣杯”：论哈蒂《可见的学习》及教育学的实证倾向</w:t>
      </w:r>
      <w:r>
        <w:rPr>
          <w:rFonts w:ascii="Times New Roman" w:hAnsi="Times New Roman" w:eastAsia="宋体" w:cs="Times New Roman"/>
          <w:sz w:val="18"/>
          <w:szCs w:val="18"/>
        </w:rPr>
        <w:t xml:space="preserve">[J]. </w:t>
      </w:r>
      <w:r>
        <w:rPr>
          <w:rFonts w:ascii="Times New Roman" w:hAnsi="Times New Roman" w:cs="Times New Roman"/>
          <w:sz w:val="18"/>
          <w:szCs w:val="18"/>
        </w:rPr>
        <w:t>教育发展研究</w:t>
      </w:r>
      <w:r>
        <w:rPr>
          <w:rFonts w:ascii="Times New Roman" w:hAnsi="Times New Roman" w:eastAsia="宋体" w:cs="Times New Roman"/>
          <w:sz w:val="18"/>
          <w:szCs w:val="18"/>
        </w:rPr>
        <w:t>, 2015, 35(6): 1-9.</w:t>
      </w:r>
    </w:p>
  </w:footnote>
  <w:footnote w:id="54">
    <w:p w14:paraId="715DAAE6">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施芳婷</w:t>
      </w:r>
      <w:r>
        <w:rPr>
          <w:rFonts w:ascii="Times New Roman" w:hAnsi="Times New Roman" w:eastAsia="宋体" w:cs="Times New Roman"/>
          <w:sz w:val="18"/>
          <w:szCs w:val="18"/>
        </w:rPr>
        <w:t xml:space="preserve">. </w:t>
      </w:r>
      <w:r>
        <w:rPr>
          <w:rFonts w:ascii="Times New Roman" w:hAnsi="Times New Roman" w:cs="Times New Roman"/>
          <w:sz w:val="18"/>
          <w:szCs w:val="18"/>
        </w:rPr>
        <w:t>重新评估学校成功学习的条件</w:t>
      </w:r>
      <w:r>
        <w:rPr>
          <w:rFonts w:ascii="Times New Roman" w:hAnsi="Times New Roman" w:eastAsia="宋体" w:cs="Times New Roman"/>
          <w:sz w:val="18"/>
          <w:szCs w:val="18"/>
        </w:rPr>
        <w:t xml:space="preserve">[J]. </w:t>
      </w:r>
      <w:r>
        <w:rPr>
          <w:rFonts w:ascii="Times New Roman" w:hAnsi="Times New Roman" w:cs="Times New Roman"/>
          <w:sz w:val="18"/>
          <w:szCs w:val="18"/>
        </w:rPr>
        <w:t>上海教育</w:t>
      </w:r>
      <w:r>
        <w:rPr>
          <w:rFonts w:ascii="Times New Roman" w:hAnsi="Times New Roman" w:eastAsia="宋体" w:cs="Times New Roman"/>
          <w:sz w:val="18"/>
          <w:szCs w:val="18"/>
        </w:rPr>
        <w:t>, 2025(26): 29-31.</w:t>
      </w:r>
    </w:p>
  </w:footnote>
  <w:footnote w:id="55">
    <w:p w14:paraId="2901FF6C">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伍绍杨</w:t>
      </w:r>
      <w:r>
        <w:rPr>
          <w:rFonts w:ascii="Times New Roman" w:hAnsi="Times New Roman" w:eastAsia="宋体" w:cs="Times New Roman"/>
          <w:sz w:val="18"/>
          <w:szCs w:val="18"/>
        </w:rPr>
        <w:t xml:space="preserve">, </w:t>
      </w:r>
      <w:r>
        <w:rPr>
          <w:rFonts w:ascii="Times New Roman" w:hAnsi="Times New Roman" w:cs="Times New Roman"/>
          <w:sz w:val="18"/>
          <w:szCs w:val="18"/>
        </w:rPr>
        <w:t>施芳婷</w:t>
      </w:r>
      <w:r>
        <w:rPr>
          <w:rFonts w:ascii="Times New Roman" w:hAnsi="Times New Roman" w:eastAsia="宋体" w:cs="Times New Roman"/>
          <w:sz w:val="18"/>
          <w:szCs w:val="18"/>
        </w:rPr>
        <w:t xml:space="preserve">, </w:t>
      </w:r>
      <w:r>
        <w:rPr>
          <w:rFonts w:ascii="Times New Roman" w:hAnsi="Times New Roman" w:cs="Times New Roman"/>
          <w:sz w:val="18"/>
          <w:szCs w:val="18"/>
        </w:rPr>
        <w:t>彭正梅</w:t>
      </w:r>
      <w:r>
        <w:rPr>
          <w:rFonts w:ascii="Times New Roman" w:hAnsi="Times New Roman" w:eastAsia="宋体" w:cs="Times New Roman"/>
          <w:sz w:val="18"/>
          <w:szCs w:val="18"/>
        </w:rPr>
        <w:t xml:space="preserve">. </w:t>
      </w:r>
      <w:r>
        <w:rPr>
          <w:rFonts w:ascii="Times New Roman" w:hAnsi="Times New Roman" w:cs="Times New Roman"/>
          <w:sz w:val="18"/>
          <w:szCs w:val="18"/>
        </w:rPr>
        <w:t>哪些因素对学业成就的影响最大：基于对“哈蒂排名”和</w:t>
      </w:r>
      <w:r>
        <w:rPr>
          <w:rFonts w:ascii="Times New Roman" w:hAnsi="Times New Roman" w:eastAsia="宋体" w:cs="Times New Roman"/>
          <w:sz w:val="18"/>
          <w:szCs w:val="18"/>
        </w:rPr>
        <w:t>PISA-TALIS</w:t>
      </w:r>
      <w:r>
        <w:rPr>
          <w:rFonts w:ascii="Times New Roman" w:hAnsi="Times New Roman" w:cs="Times New Roman"/>
          <w:sz w:val="18"/>
          <w:szCs w:val="18"/>
        </w:rPr>
        <w:t>的分析</w:t>
      </w:r>
      <w:r>
        <w:rPr>
          <w:rFonts w:ascii="Times New Roman" w:hAnsi="Times New Roman" w:eastAsia="宋体" w:cs="Times New Roman"/>
          <w:sz w:val="18"/>
          <w:szCs w:val="18"/>
        </w:rPr>
        <w:t xml:space="preserve">[J]. </w:t>
      </w:r>
      <w:r>
        <w:rPr>
          <w:rFonts w:ascii="Times New Roman" w:hAnsi="Times New Roman" w:cs="Times New Roman"/>
          <w:sz w:val="18"/>
          <w:szCs w:val="18"/>
        </w:rPr>
        <w:t>外国教育研究</w:t>
      </w:r>
      <w:r>
        <w:rPr>
          <w:rFonts w:ascii="Times New Roman" w:hAnsi="Times New Roman" w:eastAsia="宋体" w:cs="Times New Roman"/>
          <w:sz w:val="18"/>
          <w:szCs w:val="18"/>
        </w:rPr>
        <w:t>, 2023, 50(7): 58-82.</w:t>
      </w:r>
    </w:p>
  </w:footnote>
  <w:footnote w:id="56">
    <w:p w14:paraId="1CD21CB6">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彭正梅</w:t>
      </w:r>
      <w:r>
        <w:rPr>
          <w:rFonts w:ascii="Times New Roman" w:hAnsi="Times New Roman" w:eastAsia="宋体" w:cs="Times New Roman"/>
          <w:sz w:val="18"/>
          <w:szCs w:val="18"/>
        </w:rPr>
        <w:t xml:space="preserve">, </w:t>
      </w:r>
      <w:r>
        <w:rPr>
          <w:rFonts w:ascii="Times New Roman" w:hAnsi="Times New Roman" w:cs="Times New Roman"/>
          <w:sz w:val="18"/>
          <w:szCs w:val="18"/>
        </w:rPr>
        <w:t>伍绍杨</w:t>
      </w:r>
      <w:r>
        <w:rPr>
          <w:rFonts w:ascii="Times New Roman" w:hAnsi="Times New Roman" w:eastAsia="宋体" w:cs="Times New Roman"/>
          <w:sz w:val="18"/>
          <w:szCs w:val="18"/>
        </w:rPr>
        <w:t xml:space="preserve">. </w:t>
      </w:r>
      <w:r>
        <w:rPr>
          <w:rFonts w:ascii="Times New Roman" w:hAnsi="Times New Roman" w:cs="Times New Roman"/>
          <w:sz w:val="18"/>
          <w:szCs w:val="18"/>
        </w:rPr>
        <w:t>可见的学习：从理论探索到实践创新</w:t>
      </w:r>
      <w:r>
        <w:rPr>
          <w:rFonts w:ascii="Times New Roman" w:hAnsi="Times New Roman" w:eastAsia="宋体" w:cs="Times New Roman"/>
          <w:sz w:val="18"/>
          <w:szCs w:val="18"/>
        </w:rPr>
        <w:t xml:space="preserve">[J]. </w:t>
      </w:r>
      <w:r>
        <w:rPr>
          <w:rFonts w:ascii="Times New Roman" w:hAnsi="Times New Roman" w:cs="Times New Roman"/>
          <w:sz w:val="18"/>
          <w:szCs w:val="18"/>
        </w:rPr>
        <w:t>上海教育</w:t>
      </w:r>
      <w:r>
        <w:rPr>
          <w:rFonts w:ascii="Times New Roman" w:hAnsi="Times New Roman" w:eastAsia="宋体" w:cs="Times New Roman"/>
          <w:sz w:val="18"/>
          <w:szCs w:val="18"/>
        </w:rPr>
        <w:t>, 2025(26): 26-28.</w:t>
      </w:r>
    </w:p>
  </w:footnote>
  <w:footnote w:id="57">
    <w:p w14:paraId="3421A241">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张诗琪</w:t>
      </w:r>
      <w:r>
        <w:rPr>
          <w:rFonts w:ascii="Times New Roman" w:hAnsi="Times New Roman" w:eastAsia="宋体" w:cs="Times New Roman"/>
          <w:sz w:val="18"/>
          <w:szCs w:val="18"/>
        </w:rPr>
        <w:t xml:space="preserve">. </w:t>
      </w:r>
      <w:r>
        <w:rPr>
          <w:rFonts w:ascii="Times New Roman" w:hAnsi="Times New Roman" w:cs="Times New Roman"/>
          <w:sz w:val="18"/>
          <w:szCs w:val="18"/>
        </w:rPr>
        <w:t>学习的九个基本原则</w:t>
      </w:r>
      <w:r>
        <w:rPr>
          <w:rFonts w:ascii="Times New Roman" w:hAnsi="Times New Roman" w:eastAsia="宋体" w:cs="Times New Roman"/>
          <w:sz w:val="18"/>
          <w:szCs w:val="18"/>
        </w:rPr>
        <w:t xml:space="preserve">[J]. </w:t>
      </w:r>
      <w:r>
        <w:rPr>
          <w:rFonts w:ascii="Times New Roman" w:hAnsi="Times New Roman" w:cs="Times New Roman"/>
          <w:sz w:val="18"/>
          <w:szCs w:val="18"/>
        </w:rPr>
        <w:t>上海教育</w:t>
      </w:r>
      <w:r>
        <w:rPr>
          <w:rFonts w:ascii="Times New Roman" w:hAnsi="Times New Roman" w:eastAsia="宋体" w:cs="Times New Roman"/>
          <w:sz w:val="18"/>
          <w:szCs w:val="18"/>
        </w:rPr>
        <w:t>, 2025(26): 34-35.</w:t>
      </w:r>
    </w:p>
  </w:footnote>
  <w:footnote w:id="58">
    <w:p w14:paraId="7A73B2AC">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伍绍杨</w:t>
      </w:r>
      <w:r>
        <w:rPr>
          <w:rFonts w:ascii="Times New Roman" w:hAnsi="Times New Roman" w:eastAsia="宋体" w:cs="Times New Roman"/>
          <w:sz w:val="18"/>
          <w:szCs w:val="18"/>
        </w:rPr>
        <w:t xml:space="preserve">, </w:t>
      </w:r>
      <w:r>
        <w:rPr>
          <w:rFonts w:ascii="Times New Roman" w:hAnsi="Times New Roman" w:cs="Times New Roman"/>
          <w:sz w:val="18"/>
          <w:szCs w:val="18"/>
        </w:rPr>
        <w:t>彭正梅</w:t>
      </w:r>
      <w:r>
        <w:rPr>
          <w:rFonts w:ascii="Times New Roman" w:hAnsi="Times New Roman" w:eastAsia="宋体" w:cs="Times New Roman"/>
          <w:sz w:val="18"/>
          <w:szCs w:val="18"/>
        </w:rPr>
        <w:t xml:space="preserve">. </w:t>
      </w:r>
      <w:r>
        <w:rPr>
          <w:rFonts w:ascii="Times New Roman" w:hAnsi="Times New Roman" w:cs="Times New Roman"/>
          <w:sz w:val="18"/>
          <w:szCs w:val="18"/>
        </w:rPr>
        <w:t>学习科学证明了什么：哈蒂“可见的学习”的视角</w:t>
      </w:r>
      <w:r>
        <w:rPr>
          <w:rFonts w:ascii="Times New Roman" w:hAnsi="Times New Roman" w:eastAsia="宋体" w:cs="Times New Roman"/>
          <w:sz w:val="18"/>
          <w:szCs w:val="18"/>
        </w:rPr>
        <w:t xml:space="preserve">[J]. </w:t>
      </w:r>
      <w:r>
        <w:rPr>
          <w:rFonts w:ascii="Times New Roman" w:hAnsi="Times New Roman" w:cs="Times New Roman"/>
          <w:sz w:val="18"/>
          <w:szCs w:val="18"/>
        </w:rPr>
        <w:t>教育发展研究</w:t>
      </w:r>
      <w:r>
        <w:rPr>
          <w:rFonts w:ascii="Times New Roman" w:hAnsi="Times New Roman" w:eastAsia="宋体" w:cs="Times New Roman"/>
          <w:sz w:val="18"/>
          <w:szCs w:val="18"/>
        </w:rPr>
        <w:t>, 2025, 45(8): 39-50.</w:t>
      </w:r>
    </w:p>
  </w:footnote>
  <w:footnote w:id="59">
    <w:p w14:paraId="4D7978B2">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HATTIE J. What is the nature of evidence that makes a difference to learning?[C]//Using data to support learning: Proceedings of the ACER Research Conference 2005. Melbourne: Australian Council for Educational Research, 2005: 14-17.</w:t>
      </w:r>
    </w:p>
  </w:footnote>
  <w:footnote w:id="60">
    <w:p w14:paraId="1BF8AACB">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MCDONNELL L M, WEATHERFORD M S. Evidence use and the Common Core State Standards movement: From problem definition to policy adoption[J]. American Journal of Education, 2013, 120(1): 1-25. DOI:10.1086/673163.</w:t>
      </w:r>
    </w:p>
  </w:footnote>
  <w:footnote w:id="61">
    <w:p w14:paraId="59166CD0">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HATTIE J, TIMPERLEY H. The power of feedback[J]. Review of Educational Research, 2007, 77(1): 81-112.</w:t>
      </w:r>
    </w:p>
  </w:footnote>
  <w:footnote w:id="62">
    <w:p w14:paraId="7282F86F">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FREDENS K. Synlig læring og læringens anatomi[J]. Paideia, 2015(9): 70-75.</w:t>
      </w:r>
    </w:p>
  </w:footnote>
  <w:footnote w:id="63">
    <w:p w14:paraId="0DDAFD91">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KNUDSEN H. John Hattie: I'm a statistician, I'm not a theoretician[J]. Nordic Journal of Studies in Educational Policy, 2017, 3(3): 253-261.</w:t>
      </w:r>
    </w:p>
  </w:footnote>
  <w:footnote w:id="64">
    <w:p w14:paraId="7BEB81E7">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CARLESS D, BOUD D. The development of student feedback literacy: Enabling uptake of feedback[J]. Assessment &amp; Evaluation in Higher Education, 2018, 43(8): 1315-1325. </w:t>
      </w:r>
      <w:r>
        <w:rPr>
          <w:rFonts w:ascii="Times New Roman" w:hAnsi="Times New Roman" w:cs="Times New Roman"/>
          <w:sz w:val="18"/>
          <w:szCs w:val="18"/>
        </w:rPr>
        <w:t>转引自</w:t>
      </w:r>
      <w:r>
        <w:rPr>
          <w:rFonts w:ascii="Times New Roman" w:hAnsi="Times New Roman" w:eastAsia="宋体" w:cs="Times New Roman"/>
          <w:sz w:val="18"/>
          <w:szCs w:val="18"/>
        </w:rPr>
        <w:t>: DU Y, YUAN Y. Epistemic dependence in AI-mediated learning[J/OL]. AI &amp; Society, 2026. DOI:10.1007/s00146-026-03294-1.</w:t>
      </w:r>
    </w:p>
  </w:footnote>
  <w:footnote w:id="65">
    <w:p w14:paraId="2ED74E43">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伍绍杨</w:t>
      </w:r>
      <w:r>
        <w:rPr>
          <w:rFonts w:ascii="Times New Roman" w:hAnsi="Times New Roman" w:eastAsia="宋体" w:cs="Times New Roman"/>
          <w:sz w:val="18"/>
          <w:szCs w:val="18"/>
        </w:rPr>
        <w:t xml:space="preserve">, </w:t>
      </w:r>
      <w:r>
        <w:rPr>
          <w:rFonts w:ascii="Times New Roman" w:hAnsi="Times New Roman" w:cs="Times New Roman"/>
          <w:sz w:val="18"/>
          <w:szCs w:val="18"/>
        </w:rPr>
        <w:t>彭正梅</w:t>
      </w:r>
      <w:r>
        <w:rPr>
          <w:rFonts w:ascii="Times New Roman" w:hAnsi="Times New Roman" w:eastAsia="宋体" w:cs="Times New Roman"/>
          <w:sz w:val="18"/>
          <w:szCs w:val="18"/>
        </w:rPr>
        <w:t xml:space="preserve">. </w:t>
      </w:r>
      <w:r>
        <w:rPr>
          <w:rFonts w:ascii="Times New Roman" w:hAnsi="Times New Roman" w:cs="Times New Roman"/>
          <w:sz w:val="18"/>
          <w:szCs w:val="18"/>
        </w:rPr>
        <w:t>迈向更有效的反馈：哈蒂“可见的学习”的模式</w:t>
      </w:r>
      <w:r>
        <w:rPr>
          <w:rFonts w:ascii="Times New Roman" w:hAnsi="Times New Roman" w:eastAsia="宋体" w:cs="Times New Roman"/>
          <w:sz w:val="18"/>
          <w:szCs w:val="18"/>
        </w:rPr>
        <w:t xml:space="preserve">[J]. </w:t>
      </w:r>
      <w:r>
        <w:rPr>
          <w:rFonts w:ascii="Times New Roman" w:hAnsi="Times New Roman" w:cs="Times New Roman"/>
          <w:sz w:val="18"/>
          <w:szCs w:val="18"/>
        </w:rPr>
        <w:t>开放教育研究</w:t>
      </w:r>
      <w:r>
        <w:rPr>
          <w:rFonts w:ascii="Times New Roman" w:hAnsi="Times New Roman" w:eastAsia="宋体" w:cs="Times New Roman"/>
          <w:sz w:val="18"/>
          <w:szCs w:val="18"/>
        </w:rPr>
        <w:t>, 2021, 27(4): 27-40.</w:t>
      </w:r>
    </w:p>
  </w:footnote>
  <w:footnote w:id="66">
    <w:p w14:paraId="3EE7D6F1">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李茂森</w:t>
      </w:r>
      <w:r>
        <w:rPr>
          <w:rFonts w:ascii="Times New Roman" w:hAnsi="Times New Roman" w:eastAsia="宋体" w:cs="Times New Roman"/>
          <w:sz w:val="18"/>
          <w:szCs w:val="18"/>
        </w:rPr>
        <w:t xml:space="preserve">, </w:t>
      </w:r>
      <w:r>
        <w:rPr>
          <w:rFonts w:ascii="Times New Roman" w:hAnsi="Times New Roman" w:cs="Times New Roman"/>
          <w:sz w:val="18"/>
          <w:szCs w:val="18"/>
        </w:rPr>
        <w:t>祝蕾蕾</w:t>
      </w:r>
      <w:r>
        <w:rPr>
          <w:rFonts w:ascii="Times New Roman" w:hAnsi="Times New Roman" w:eastAsia="宋体" w:cs="Times New Roman"/>
          <w:sz w:val="18"/>
          <w:szCs w:val="18"/>
        </w:rPr>
        <w:t xml:space="preserve">. </w:t>
      </w:r>
      <w:r>
        <w:rPr>
          <w:rFonts w:ascii="Times New Roman" w:hAnsi="Times New Roman" w:cs="Times New Roman"/>
          <w:sz w:val="18"/>
          <w:szCs w:val="18"/>
        </w:rPr>
        <w:t>中小学课堂教学反馈的现实困境与改进路径：基于哈蒂“可见的学习”的视角</w:t>
      </w:r>
      <w:r>
        <w:rPr>
          <w:rFonts w:ascii="Times New Roman" w:hAnsi="Times New Roman" w:eastAsia="宋体" w:cs="Times New Roman"/>
          <w:sz w:val="18"/>
          <w:szCs w:val="18"/>
        </w:rPr>
        <w:t xml:space="preserve">[J]. </w:t>
      </w:r>
      <w:r>
        <w:rPr>
          <w:rFonts w:ascii="Times New Roman" w:hAnsi="Times New Roman" w:cs="Times New Roman"/>
          <w:sz w:val="18"/>
          <w:szCs w:val="18"/>
        </w:rPr>
        <w:t>教育发展研究</w:t>
      </w:r>
      <w:r>
        <w:rPr>
          <w:rFonts w:ascii="Times New Roman" w:hAnsi="Times New Roman" w:eastAsia="宋体" w:cs="Times New Roman"/>
          <w:sz w:val="18"/>
          <w:szCs w:val="18"/>
        </w:rPr>
        <w:t>, 2022, 42(20): 77-84.</w:t>
      </w:r>
    </w:p>
  </w:footnote>
  <w:footnote w:id="67">
    <w:p w14:paraId="0B3C0EA1">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温英贝</w:t>
      </w:r>
      <w:r>
        <w:rPr>
          <w:rFonts w:ascii="Times New Roman" w:hAnsi="Times New Roman" w:eastAsia="宋体" w:cs="Times New Roman"/>
          <w:sz w:val="18"/>
          <w:szCs w:val="18"/>
        </w:rPr>
        <w:t xml:space="preserve">, </w:t>
      </w:r>
      <w:r>
        <w:rPr>
          <w:rFonts w:ascii="Times New Roman" w:hAnsi="Times New Roman" w:cs="Times New Roman"/>
          <w:sz w:val="18"/>
          <w:szCs w:val="18"/>
        </w:rPr>
        <w:t>伍绍杨</w:t>
      </w:r>
      <w:r>
        <w:rPr>
          <w:rFonts w:ascii="Times New Roman" w:hAnsi="Times New Roman" w:eastAsia="宋体" w:cs="Times New Roman"/>
          <w:sz w:val="18"/>
          <w:szCs w:val="18"/>
        </w:rPr>
        <w:t xml:space="preserve">. </w:t>
      </w:r>
      <w:r>
        <w:rPr>
          <w:rFonts w:ascii="Times New Roman" w:hAnsi="Times New Roman" w:cs="Times New Roman"/>
          <w:sz w:val="18"/>
          <w:szCs w:val="18"/>
        </w:rPr>
        <w:t>有效反馈的艺术</w:t>
      </w:r>
      <w:r>
        <w:rPr>
          <w:rFonts w:ascii="Times New Roman" w:hAnsi="Times New Roman" w:eastAsia="宋体" w:cs="Times New Roman"/>
          <w:sz w:val="18"/>
          <w:szCs w:val="18"/>
        </w:rPr>
        <w:t xml:space="preserve">[J]. </w:t>
      </w:r>
      <w:r>
        <w:rPr>
          <w:rFonts w:ascii="Times New Roman" w:hAnsi="Times New Roman" w:cs="Times New Roman"/>
          <w:sz w:val="18"/>
          <w:szCs w:val="18"/>
        </w:rPr>
        <w:t>上海教育</w:t>
      </w:r>
      <w:r>
        <w:rPr>
          <w:rFonts w:ascii="Times New Roman" w:hAnsi="Times New Roman" w:eastAsia="宋体" w:cs="Times New Roman"/>
          <w:sz w:val="18"/>
          <w:szCs w:val="18"/>
        </w:rPr>
        <w:t>, 2025(26): 38-39.</w:t>
      </w:r>
    </w:p>
  </w:footnote>
  <w:footnote w:id="68">
    <w:p w14:paraId="25FB2ED0">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陈丽莎</w:t>
      </w:r>
      <w:r>
        <w:rPr>
          <w:rFonts w:ascii="Times New Roman" w:hAnsi="Times New Roman" w:eastAsia="宋体" w:cs="Times New Roman"/>
          <w:sz w:val="18"/>
          <w:szCs w:val="18"/>
        </w:rPr>
        <w:t xml:space="preserve">, </w:t>
      </w:r>
      <w:r>
        <w:rPr>
          <w:rFonts w:ascii="Times New Roman" w:hAnsi="Times New Roman" w:cs="Times New Roman"/>
          <w:sz w:val="18"/>
          <w:szCs w:val="18"/>
        </w:rPr>
        <w:t>翁绮睿</w:t>
      </w:r>
      <w:r>
        <w:rPr>
          <w:rFonts w:ascii="Times New Roman" w:hAnsi="Times New Roman" w:eastAsia="宋体" w:cs="Times New Roman"/>
          <w:sz w:val="18"/>
          <w:szCs w:val="18"/>
        </w:rPr>
        <w:t xml:space="preserve">, </w:t>
      </w:r>
      <w:r>
        <w:rPr>
          <w:rFonts w:ascii="Times New Roman" w:hAnsi="Times New Roman" w:cs="Times New Roman"/>
          <w:sz w:val="18"/>
          <w:szCs w:val="18"/>
        </w:rPr>
        <w:t>彭正梅</w:t>
      </w:r>
      <w:r>
        <w:rPr>
          <w:rFonts w:ascii="Times New Roman" w:hAnsi="Times New Roman" w:eastAsia="宋体" w:cs="Times New Roman"/>
          <w:sz w:val="18"/>
          <w:szCs w:val="18"/>
        </w:rPr>
        <w:t xml:space="preserve">. </w:t>
      </w:r>
      <w:r>
        <w:rPr>
          <w:rFonts w:ascii="Times New Roman" w:hAnsi="Times New Roman" w:cs="Times New Roman"/>
          <w:sz w:val="18"/>
          <w:szCs w:val="18"/>
        </w:rPr>
        <w:t>成为自己的教师：“可见的学习”视野下的学生自评能力研究</w:t>
      </w:r>
      <w:r>
        <w:rPr>
          <w:rFonts w:ascii="Times New Roman" w:hAnsi="Times New Roman" w:eastAsia="宋体" w:cs="Times New Roman"/>
          <w:sz w:val="18"/>
          <w:szCs w:val="18"/>
        </w:rPr>
        <w:t xml:space="preserve">[J]. </w:t>
      </w:r>
      <w:r>
        <w:rPr>
          <w:rFonts w:ascii="Times New Roman" w:hAnsi="Times New Roman" w:cs="Times New Roman"/>
          <w:sz w:val="18"/>
          <w:szCs w:val="18"/>
        </w:rPr>
        <w:t>教育发展研究</w:t>
      </w:r>
      <w:r>
        <w:rPr>
          <w:rFonts w:ascii="Times New Roman" w:hAnsi="Times New Roman" w:eastAsia="宋体" w:cs="Times New Roman"/>
          <w:sz w:val="18"/>
          <w:szCs w:val="18"/>
        </w:rPr>
        <w:t>, 2023, 43(22): 38-54.</w:t>
      </w:r>
    </w:p>
  </w:footnote>
  <w:footnote w:id="69">
    <w:p w14:paraId="7E323E7F">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高嘉诚</w:t>
      </w:r>
      <w:r>
        <w:rPr>
          <w:rFonts w:ascii="Times New Roman" w:hAnsi="Times New Roman" w:eastAsia="宋体" w:cs="Times New Roman"/>
          <w:sz w:val="18"/>
          <w:szCs w:val="18"/>
        </w:rPr>
        <w:t xml:space="preserve">, </w:t>
      </w:r>
      <w:r>
        <w:rPr>
          <w:rFonts w:ascii="Times New Roman" w:hAnsi="Times New Roman" w:cs="Times New Roman"/>
          <w:sz w:val="18"/>
          <w:szCs w:val="18"/>
        </w:rPr>
        <w:t>梁锦芳</w:t>
      </w:r>
      <w:r>
        <w:rPr>
          <w:rFonts w:ascii="Times New Roman" w:hAnsi="Times New Roman" w:eastAsia="宋体" w:cs="Times New Roman"/>
          <w:sz w:val="18"/>
          <w:szCs w:val="18"/>
        </w:rPr>
        <w:t>. “</w:t>
      </w:r>
      <w:r>
        <w:rPr>
          <w:rFonts w:ascii="Times New Roman" w:hAnsi="Times New Roman" w:cs="Times New Roman"/>
          <w:sz w:val="18"/>
          <w:szCs w:val="18"/>
        </w:rPr>
        <w:t>可见的学习”视域下学生自评力培养的实践</w:t>
      </w:r>
      <w:r>
        <w:rPr>
          <w:rFonts w:ascii="Times New Roman" w:hAnsi="Times New Roman" w:eastAsia="宋体" w:cs="Times New Roman"/>
          <w:sz w:val="18"/>
          <w:szCs w:val="18"/>
        </w:rPr>
        <w:t xml:space="preserve">[J]. </w:t>
      </w:r>
      <w:r>
        <w:rPr>
          <w:rFonts w:ascii="Times New Roman" w:hAnsi="Times New Roman" w:cs="Times New Roman"/>
          <w:sz w:val="18"/>
          <w:szCs w:val="18"/>
        </w:rPr>
        <w:t>上海教育</w:t>
      </w:r>
      <w:r>
        <w:rPr>
          <w:rFonts w:ascii="Times New Roman" w:hAnsi="Times New Roman" w:eastAsia="宋体" w:cs="Times New Roman"/>
          <w:sz w:val="18"/>
          <w:szCs w:val="18"/>
        </w:rPr>
        <w:t>, 2025(26): 52-53.</w:t>
      </w:r>
    </w:p>
  </w:footnote>
  <w:footnote w:id="70">
    <w:p w14:paraId="1F06A3B8">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HATTIE J. The applicability of Visible Learning to higher education[J]. Scholarship of Teaching and Learning in Psychology, 2015, 1(1): 79-91.</w:t>
      </w:r>
    </w:p>
  </w:footnote>
  <w:footnote w:id="71">
    <w:p w14:paraId="5EBDF90B">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彭正梅</w:t>
      </w:r>
      <w:r>
        <w:rPr>
          <w:rFonts w:ascii="Times New Roman" w:hAnsi="Times New Roman" w:eastAsia="宋体" w:cs="Times New Roman"/>
          <w:sz w:val="18"/>
          <w:szCs w:val="18"/>
        </w:rPr>
        <w:t xml:space="preserve">, </w:t>
      </w:r>
      <w:r>
        <w:rPr>
          <w:rFonts w:ascii="Times New Roman" w:hAnsi="Times New Roman" w:cs="Times New Roman"/>
          <w:sz w:val="18"/>
          <w:szCs w:val="18"/>
        </w:rPr>
        <w:t>施芳婷</w:t>
      </w:r>
      <w:r>
        <w:rPr>
          <w:rFonts w:ascii="Times New Roman" w:hAnsi="Times New Roman" w:eastAsia="宋体" w:cs="Times New Roman"/>
          <w:sz w:val="18"/>
          <w:szCs w:val="18"/>
        </w:rPr>
        <w:t xml:space="preserve">, </w:t>
      </w:r>
      <w:r>
        <w:rPr>
          <w:rFonts w:ascii="Times New Roman" w:hAnsi="Times New Roman" w:cs="Times New Roman"/>
          <w:sz w:val="18"/>
          <w:szCs w:val="18"/>
        </w:rPr>
        <w:t>伍绍杨</w:t>
      </w:r>
      <w:r>
        <w:rPr>
          <w:rFonts w:ascii="Times New Roman" w:hAnsi="Times New Roman" w:eastAsia="宋体" w:cs="Times New Roman"/>
          <w:sz w:val="18"/>
          <w:szCs w:val="18"/>
        </w:rPr>
        <w:t xml:space="preserve">. </w:t>
      </w:r>
      <w:r>
        <w:rPr>
          <w:rFonts w:ascii="Times New Roman" w:hAnsi="Times New Roman" w:cs="Times New Roman"/>
          <w:sz w:val="18"/>
          <w:szCs w:val="18"/>
        </w:rPr>
        <w:t>卓越教师的</w:t>
      </w:r>
      <w:r>
        <w:rPr>
          <w:rFonts w:ascii="Times New Roman" w:hAnsi="Times New Roman" w:eastAsia="宋体" w:cs="Times New Roman"/>
          <w:sz w:val="18"/>
          <w:szCs w:val="18"/>
        </w:rPr>
        <w:t>10</w:t>
      </w:r>
      <w:r>
        <w:rPr>
          <w:rFonts w:ascii="Times New Roman" w:hAnsi="Times New Roman" w:cs="Times New Roman"/>
          <w:sz w:val="18"/>
          <w:szCs w:val="18"/>
        </w:rPr>
        <w:t>个心智框架：《可见的学习》与《学记》的比较</w:t>
      </w:r>
      <w:r>
        <w:rPr>
          <w:rFonts w:ascii="Times New Roman" w:hAnsi="Times New Roman" w:eastAsia="宋体" w:cs="Times New Roman"/>
          <w:sz w:val="18"/>
          <w:szCs w:val="18"/>
        </w:rPr>
        <w:t xml:space="preserve">[J]. </w:t>
      </w:r>
      <w:r>
        <w:rPr>
          <w:rFonts w:ascii="Times New Roman" w:hAnsi="Times New Roman" w:cs="Times New Roman"/>
          <w:sz w:val="18"/>
          <w:szCs w:val="18"/>
        </w:rPr>
        <w:t>湖南师范大学教育科学学报</w:t>
      </w:r>
      <w:r>
        <w:rPr>
          <w:rFonts w:ascii="Times New Roman" w:hAnsi="Times New Roman" w:eastAsia="宋体" w:cs="Times New Roman"/>
          <w:sz w:val="18"/>
          <w:szCs w:val="18"/>
        </w:rPr>
        <w:t>, 2022, 21(5): 23-31.</w:t>
      </w:r>
    </w:p>
  </w:footnote>
  <w:footnote w:id="72">
    <w:p w14:paraId="7FF0A2FD">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林心悦</w:t>
      </w:r>
      <w:r>
        <w:rPr>
          <w:rFonts w:ascii="Times New Roman" w:hAnsi="Times New Roman" w:eastAsia="宋体" w:cs="Times New Roman"/>
          <w:sz w:val="18"/>
          <w:szCs w:val="18"/>
        </w:rPr>
        <w:t xml:space="preserve">. </w:t>
      </w:r>
      <w:r>
        <w:rPr>
          <w:rFonts w:ascii="Times New Roman" w:hAnsi="Times New Roman" w:cs="Times New Roman"/>
          <w:sz w:val="18"/>
          <w:szCs w:val="18"/>
        </w:rPr>
        <w:t>卓越教师的三个形象与十个心智框架</w:t>
      </w:r>
      <w:r>
        <w:rPr>
          <w:rFonts w:ascii="Times New Roman" w:hAnsi="Times New Roman" w:eastAsia="宋体" w:cs="Times New Roman"/>
          <w:sz w:val="18"/>
          <w:szCs w:val="18"/>
        </w:rPr>
        <w:t xml:space="preserve">[J]. </w:t>
      </w:r>
      <w:r>
        <w:rPr>
          <w:rFonts w:ascii="Times New Roman" w:hAnsi="Times New Roman" w:cs="Times New Roman"/>
          <w:sz w:val="18"/>
          <w:szCs w:val="18"/>
        </w:rPr>
        <w:t>上海教育</w:t>
      </w:r>
      <w:r>
        <w:rPr>
          <w:rFonts w:ascii="Times New Roman" w:hAnsi="Times New Roman" w:eastAsia="宋体" w:cs="Times New Roman"/>
          <w:sz w:val="18"/>
          <w:szCs w:val="18"/>
        </w:rPr>
        <w:t>, 2025(26): 46-47.</w:t>
      </w:r>
    </w:p>
  </w:footnote>
  <w:footnote w:id="73">
    <w:p w14:paraId="5BD4C9CA">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高妍</w:t>
      </w:r>
      <w:r>
        <w:rPr>
          <w:rFonts w:ascii="Times New Roman" w:hAnsi="Times New Roman" w:eastAsia="宋体" w:cs="Times New Roman"/>
          <w:sz w:val="18"/>
          <w:szCs w:val="18"/>
        </w:rPr>
        <w:t xml:space="preserve">, </w:t>
      </w:r>
      <w:r>
        <w:rPr>
          <w:rFonts w:ascii="Times New Roman" w:hAnsi="Times New Roman" w:cs="Times New Roman"/>
          <w:sz w:val="18"/>
          <w:szCs w:val="18"/>
        </w:rPr>
        <w:t>缪秋英</w:t>
      </w:r>
      <w:r>
        <w:rPr>
          <w:rFonts w:ascii="Times New Roman" w:hAnsi="Times New Roman" w:eastAsia="宋体" w:cs="Times New Roman"/>
          <w:sz w:val="18"/>
          <w:szCs w:val="18"/>
        </w:rPr>
        <w:t xml:space="preserve">, </w:t>
      </w:r>
      <w:r>
        <w:rPr>
          <w:rFonts w:ascii="Times New Roman" w:hAnsi="Times New Roman" w:cs="Times New Roman"/>
          <w:sz w:val="18"/>
          <w:szCs w:val="18"/>
        </w:rPr>
        <w:t>邓莉</w:t>
      </w:r>
      <w:r>
        <w:rPr>
          <w:rFonts w:ascii="Times New Roman" w:hAnsi="Times New Roman" w:eastAsia="宋体" w:cs="Times New Roman"/>
          <w:sz w:val="18"/>
          <w:szCs w:val="18"/>
        </w:rPr>
        <w:t>. DIIE</w:t>
      </w:r>
      <w:r>
        <w:rPr>
          <w:rFonts w:ascii="Times New Roman" w:hAnsi="Times New Roman" w:cs="Times New Roman"/>
          <w:sz w:val="18"/>
          <w:szCs w:val="18"/>
        </w:rPr>
        <w:t>模式：一种教师可以共享的教学语言</w:t>
      </w:r>
      <w:r>
        <w:rPr>
          <w:rFonts w:ascii="Times New Roman" w:hAnsi="Times New Roman" w:eastAsia="宋体" w:cs="Times New Roman"/>
          <w:sz w:val="18"/>
          <w:szCs w:val="18"/>
        </w:rPr>
        <w:t xml:space="preserve">[J]. </w:t>
      </w:r>
      <w:r>
        <w:rPr>
          <w:rFonts w:ascii="Times New Roman" w:hAnsi="Times New Roman" w:cs="Times New Roman"/>
          <w:sz w:val="18"/>
          <w:szCs w:val="18"/>
        </w:rPr>
        <w:t>上海教育</w:t>
      </w:r>
      <w:r>
        <w:rPr>
          <w:rFonts w:ascii="Times New Roman" w:hAnsi="Times New Roman" w:eastAsia="宋体" w:cs="Times New Roman"/>
          <w:sz w:val="18"/>
          <w:szCs w:val="18"/>
        </w:rPr>
        <w:t>, 2025(26): 40-41.</w:t>
      </w:r>
    </w:p>
  </w:footnote>
  <w:footnote w:id="74">
    <w:p w14:paraId="568EE92E">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NORDAHL T. Visible Learning som grunnlag for evidens og forbedringsarbeid i utdanningssystemet[J]. Paideia, 2015(9): 61-69.</w:t>
      </w:r>
    </w:p>
  </w:footnote>
  <w:footnote w:id="75">
    <w:p w14:paraId="08E5D8AB">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BROWN C, GREANY T. The evidence-informed school system in England: Where should school leaders be focusing their efforts?[J]. Leadership and Policy in Schools, 2018, 17(1): 115-137. DOI:10.1080/15700763.2016.1270330.</w:t>
      </w:r>
    </w:p>
  </w:footnote>
  <w:footnote w:id="76">
    <w:p w14:paraId="52360841">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RICKINSON M, WALSH L, GLEESON J, et al. Using research well in educational practice[M]//RÉVAI N. Who cares about using education research in policy and practice? Strengthening research engagement. Paris: OECD Publishing, 2022: 182-199. DOI:10.1787/d7ff793d-en.</w:t>
      </w:r>
    </w:p>
  </w:footnote>
  <w:footnote w:id="77">
    <w:p w14:paraId="75627DA2">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EDOVALD T, NEVILL C. Working out what works: The case of the Education Endowment Foundation in England[J]. ECNU Review of Education, 2021, 4(1): 46-64.</w:t>
      </w:r>
    </w:p>
  </w:footnote>
  <w:footnote w:id="78">
    <w:p w14:paraId="46F4F2C0">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BROWN C, GREANY T. The evidence-informed school system in England: Where should school leaders be focusing their efforts?[J]. Leadership and Policy in Schools, 2018, 17(1): 115-137. DOI:10.1080/15700763.2016.1270330.</w:t>
      </w:r>
    </w:p>
  </w:footnote>
  <w:footnote w:id="79">
    <w:p w14:paraId="7A7946F3">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陈添</w:t>
      </w:r>
      <w:r>
        <w:rPr>
          <w:rFonts w:ascii="Times New Roman" w:hAnsi="Times New Roman" w:eastAsia="宋体" w:cs="Times New Roman"/>
          <w:sz w:val="18"/>
          <w:szCs w:val="18"/>
        </w:rPr>
        <w:t xml:space="preserve">. </w:t>
      </w:r>
      <w:r>
        <w:rPr>
          <w:rFonts w:ascii="Times New Roman" w:hAnsi="Times New Roman" w:cs="Times New Roman"/>
          <w:sz w:val="18"/>
          <w:szCs w:val="18"/>
        </w:rPr>
        <w:t>认识你的领导力：以可见的学习重塑教育变革</w:t>
      </w:r>
      <w:r>
        <w:rPr>
          <w:rFonts w:ascii="Times New Roman" w:hAnsi="Times New Roman" w:eastAsia="宋体" w:cs="Times New Roman"/>
          <w:sz w:val="18"/>
          <w:szCs w:val="18"/>
        </w:rPr>
        <w:t xml:space="preserve">[J]. </w:t>
      </w:r>
      <w:r>
        <w:rPr>
          <w:rFonts w:ascii="Times New Roman" w:hAnsi="Times New Roman" w:cs="Times New Roman"/>
          <w:sz w:val="18"/>
          <w:szCs w:val="18"/>
        </w:rPr>
        <w:t>上海教育</w:t>
      </w:r>
      <w:r>
        <w:rPr>
          <w:rFonts w:ascii="Times New Roman" w:hAnsi="Times New Roman" w:eastAsia="宋体" w:cs="Times New Roman"/>
          <w:sz w:val="18"/>
          <w:szCs w:val="18"/>
        </w:rPr>
        <w:t>, 2025(26): 48-49.</w:t>
      </w:r>
    </w:p>
  </w:footnote>
  <w:footnote w:id="80">
    <w:p w14:paraId="6BC46FFD">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陈丽莎</w:t>
      </w:r>
      <w:r>
        <w:rPr>
          <w:rFonts w:ascii="Times New Roman" w:hAnsi="Times New Roman" w:eastAsia="宋体" w:cs="Times New Roman"/>
          <w:sz w:val="18"/>
          <w:szCs w:val="18"/>
        </w:rPr>
        <w:t xml:space="preserve">, </w:t>
      </w:r>
      <w:r>
        <w:rPr>
          <w:rFonts w:ascii="Times New Roman" w:hAnsi="Times New Roman" w:cs="Times New Roman"/>
          <w:sz w:val="18"/>
          <w:szCs w:val="18"/>
        </w:rPr>
        <w:t>伍绍杨</w:t>
      </w:r>
      <w:r>
        <w:rPr>
          <w:rFonts w:ascii="Times New Roman" w:hAnsi="Times New Roman" w:eastAsia="宋体" w:cs="Times New Roman"/>
          <w:sz w:val="18"/>
          <w:szCs w:val="18"/>
        </w:rPr>
        <w:t xml:space="preserve">. </w:t>
      </w:r>
      <w:r>
        <w:rPr>
          <w:rFonts w:ascii="Times New Roman" w:hAnsi="Times New Roman" w:cs="Times New Roman"/>
          <w:sz w:val="18"/>
          <w:szCs w:val="18"/>
        </w:rPr>
        <w:t>唤醒家庭的力量</w:t>
      </w:r>
      <w:r>
        <w:rPr>
          <w:rFonts w:ascii="Times New Roman" w:hAnsi="Times New Roman" w:eastAsia="宋体" w:cs="Times New Roman"/>
          <w:sz w:val="18"/>
          <w:szCs w:val="18"/>
        </w:rPr>
        <w:t xml:space="preserve">[J]. </w:t>
      </w:r>
      <w:r>
        <w:rPr>
          <w:rFonts w:ascii="Times New Roman" w:hAnsi="Times New Roman" w:cs="Times New Roman"/>
          <w:sz w:val="18"/>
          <w:szCs w:val="18"/>
        </w:rPr>
        <w:t>上海教育</w:t>
      </w:r>
      <w:r>
        <w:rPr>
          <w:rFonts w:ascii="Times New Roman" w:hAnsi="Times New Roman" w:eastAsia="宋体" w:cs="Times New Roman"/>
          <w:sz w:val="18"/>
          <w:szCs w:val="18"/>
        </w:rPr>
        <w:t>, 2025(26): 50-51.</w:t>
      </w:r>
    </w:p>
  </w:footnote>
  <w:footnote w:id="81">
    <w:p w14:paraId="3F20C368">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石修银</w:t>
      </w:r>
      <w:r>
        <w:rPr>
          <w:rFonts w:ascii="Times New Roman" w:hAnsi="Times New Roman" w:eastAsia="宋体" w:cs="Times New Roman"/>
          <w:sz w:val="18"/>
          <w:szCs w:val="18"/>
        </w:rPr>
        <w:t xml:space="preserve">. </w:t>
      </w:r>
      <w:r>
        <w:rPr>
          <w:rFonts w:ascii="Times New Roman" w:hAnsi="Times New Roman" w:cs="Times New Roman"/>
          <w:sz w:val="18"/>
          <w:szCs w:val="18"/>
        </w:rPr>
        <w:t>基于“可见的学习”理论的语文教学设计、过程及评价</w:t>
      </w:r>
      <w:r>
        <w:rPr>
          <w:rFonts w:ascii="Times New Roman" w:hAnsi="Times New Roman" w:eastAsia="宋体" w:cs="Times New Roman"/>
          <w:sz w:val="18"/>
          <w:szCs w:val="18"/>
        </w:rPr>
        <w:t xml:space="preserve">[J]. </w:t>
      </w:r>
      <w:r>
        <w:rPr>
          <w:rFonts w:ascii="Times New Roman" w:hAnsi="Times New Roman" w:cs="Times New Roman"/>
          <w:sz w:val="18"/>
          <w:szCs w:val="18"/>
        </w:rPr>
        <w:t>课程</w:t>
      </w:r>
      <w:r>
        <w:rPr>
          <w:rFonts w:ascii="Times New Roman" w:hAnsi="Times New Roman" w:eastAsia="宋体" w:cs="Times New Roman"/>
          <w:sz w:val="18"/>
          <w:szCs w:val="18"/>
        </w:rPr>
        <w:t>·</w:t>
      </w:r>
      <w:r>
        <w:rPr>
          <w:rFonts w:ascii="Times New Roman" w:hAnsi="Times New Roman" w:cs="Times New Roman"/>
          <w:sz w:val="18"/>
          <w:szCs w:val="18"/>
        </w:rPr>
        <w:t>教材</w:t>
      </w:r>
      <w:r>
        <w:rPr>
          <w:rFonts w:ascii="Times New Roman" w:hAnsi="Times New Roman" w:eastAsia="宋体" w:cs="Times New Roman"/>
          <w:sz w:val="18"/>
          <w:szCs w:val="18"/>
        </w:rPr>
        <w:t>·</w:t>
      </w:r>
      <w:r>
        <w:rPr>
          <w:rFonts w:ascii="Times New Roman" w:hAnsi="Times New Roman" w:cs="Times New Roman"/>
          <w:sz w:val="18"/>
          <w:szCs w:val="18"/>
        </w:rPr>
        <w:t>教法</w:t>
      </w:r>
      <w:r>
        <w:rPr>
          <w:rFonts w:ascii="Times New Roman" w:hAnsi="Times New Roman" w:eastAsia="宋体" w:cs="Times New Roman"/>
          <w:sz w:val="18"/>
          <w:szCs w:val="18"/>
        </w:rPr>
        <w:t>, 2021, 41(8): 83-89.</w:t>
      </w:r>
    </w:p>
  </w:footnote>
  <w:footnote w:id="82">
    <w:p w14:paraId="7A55E626">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邱惠芬</w:t>
      </w:r>
      <w:r>
        <w:rPr>
          <w:rFonts w:ascii="Times New Roman" w:hAnsi="Times New Roman" w:eastAsia="宋体" w:cs="Times New Roman"/>
          <w:sz w:val="18"/>
          <w:szCs w:val="18"/>
        </w:rPr>
        <w:t>. “</w:t>
      </w:r>
      <w:r>
        <w:rPr>
          <w:rFonts w:ascii="Times New Roman" w:hAnsi="Times New Roman" w:cs="Times New Roman"/>
          <w:sz w:val="18"/>
          <w:szCs w:val="18"/>
        </w:rPr>
        <w:t>可见的学习”视域下初中化学学科实践学习分析框架的建构</w:t>
      </w:r>
      <w:r>
        <w:rPr>
          <w:rFonts w:ascii="Times New Roman" w:hAnsi="Times New Roman" w:eastAsia="宋体" w:cs="Times New Roman"/>
          <w:sz w:val="18"/>
          <w:szCs w:val="18"/>
        </w:rPr>
        <w:t xml:space="preserve">[J]. </w:t>
      </w:r>
      <w:r>
        <w:rPr>
          <w:rFonts w:ascii="Times New Roman" w:hAnsi="Times New Roman" w:cs="Times New Roman"/>
          <w:sz w:val="18"/>
          <w:szCs w:val="18"/>
        </w:rPr>
        <w:t>化学教学</w:t>
      </w:r>
      <w:r>
        <w:rPr>
          <w:rFonts w:ascii="Times New Roman" w:hAnsi="Times New Roman" w:eastAsia="宋体" w:cs="Times New Roman"/>
          <w:sz w:val="18"/>
          <w:szCs w:val="18"/>
        </w:rPr>
        <w:t>, 2024(2): 27-33.</w:t>
      </w:r>
    </w:p>
  </w:footnote>
  <w:footnote w:id="83">
    <w:p w14:paraId="13942AE2">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马梓越</w:t>
      </w:r>
      <w:r>
        <w:rPr>
          <w:rFonts w:ascii="Times New Roman" w:hAnsi="Times New Roman" w:eastAsia="宋体" w:cs="Times New Roman"/>
          <w:sz w:val="18"/>
          <w:szCs w:val="18"/>
        </w:rPr>
        <w:t xml:space="preserve">, </w:t>
      </w:r>
      <w:r>
        <w:rPr>
          <w:rFonts w:ascii="Times New Roman" w:hAnsi="Times New Roman" w:cs="Times New Roman"/>
          <w:sz w:val="18"/>
          <w:szCs w:val="18"/>
        </w:rPr>
        <w:t>沈勍</w:t>
      </w:r>
      <w:r>
        <w:rPr>
          <w:rFonts w:ascii="Times New Roman" w:hAnsi="Times New Roman" w:eastAsia="宋体" w:cs="Times New Roman"/>
          <w:sz w:val="18"/>
          <w:szCs w:val="18"/>
        </w:rPr>
        <w:t xml:space="preserve">, </w:t>
      </w:r>
      <w:r>
        <w:rPr>
          <w:rFonts w:ascii="Times New Roman" w:hAnsi="Times New Roman" w:cs="Times New Roman"/>
          <w:sz w:val="18"/>
          <w:szCs w:val="18"/>
        </w:rPr>
        <w:t>伍绍杨</w:t>
      </w:r>
      <w:r>
        <w:rPr>
          <w:rFonts w:ascii="Times New Roman" w:hAnsi="Times New Roman" w:eastAsia="宋体" w:cs="Times New Roman"/>
          <w:sz w:val="18"/>
          <w:szCs w:val="18"/>
        </w:rPr>
        <w:t xml:space="preserve">. </w:t>
      </w:r>
      <w:r>
        <w:rPr>
          <w:rFonts w:ascii="Times New Roman" w:hAnsi="Times New Roman" w:cs="Times New Roman"/>
          <w:sz w:val="18"/>
          <w:szCs w:val="18"/>
        </w:rPr>
        <w:t>可见的学习与学科教学应用</w:t>
      </w:r>
      <w:r>
        <w:rPr>
          <w:rFonts w:ascii="Times New Roman" w:hAnsi="Times New Roman" w:eastAsia="宋体" w:cs="Times New Roman"/>
          <w:sz w:val="18"/>
          <w:szCs w:val="18"/>
        </w:rPr>
        <w:t xml:space="preserve">[J]. </w:t>
      </w:r>
      <w:r>
        <w:rPr>
          <w:rFonts w:ascii="Times New Roman" w:hAnsi="Times New Roman" w:cs="Times New Roman"/>
          <w:sz w:val="18"/>
          <w:szCs w:val="18"/>
        </w:rPr>
        <w:t>上海教育</w:t>
      </w:r>
      <w:r>
        <w:rPr>
          <w:rFonts w:ascii="Times New Roman" w:hAnsi="Times New Roman" w:eastAsia="宋体" w:cs="Times New Roman"/>
          <w:sz w:val="18"/>
          <w:szCs w:val="18"/>
        </w:rPr>
        <w:t>, 2025(26): 42-43.</w:t>
      </w:r>
    </w:p>
  </w:footnote>
  <w:footnote w:id="84">
    <w:p w14:paraId="70955FE0">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何光友</w:t>
      </w:r>
      <w:r>
        <w:rPr>
          <w:rFonts w:ascii="Times New Roman" w:hAnsi="Times New Roman" w:eastAsia="宋体" w:cs="Times New Roman"/>
          <w:sz w:val="18"/>
          <w:szCs w:val="18"/>
        </w:rPr>
        <w:t xml:space="preserve">, </w:t>
      </w:r>
      <w:r>
        <w:rPr>
          <w:rFonts w:ascii="Times New Roman" w:hAnsi="Times New Roman" w:cs="Times New Roman"/>
          <w:sz w:val="18"/>
          <w:szCs w:val="18"/>
        </w:rPr>
        <w:t>沈勍</w:t>
      </w:r>
      <w:r>
        <w:rPr>
          <w:rFonts w:ascii="Times New Roman" w:hAnsi="Times New Roman" w:eastAsia="宋体" w:cs="Times New Roman"/>
          <w:sz w:val="18"/>
          <w:szCs w:val="18"/>
        </w:rPr>
        <w:t xml:space="preserve">, </w:t>
      </w:r>
      <w:r>
        <w:rPr>
          <w:rFonts w:ascii="Times New Roman" w:hAnsi="Times New Roman" w:cs="Times New Roman"/>
          <w:sz w:val="18"/>
          <w:szCs w:val="18"/>
        </w:rPr>
        <w:t>伍绍杨</w:t>
      </w:r>
      <w:r>
        <w:rPr>
          <w:rFonts w:ascii="Times New Roman" w:hAnsi="Times New Roman" w:eastAsia="宋体" w:cs="Times New Roman"/>
          <w:sz w:val="18"/>
          <w:szCs w:val="18"/>
        </w:rPr>
        <w:t xml:space="preserve">. </w:t>
      </w:r>
      <w:r>
        <w:rPr>
          <w:rFonts w:ascii="Times New Roman" w:hAnsi="Times New Roman" w:cs="Times New Roman"/>
          <w:sz w:val="18"/>
          <w:szCs w:val="18"/>
        </w:rPr>
        <w:t>可见的学习视角下的项目化设计</w:t>
      </w:r>
      <w:r>
        <w:rPr>
          <w:rFonts w:ascii="Times New Roman" w:hAnsi="Times New Roman" w:eastAsia="宋体" w:cs="Times New Roman"/>
          <w:sz w:val="18"/>
          <w:szCs w:val="18"/>
        </w:rPr>
        <w:t xml:space="preserve">[J]. </w:t>
      </w:r>
      <w:r>
        <w:rPr>
          <w:rFonts w:ascii="Times New Roman" w:hAnsi="Times New Roman" w:cs="Times New Roman"/>
          <w:sz w:val="18"/>
          <w:szCs w:val="18"/>
        </w:rPr>
        <w:t>上海教育</w:t>
      </w:r>
      <w:r>
        <w:rPr>
          <w:rFonts w:ascii="Times New Roman" w:hAnsi="Times New Roman" w:eastAsia="宋体" w:cs="Times New Roman"/>
          <w:sz w:val="18"/>
          <w:szCs w:val="18"/>
        </w:rPr>
        <w:t>, 2025(26): 44-45.</w:t>
      </w:r>
    </w:p>
  </w:footnote>
  <w:footnote w:id="85">
    <w:p w14:paraId="42B1085C">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沈勍</w:t>
      </w:r>
      <w:r>
        <w:rPr>
          <w:rFonts w:ascii="Times New Roman" w:hAnsi="Times New Roman" w:eastAsia="宋体" w:cs="Times New Roman"/>
          <w:sz w:val="18"/>
          <w:szCs w:val="18"/>
        </w:rPr>
        <w:t xml:space="preserve">. </w:t>
      </w:r>
      <w:r>
        <w:rPr>
          <w:rFonts w:ascii="Times New Roman" w:hAnsi="Times New Roman" w:cs="Times New Roman"/>
          <w:sz w:val="18"/>
          <w:szCs w:val="18"/>
        </w:rPr>
        <w:t>基于“可见的学习”，探索学生高阶能力培养</w:t>
      </w:r>
      <w:r>
        <w:rPr>
          <w:rFonts w:ascii="Times New Roman" w:hAnsi="Times New Roman" w:eastAsia="宋体" w:cs="Times New Roman"/>
          <w:sz w:val="18"/>
          <w:szCs w:val="18"/>
        </w:rPr>
        <w:t xml:space="preserve">[J]. </w:t>
      </w:r>
      <w:r>
        <w:rPr>
          <w:rFonts w:ascii="Times New Roman" w:hAnsi="Times New Roman" w:cs="Times New Roman"/>
          <w:sz w:val="18"/>
          <w:szCs w:val="18"/>
        </w:rPr>
        <w:t>上海教育</w:t>
      </w:r>
      <w:r>
        <w:rPr>
          <w:rFonts w:ascii="Times New Roman" w:hAnsi="Times New Roman" w:eastAsia="宋体" w:cs="Times New Roman"/>
          <w:sz w:val="18"/>
          <w:szCs w:val="18"/>
        </w:rPr>
        <w:t>, 2025(26): 54-55.</w:t>
      </w:r>
    </w:p>
  </w:footnote>
  <w:footnote w:id="86">
    <w:p w14:paraId="1976EC61">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SNOOK I, O'NEILL J, CLARK J, et al. Invisible learnings? A commentary on John Hattie's book: Visible learning: A synthesis of over 800 meta-analyses relating to achievement[J]. New Zealand Journal of Educational Studies, 2009, 44(1): 93-106.</w:t>
      </w:r>
    </w:p>
  </w:footnote>
  <w:footnote w:id="87">
    <w:p w14:paraId="261954B3">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WECKER C, VOGEL F, HETMANEK A. Visionär und imposant – aber auch belastbar? Eine Kritik der Methodik von Hatties Visible Learning[J]. Zeitschrift für Erziehungswissenschaft, 2016, 20: 21-40. DOI:10.1007/s11618-016-0696-0.</w:t>
      </w:r>
    </w:p>
  </w:footnote>
  <w:footnote w:id="88">
    <w:p w14:paraId="4CF13A34">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BERGERON P J, RIVARD L. How to engage in pseudoscience with real data: A criticism of John Hattie's arguments in Visible Learning from the perspective of a statistician[J]. McGill Journal of Education, 2017, 52(1): 237-246.</w:t>
      </w:r>
    </w:p>
  </w:footnote>
  <w:footnote w:id="89">
    <w:p w14:paraId="48E4B387">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TERHART E. Has John Hattie really found the holy grail of research on teaching? An extended review of Visible Learning[J]. Journal of Curriculum Studies, 2011, 43(3): 425-438.</w:t>
      </w:r>
    </w:p>
  </w:footnote>
  <w:footnote w:id="90">
    <w:p w14:paraId="43D87AA8">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NIELSEN K, KLITMØLLER J. Blind spots in visible learning: A critique of John Hattie as an educational theorist[J]. Nordic Psychology, 2021.</w:t>
      </w:r>
    </w:p>
  </w:footnote>
  <w:footnote w:id="91">
    <w:p w14:paraId="12EFF921">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QVORTRUP L. Baggrund for og diskussioner af Visible Learning med særligt henblik på lærings- og vidensbegrebet[J]. Paideia, 2015(9): 22-33.</w:t>
      </w:r>
    </w:p>
  </w:footnote>
  <w:footnote w:id="92">
    <w:p w14:paraId="33C301AD">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EACOTT S. Ranting, raving and complaining: Reflections on working against orthodoxy[J]. International Journal of Leadership in Education, 2019, 22(6): 774-782.</w:t>
      </w:r>
    </w:p>
  </w:footnote>
  <w:footnote w:id="93">
    <w:p w14:paraId="38717B19">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GOLOVCHIN M A. What kind of teacher does the 'school of the future' need? Possibility of using John Hattie's approach in Russian education[J]. Economic and Social Changes: Facts, Trends, Forecast, 2019, 12(5): 229-242.</w:t>
      </w:r>
    </w:p>
  </w:footnote>
  <w:footnote w:id="94">
    <w:p w14:paraId="2F1E44A0">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KELLY P, BECK A, HOFBAUER S. Comparing school leaders' experiences of research use in England, Scotland and Germany[J]. Review of Education, 2025, 13(1): e70058. DOI:10.1002/rev3.70058.</w:t>
      </w:r>
    </w:p>
  </w:footnote>
  <w:footnote w:id="95">
    <w:p w14:paraId="3B456F11">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伍绍杨</w:t>
      </w:r>
      <w:r>
        <w:rPr>
          <w:rFonts w:ascii="Times New Roman" w:hAnsi="Times New Roman" w:eastAsia="宋体" w:cs="Times New Roman"/>
          <w:sz w:val="18"/>
          <w:szCs w:val="18"/>
        </w:rPr>
        <w:t xml:space="preserve">. </w:t>
      </w:r>
      <w:r>
        <w:rPr>
          <w:rFonts w:ascii="Times New Roman" w:hAnsi="Times New Roman" w:cs="Times New Roman"/>
          <w:sz w:val="18"/>
          <w:szCs w:val="18"/>
        </w:rPr>
        <w:t>可见的学习：未完成的故事</w:t>
      </w:r>
      <w:r>
        <w:rPr>
          <w:rFonts w:ascii="Times New Roman" w:hAnsi="Times New Roman" w:eastAsia="宋体" w:cs="Times New Roman"/>
          <w:sz w:val="18"/>
          <w:szCs w:val="18"/>
        </w:rPr>
        <w:t xml:space="preserve">[J]. </w:t>
      </w:r>
      <w:r>
        <w:rPr>
          <w:rFonts w:ascii="Times New Roman" w:hAnsi="Times New Roman" w:cs="Times New Roman"/>
          <w:sz w:val="18"/>
          <w:szCs w:val="18"/>
        </w:rPr>
        <w:t>基础教育</w:t>
      </w:r>
      <w:r>
        <w:rPr>
          <w:rFonts w:ascii="Times New Roman" w:hAnsi="Times New Roman" w:eastAsia="宋体" w:cs="Times New Roman"/>
          <w:sz w:val="18"/>
          <w:szCs w:val="18"/>
        </w:rPr>
        <w:t>, 2015, 12(5): 107-112.</w:t>
      </w:r>
    </w:p>
  </w:footnote>
  <w:footnote w:id="96">
    <w:p w14:paraId="1FE418D3">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彭正梅</w:t>
      </w:r>
      <w:r>
        <w:rPr>
          <w:rFonts w:ascii="Times New Roman" w:hAnsi="Times New Roman" w:eastAsia="宋体" w:cs="Times New Roman"/>
          <w:sz w:val="18"/>
          <w:szCs w:val="18"/>
        </w:rPr>
        <w:t xml:space="preserve">. </w:t>
      </w:r>
      <w:r>
        <w:rPr>
          <w:rFonts w:ascii="Times New Roman" w:hAnsi="Times New Roman" w:cs="Times New Roman"/>
          <w:sz w:val="18"/>
          <w:szCs w:val="18"/>
        </w:rPr>
        <w:t>寻求教学的“圣杯”：论哈蒂《可见的学习》及教育学的实证倾向</w:t>
      </w:r>
      <w:r>
        <w:rPr>
          <w:rFonts w:ascii="Times New Roman" w:hAnsi="Times New Roman" w:eastAsia="宋体" w:cs="Times New Roman"/>
          <w:sz w:val="18"/>
          <w:szCs w:val="18"/>
        </w:rPr>
        <w:t xml:space="preserve">[J]. </w:t>
      </w:r>
      <w:r>
        <w:rPr>
          <w:rFonts w:ascii="Times New Roman" w:hAnsi="Times New Roman" w:cs="Times New Roman"/>
          <w:sz w:val="18"/>
          <w:szCs w:val="18"/>
        </w:rPr>
        <w:t>教育发展研究</w:t>
      </w:r>
      <w:r>
        <w:rPr>
          <w:rFonts w:ascii="Times New Roman" w:hAnsi="Times New Roman" w:eastAsia="宋体" w:cs="Times New Roman"/>
          <w:sz w:val="18"/>
          <w:szCs w:val="18"/>
        </w:rPr>
        <w:t>, 2015, 35(6): 1-9.</w:t>
      </w:r>
    </w:p>
  </w:footnote>
  <w:footnote w:id="97">
    <w:p w14:paraId="56836C64">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伍绍杨</w:t>
      </w:r>
      <w:r>
        <w:rPr>
          <w:rFonts w:ascii="Times New Roman" w:hAnsi="Times New Roman" w:eastAsia="宋体" w:cs="Times New Roman"/>
          <w:sz w:val="18"/>
          <w:szCs w:val="18"/>
        </w:rPr>
        <w:t xml:space="preserve">, </w:t>
      </w:r>
      <w:r>
        <w:rPr>
          <w:rFonts w:ascii="Times New Roman" w:hAnsi="Times New Roman" w:cs="Times New Roman"/>
          <w:sz w:val="18"/>
          <w:szCs w:val="18"/>
        </w:rPr>
        <w:t>彭正梅</w:t>
      </w:r>
      <w:r>
        <w:rPr>
          <w:rFonts w:ascii="Times New Roman" w:hAnsi="Times New Roman" w:eastAsia="宋体" w:cs="Times New Roman"/>
          <w:sz w:val="18"/>
          <w:szCs w:val="18"/>
        </w:rPr>
        <w:t xml:space="preserve">. </w:t>
      </w:r>
      <w:r>
        <w:rPr>
          <w:rFonts w:ascii="Times New Roman" w:hAnsi="Times New Roman" w:cs="Times New Roman"/>
          <w:sz w:val="18"/>
          <w:szCs w:val="18"/>
        </w:rPr>
        <w:t>教育知识的全球迁移与重构：以“可见的学习”为例</w:t>
      </w:r>
      <w:r>
        <w:rPr>
          <w:rFonts w:ascii="Times New Roman" w:hAnsi="Times New Roman" w:eastAsia="宋体" w:cs="Times New Roman"/>
          <w:sz w:val="18"/>
          <w:szCs w:val="18"/>
        </w:rPr>
        <w:t xml:space="preserve">[J]. </w:t>
      </w:r>
      <w:r>
        <w:rPr>
          <w:rFonts w:ascii="Times New Roman" w:hAnsi="Times New Roman" w:cs="Times New Roman"/>
          <w:sz w:val="18"/>
          <w:szCs w:val="18"/>
        </w:rPr>
        <w:t>比较教育研究</w:t>
      </w:r>
      <w:r>
        <w:rPr>
          <w:rFonts w:ascii="Times New Roman" w:hAnsi="Times New Roman" w:eastAsia="宋体" w:cs="Times New Roman"/>
          <w:sz w:val="18"/>
          <w:szCs w:val="18"/>
        </w:rPr>
        <w:t>, 2026, 48(3): 92-101.</w:t>
      </w:r>
    </w:p>
  </w:footnote>
  <w:footnote w:id="98">
    <w:p w14:paraId="0468B7BB">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伍绍杨</w:t>
      </w:r>
      <w:r>
        <w:rPr>
          <w:rFonts w:ascii="Times New Roman" w:hAnsi="Times New Roman" w:eastAsia="宋体" w:cs="Times New Roman"/>
          <w:sz w:val="18"/>
          <w:szCs w:val="18"/>
        </w:rPr>
        <w:t xml:space="preserve">. </w:t>
      </w:r>
      <w:r>
        <w:rPr>
          <w:rFonts w:ascii="Times New Roman" w:hAnsi="Times New Roman" w:cs="Times New Roman"/>
          <w:sz w:val="18"/>
          <w:szCs w:val="18"/>
        </w:rPr>
        <w:t>可见的学习的全球迁移</w:t>
      </w:r>
      <w:r>
        <w:rPr>
          <w:rFonts w:ascii="Times New Roman" w:hAnsi="Times New Roman" w:eastAsia="宋体" w:cs="Times New Roman"/>
          <w:sz w:val="18"/>
          <w:szCs w:val="18"/>
        </w:rPr>
        <w:t xml:space="preserve">[J]. </w:t>
      </w:r>
      <w:r>
        <w:rPr>
          <w:rFonts w:ascii="Times New Roman" w:hAnsi="Times New Roman" w:cs="Times New Roman"/>
          <w:sz w:val="18"/>
          <w:szCs w:val="18"/>
        </w:rPr>
        <w:t>上海教育</w:t>
      </w:r>
      <w:r>
        <w:rPr>
          <w:rFonts w:ascii="Times New Roman" w:hAnsi="Times New Roman" w:eastAsia="宋体" w:cs="Times New Roman"/>
          <w:sz w:val="18"/>
          <w:szCs w:val="18"/>
        </w:rPr>
        <w:t>, 2025(26): 32-33.</w:t>
      </w:r>
    </w:p>
  </w:footnote>
  <w:footnote w:id="99">
    <w:p w14:paraId="6AD8DA81">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彭正梅</w:t>
      </w:r>
      <w:r>
        <w:rPr>
          <w:rFonts w:ascii="Times New Roman" w:hAnsi="Times New Roman" w:eastAsia="宋体" w:cs="Times New Roman"/>
          <w:sz w:val="18"/>
          <w:szCs w:val="18"/>
        </w:rPr>
        <w:t xml:space="preserve">, </w:t>
      </w:r>
      <w:r>
        <w:rPr>
          <w:rFonts w:ascii="Times New Roman" w:hAnsi="Times New Roman" w:cs="Times New Roman"/>
          <w:sz w:val="18"/>
          <w:szCs w:val="18"/>
        </w:rPr>
        <w:t>伍绍杨</w:t>
      </w:r>
      <w:r>
        <w:rPr>
          <w:rFonts w:ascii="Times New Roman" w:hAnsi="Times New Roman" w:eastAsia="宋体" w:cs="Times New Roman"/>
          <w:sz w:val="18"/>
          <w:szCs w:val="18"/>
        </w:rPr>
        <w:t xml:space="preserve">, </w:t>
      </w:r>
      <w:r>
        <w:rPr>
          <w:rFonts w:ascii="Times New Roman" w:hAnsi="Times New Roman" w:cs="Times New Roman"/>
          <w:sz w:val="18"/>
          <w:szCs w:val="18"/>
        </w:rPr>
        <w:t>邓莉</w:t>
      </w:r>
      <w:r>
        <w:rPr>
          <w:rFonts w:ascii="Times New Roman" w:hAnsi="Times New Roman" w:eastAsia="宋体" w:cs="Times New Roman"/>
          <w:sz w:val="18"/>
          <w:szCs w:val="18"/>
        </w:rPr>
        <w:t xml:space="preserve">. </w:t>
      </w:r>
      <w:r>
        <w:rPr>
          <w:rFonts w:ascii="Times New Roman" w:hAnsi="Times New Roman" w:cs="Times New Roman"/>
          <w:sz w:val="18"/>
          <w:szCs w:val="18"/>
        </w:rPr>
        <w:t>如何培养高阶能力：哈蒂“可见的学习”的视角</w:t>
      </w:r>
      <w:r>
        <w:rPr>
          <w:rFonts w:ascii="Times New Roman" w:hAnsi="Times New Roman" w:eastAsia="宋体" w:cs="Times New Roman"/>
          <w:sz w:val="18"/>
          <w:szCs w:val="18"/>
        </w:rPr>
        <w:t xml:space="preserve">[J]. </w:t>
      </w:r>
      <w:r>
        <w:rPr>
          <w:rFonts w:ascii="Times New Roman" w:hAnsi="Times New Roman" w:cs="Times New Roman"/>
          <w:sz w:val="18"/>
          <w:szCs w:val="18"/>
        </w:rPr>
        <w:t>教育研究</w:t>
      </w:r>
      <w:r>
        <w:rPr>
          <w:rFonts w:ascii="Times New Roman" w:hAnsi="Times New Roman" w:eastAsia="宋体" w:cs="Times New Roman"/>
          <w:sz w:val="18"/>
          <w:szCs w:val="18"/>
        </w:rPr>
        <w:t>, 2019, 40(5): 76-85.</w:t>
      </w:r>
    </w:p>
  </w:footnote>
  <w:footnote w:id="100">
    <w:p w14:paraId="040C57EA">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沈勍</w:t>
      </w:r>
      <w:r>
        <w:rPr>
          <w:rFonts w:ascii="Times New Roman" w:hAnsi="Times New Roman" w:eastAsia="宋体" w:cs="Times New Roman"/>
          <w:sz w:val="18"/>
          <w:szCs w:val="18"/>
        </w:rPr>
        <w:t xml:space="preserve">, </w:t>
      </w:r>
      <w:r>
        <w:rPr>
          <w:rFonts w:ascii="Times New Roman" w:hAnsi="Times New Roman" w:cs="Times New Roman"/>
          <w:sz w:val="18"/>
          <w:szCs w:val="18"/>
        </w:rPr>
        <w:t>伍绍杨</w:t>
      </w:r>
      <w:r>
        <w:rPr>
          <w:rFonts w:ascii="Times New Roman" w:hAnsi="Times New Roman" w:eastAsia="宋体" w:cs="Times New Roman"/>
          <w:sz w:val="18"/>
          <w:szCs w:val="18"/>
        </w:rPr>
        <w:t xml:space="preserve">. </w:t>
      </w:r>
      <w:r>
        <w:rPr>
          <w:rFonts w:ascii="Times New Roman" w:hAnsi="Times New Roman" w:cs="Times New Roman"/>
          <w:sz w:val="18"/>
          <w:szCs w:val="18"/>
        </w:rPr>
        <w:t>高阶能力的培养之道</w:t>
      </w:r>
      <w:r>
        <w:rPr>
          <w:rFonts w:ascii="Times New Roman" w:hAnsi="Times New Roman" w:eastAsia="宋体" w:cs="Times New Roman"/>
          <w:sz w:val="18"/>
          <w:szCs w:val="18"/>
        </w:rPr>
        <w:t xml:space="preserve">[J]. </w:t>
      </w:r>
      <w:r>
        <w:rPr>
          <w:rFonts w:ascii="Times New Roman" w:hAnsi="Times New Roman" w:cs="Times New Roman"/>
          <w:sz w:val="18"/>
          <w:szCs w:val="18"/>
        </w:rPr>
        <w:t>上海教育</w:t>
      </w:r>
      <w:r>
        <w:rPr>
          <w:rFonts w:ascii="Times New Roman" w:hAnsi="Times New Roman" w:eastAsia="宋体" w:cs="Times New Roman"/>
          <w:sz w:val="18"/>
          <w:szCs w:val="18"/>
        </w:rPr>
        <w:t>, 2025(26): 36-37.</w:t>
      </w:r>
    </w:p>
  </w:footnote>
  <w:footnote w:id="101">
    <w:p w14:paraId="62C6E524">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RICKINSON M, WALSH L, GLEESON J, et al. Using research well in educational practice[M]//RÉVAI N. Who cares about using education research in policy and practice? Strengthening research engagement. Paris: OECD Publishing, 2022: 182-199. DOI:10.1787/d7ff793d-en.</w:t>
      </w:r>
    </w:p>
  </w:footnote>
  <w:footnote w:id="102">
    <w:p w14:paraId="365C16CA">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KELLY P, BECK A, HOFBAUER S. Comparing school leaders' experiences of research use in England, Scotland and Germany[J]. Review of Education, 2025, 13(1): e70058. DOI:10.1002/rev3.70058.</w:t>
      </w:r>
    </w:p>
  </w:footnote>
  <w:footnote w:id="103">
    <w:p w14:paraId="5C7BABE1">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NIELSEN K, KLITMØLLER J. Blind spots in visible learning: A critique of John Hattie as an educational theorist[J]. Nordic Psychology, 2021.; WECKER C, VOGEL F, HETMANEK A. Visionär und imposant – aber auch belastbar? Eine Kritik der Methodik von Hatties Visible Learning[J]. Zeitschrift für Erziehungswissenschaft, 2016, 20: 21-40. DOI:10.1007/s11618-016-0696-0.</w:t>
      </w:r>
    </w:p>
  </w:footnote>
  <w:footnote w:id="104">
    <w:p w14:paraId="3A71AA71">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CHEN S, CHEUNG A C K. Effect of generative artificial intelligence on university students learning outcomes: A systematic review and meta-analysis[J]. Educational Research Review, 2025, 49: 100737. DOI:10.1016/j.edurev.2025.100737.; LIU J, MBOWE A E, TAHRI D, et al. Meta-analysis on the influence of AI agents on K-12 student cognitive performance[J]. Computers in Human Behavior Reports, 2026, 21: 100973. DOI:10.1016/j.chbr.2026.100973.</w:t>
      </w:r>
    </w:p>
  </w:footnote>
  <w:footnote w:id="105">
    <w:p w14:paraId="66EBA2A7">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COHEN L, MANION L, MORRISON K. Research methods in education[M]. 7th ed. London: Routledge, 2011.</w:t>
      </w:r>
    </w:p>
  </w:footnote>
  <w:footnote w:id="106">
    <w:p w14:paraId="7D1CB856">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CRESWELL J W, CRESWELL J D. Research design: Qualitative, quantitative, and mixed methods approaches[M]. 6th ed. Thousand Oaks: SAGE, 2022.</w:t>
      </w:r>
    </w:p>
  </w:footnote>
  <w:footnote w:id="107">
    <w:p w14:paraId="6EBDA54A">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COWEN N, CARTWRIGHT N, VIRK B, et al. Making the most of the evidence: Evidence-based policy in the classroom[R]. Durham: Durham University, 2015.</w:t>
      </w:r>
    </w:p>
  </w:footnote>
  <w:footnote w:id="108">
    <w:p w14:paraId="1D3AD54D">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JORNITZ S, KLINGE D. "Bildung" as a forgotten aspect of algorithmic technologies[M]//PARREIRA DO AMARAL M, THOMPSON C. Geopolitical transformations in higher education. Cham: Springer, 2022: 231-249.</w:t>
      </w:r>
    </w:p>
  </w:footnote>
  <w:footnote w:id="109">
    <w:p w14:paraId="0E43BC59">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COHEN L, MANION L, MORRISON K. Research methods in education[M]. 7th ed. London: Routledge, 2011.</w:t>
      </w:r>
    </w:p>
  </w:footnote>
  <w:footnote w:id="110">
    <w:p w14:paraId="7A7071A3">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ANDERSON L W, KRATHWOHL D R. A taxonomy for learning, teaching, and assessing: A revision of Bloom's taxonomy of educational objectives[M]. New York: Longman, 2001.</w:t>
      </w:r>
    </w:p>
  </w:footnote>
  <w:footnote w:id="111">
    <w:p w14:paraId="1B56F61E">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马淑风</w:t>
      </w:r>
      <w:r>
        <w:rPr>
          <w:rFonts w:ascii="Times New Roman" w:hAnsi="Times New Roman" w:eastAsia="宋体" w:cs="Times New Roman"/>
          <w:sz w:val="18"/>
          <w:szCs w:val="18"/>
        </w:rPr>
        <w:t xml:space="preserve">, </w:t>
      </w:r>
      <w:r>
        <w:rPr>
          <w:rFonts w:ascii="Times New Roman" w:hAnsi="Times New Roman" w:cs="Times New Roman"/>
          <w:sz w:val="18"/>
          <w:szCs w:val="18"/>
        </w:rPr>
        <w:t>杨向东</w:t>
      </w:r>
      <w:r>
        <w:rPr>
          <w:rFonts w:ascii="Times New Roman" w:hAnsi="Times New Roman" w:eastAsia="宋体" w:cs="Times New Roman"/>
          <w:sz w:val="18"/>
          <w:szCs w:val="18"/>
        </w:rPr>
        <w:t xml:space="preserve">. </w:t>
      </w:r>
      <w:r>
        <w:rPr>
          <w:rFonts w:ascii="Times New Roman" w:hAnsi="Times New Roman" w:cs="Times New Roman"/>
          <w:sz w:val="18"/>
          <w:szCs w:val="18"/>
        </w:rPr>
        <w:t>什么才是高阶思维？——以“新旧知识关系建立”为核心的高阶思维概念框架</w:t>
      </w:r>
      <w:r>
        <w:rPr>
          <w:rFonts w:ascii="Times New Roman" w:hAnsi="Times New Roman" w:eastAsia="宋体" w:cs="Times New Roman"/>
          <w:sz w:val="18"/>
          <w:szCs w:val="18"/>
        </w:rPr>
        <w:t xml:space="preserve">[J]. </w:t>
      </w:r>
      <w:r>
        <w:rPr>
          <w:rFonts w:ascii="Times New Roman" w:hAnsi="Times New Roman" w:cs="Times New Roman"/>
          <w:sz w:val="18"/>
          <w:szCs w:val="18"/>
        </w:rPr>
        <w:t>华东师范大学学报（教育科学版）</w:t>
      </w:r>
      <w:r>
        <w:rPr>
          <w:rFonts w:ascii="Times New Roman" w:hAnsi="Times New Roman" w:eastAsia="宋体" w:cs="Times New Roman"/>
          <w:sz w:val="18"/>
          <w:szCs w:val="18"/>
        </w:rPr>
        <w:t>, 2022, 40(11): 58-68. DOI:10.16382/j.cnki.1000-5560.2022.11.005.</w:t>
      </w:r>
    </w:p>
  </w:footnote>
  <w:footnote w:id="112">
    <w:p w14:paraId="6ABE663F">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OECD. Beyond academic learning: First results from the Survey of Social and Emotional Skills[R]. Paris: OECD Publishing, 2021.</w:t>
      </w:r>
    </w:p>
  </w:footnote>
  <w:footnote w:id="113">
    <w:p w14:paraId="6C02DA56">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黄忠敬</w:t>
      </w:r>
      <w:r>
        <w:rPr>
          <w:rFonts w:ascii="Times New Roman" w:hAnsi="Times New Roman" w:eastAsia="宋体" w:cs="Times New Roman"/>
          <w:sz w:val="18"/>
          <w:szCs w:val="18"/>
        </w:rPr>
        <w:t xml:space="preserve">, </w:t>
      </w:r>
      <w:r>
        <w:rPr>
          <w:rFonts w:ascii="Times New Roman" w:hAnsi="Times New Roman" w:cs="Times New Roman"/>
          <w:sz w:val="18"/>
          <w:szCs w:val="18"/>
        </w:rPr>
        <w:t>王倩</w:t>
      </w:r>
      <w:r>
        <w:rPr>
          <w:rFonts w:ascii="Times New Roman" w:hAnsi="Times New Roman" w:eastAsia="宋体" w:cs="Times New Roman"/>
          <w:sz w:val="18"/>
          <w:szCs w:val="18"/>
        </w:rPr>
        <w:t xml:space="preserve">, </w:t>
      </w:r>
      <w:r>
        <w:rPr>
          <w:rFonts w:ascii="Times New Roman" w:hAnsi="Times New Roman" w:cs="Times New Roman"/>
          <w:sz w:val="18"/>
          <w:szCs w:val="18"/>
        </w:rPr>
        <w:t>陈唤春</w:t>
      </w:r>
      <w:r>
        <w:rPr>
          <w:rFonts w:ascii="Times New Roman" w:hAnsi="Times New Roman" w:eastAsia="宋体" w:cs="Times New Roman"/>
          <w:sz w:val="18"/>
          <w:szCs w:val="18"/>
        </w:rPr>
        <w:t xml:space="preserve">, </w:t>
      </w:r>
      <w:r>
        <w:rPr>
          <w:rFonts w:ascii="Times New Roman" w:hAnsi="Times New Roman" w:cs="Times New Roman"/>
          <w:sz w:val="18"/>
          <w:szCs w:val="18"/>
        </w:rPr>
        <w:t>等</w:t>
      </w:r>
      <w:r>
        <w:rPr>
          <w:rFonts w:ascii="Times New Roman" w:hAnsi="Times New Roman" w:eastAsia="宋体" w:cs="Times New Roman"/>
          <w:sz w:val="18"/>
          <w:szCs w:val="18"/>
        </w:rPr>
        <w:t xml:space="preserve">. </w:t>
      </w:r>
      <w:r>
        <w:rPr>
          <w:rFonts w:ascii="Times New Roman" w:hAnsi="Times New Roman" w:cs="Times New Roman"/>
          <w:sz w:val="18"/>
          <w:szCs w:val="18"/>
        </w:rPr>
        <w:t>交往能力：中国青少年社会与情感能力测评分报告之五</w:t>
      </w:r>
      <w:r>
        <w:rPr>
          <w:rFonts w:ascii="Times New Roman" w:hAnsi="Times New Roman" w:eastAsia="宋体" w:cs="Times New Roman"/>
          <w:sz w:val="18"/>
          <w:szCs w:val="18"/>
        </w:rPr>
        <w:t xml:space="preserve">[J]. </w:t>
      </w:r>
      <w:r>
        <w:rPr>
          <w:rFonts w:ascii="Times New Roman" w:hAnsi="Times New Roman" w:cs="Times New Roman"/>
          <w:sz w:val="18"/>
          <w:szCs w:val="18"/>
        </w:rPr>
        <w:t>华东师范大学学报（教育科学版）</w:t>
      </w:r>
      <w:r>
        <w:rPr>
          <w:rFonts w:ascii="Times New Roman" w:hAnsi="Times New Roman" w:eastAsia="宋体" w:cs="Times New Roman"/>
          <w:sz w:val="18"/>
          <w:szCs w:val="18"/>
        </w:rPr>
        <w:t xml:space="preserve">, 2021, 39(9): 93-108. DOI:10.16382/j.cnki.1000-5560.2021.09.006.; </w:t>
      </w:r>
      <w:r>
        <w:rPr>
          <w:rFonts w:ascii="Times New Roman" w:hAnsi="Times New Roman" w:cs="Times New Roman"/>
          <w:sz w:val="18"/>
          <w:szCs w:val="18"/>
        </w:rPr>
        <w:t>袁振国</w:t>
      </w:r>
      <w:r>
        <w:rPr>
          <w:rFonts w:ascii="Times New Roman" w:hAnsi="Times New Roman" w:eastAsia="宋体" w:cs="Times New Roman"/>
          <w:sz w:val="18"/>
          <w:szCs w:val="18"/>
        </w:rPr>
        <w:t xml:space="preserve">, </w:t>
      </w:r>
      <w:r>
        <w:rPr>
          <w:rFonts w:ascii="Times New Roman" w:hAnsi="Times New Roman" w:cs="Times New Roman"/>
          <w:sz w:val="18"/>
          <w:szCs w:val="18"/>
        </w:rPr>
        <w:t>黄忠敬</w:t>
      </w:r>
      <w:r>
        <w:rPr>
          <w:rFonts w:ascii="Times New Roman" w:hAnsi="Times New Roman" w:eastAsia="宋体" w:cs="Times New Roman"/>
          <w:sz w:val="18"/>
          <w:szCs w:val="18"/>
        </w:rPr>
        <w:t xml:space="preserve">, </w:t>
      </w:r>
      <w:r>
        <w:rPr>
          <w:rFonts w:ascii="Times New Roman" w:hAnsi="Times New Roman" w:cs="Times New Roman"/>
          <w:sz w:val="18"/>
          <w:szCs w:val="18"/>
        </w:rPr>
        <w:t>王纮</w:t>
      </w:r>
      <w:r>
        <w:rPr>
          <w:rFonts w:ascii="Times New Roman" w:hAnsi="Times New Roman" w:eastAsia="宋体" w:cs="Times New Roman"/>
          <w:sz w:val="18"/>
          <w:szCs w:val="18"/>
        </w:rPr>
        <w:t xml:space="preserve">, </w:t>
      </w:r>
      <w:r>
        <w:rPr>
          <w:rFonts w:ascii="Times New Roman" w:hAnsi="Times New Roman" w:cs="Times New Roman"/>
          <w:sz w:val="18"/>
          <w:szCs w:val="18"/>
        </w:rPr>
        <w:t>等</w:t>
      </w:r>
      <w:r>
        <w:rPr>
          <w:rFonts w:ascii="Times New Roman" w:hAnsi="Times New Roman" w:eastAsia="宋体" w:cs="Times New Roman"/>
          <w:sz w:val="18"/>
          <w:szCs w:val="18"/>
        </w:rPr>
        <w:t xml:space="preserve">. </w:t>
      </w:r>
      <w:r>
        <w:rPr>
          <w:rFonts w:ascii="Times New Roman" w:hAnsi="Times New Roman" w:cs="Times New Roman"/>
          <w:sz w:val="18"/>
          <w:szCs w:val="18"/>
        </w:rPr>
        <w:t>中国青少年社会与情感能力发展水平报告——基于第二轮</w:t>
      </w:r>
      <w:r>
        <w:rPr>
          <w:rFonts w:ascii="Times New Roman" w:hAnsi="Times New Roman" w:eastAsia="宋体" w:cs="Times New Roman"/>
          <w:sz w:val="18"/>
          <w:szCs w:val="18"/>
        </w:rPr>
        <w:t>SSES</w:t>
      </w:r>
      <w:r>
        <w:rPr>
          <w:rFonts w:ascii="Times New Roman" w:hAnsi="Times New Roman" w:cs="Times New Roman"/>
          <w:sz w:val="18"/>
          <w:szCs w:val="18"/>
        </w:rPr>
        <w:t>测评数据</w:t>
      </w:r>
      <w:r>
        <w:rPr>
          <w:rFonts w:ascii="Times New Roman" w:hAnsi="Times New Roman" w:eastAsia="宋体" w:cs="Times New Roman"/>
          <w:sz w:val="18"/>
          <w:szCs w:val="18"/>
        </w:rPr>
        <w:t xml:space="preserve">[J]. </w:t>
      </w:r>
      <w:r>
        <w:rPr>
          <w:rFonts w:ascii="Times New Roman" w:hAnsi="Times New Roman" w:cs="Times New Roman"/>
          <w:sz w:val="18"/>
          <w:szCs w:val="18"/>
        </w:rPr>
        <w:t>华东师范大学学报（教育科学版）</w:t>
      </w:r>
      <w:r>
        <w:rPr>
          <w:rFonts w:ascii="Times New Roman" w:hAnsi="Times New Roman" w:eastAsia="宋体" w:cs="Times New Roman"/>
          <w:sz w:val="18"/>
          <w:szCs w:val="18"/>
        </w:rPr>
        <w:t>, 2024, 42(5): 1-32. DOI:10.16382/j.cnki.1000-5560.2024.05.001.</w:t>
      </w:r>
    </w:p>
  </w:footnote>
  <w:footnote w:id="114">
    <w:p w14:paraId="24B32C91">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BERGERON L, ROGERS L. Teaching the Theory of Knowledge course in IB World Schools[R]. La Crosse: University of Wisconsin-La Crosse, 2015.</w:t>
      </w:r>
    </w:p>
  </w:footnote>
  <w:footnote w:id="115">
    <w:p w14:paraId="1EC94390">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ZEMPLÉN G Á. Conflicting agendas: Critical thinking versus science education in the International Baccalaureate Theory of Knowledge course[J]. Science &amp; Education, 2007, 16: 167-196.</w:t>
      </w:r>
    </w:p>
  </w:footnote>
  <w:footnote w:id="116">
    <w:p w14:paraId="1BF30A4F">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BOUCKAERT M. The assessment of students' creative and critical thinking skills in higher education across OECD countries: A review of policies and related practices[R]. Paris: OECD Publishing, 2023. DOI:10.1787/35dbd439-en.</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FE53B5"/>
    <w:multiLevelType w:val="multilevel"/>
    <w:tmpl w:val="ACFE53B5"/>
    <w:lvl w:ilvl="0" w:tentative="0">
      <w:start w:val="1"/>
      <w:numFmt w:val="decimal"/>
      <w:suff w:val="nothing"/>
      <w:lvlText w:val="（%1）"/>
      <w:lvlJc w:val="left"/>
      <w:pPr>
        <w:tabs>
          <w:tab w:val="left" w:pos="0"/>
        </w:tabs>
        <w:ind w:left="0" w:firstLine="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
    <w:nsid w:val="C90B9BDA"/>
    <w:multiLevelType w:val="multilevel"/>
    <w:tmpl w:val="C90B9BDA"/>
    <w:lvl w:ilvl="0" w:tentative="0">
      <w:start w:val="1"/>
      <w:numFmt w:val="chineseCountingThousand"/>
      <w:suff w:val="nothing"/>
      <w:lvlText w:val="（%1）"/>
      <w:lvlJc w:val="left"/>
      <w:pPr>
        <w:tabs>
          <w:tab w:val="left" w:pos="0"/>
        </w:tabs>
        <w:ind w:left="0" w:firstLine="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2">
    <w:nsid w:val="23B23918"/>
    <w:multiLevelType w:val="multilevel"/>
    <w:tmpl w:val="23B23918"/>
    <w:lvl w:ilvl="0" w:tentative="0">
      <w:start w:val="1"/>
      <w:numFmt w:val="decimal"/>
      <w:lvlText w:val="%1."/>
      <w:lvlJc w:val="left"/>
      <w:pPr>
        <w:tabs>
          <w:tab w:val="left" w:pos="312"/>
        </w:tabs>
        <w:ind w:left="0" w:firstLine="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3">
    <w:nsid w:val="48638943"/>
    <w:multiLevelType w:val="multilevel"/>
    <w:tmpl w:val="48638943"/>
    <w:lvl w:ilvl="0" w:tentative="0">
      <w:start w:val="1"/>
      <w:numFmt w:val="decimal"/>
      <w:suff w:val="nothing"/>
      <w:lvlText w:val="（%1）"/>
      <w:lvlJc w:val="left"/>
      <w:pPr>
        <w:tabs>
          <w:tab w:val="left" w:pos="0"/>
        </w:tabs>
        <w:ind w:left="0" w:firstLine="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4">
    <w:nsid w:val="664461F7"/>
    <w:multiLevelType w:val="multilevel"/>
    <w:tmpl w:val="664461F7"/>
    <w:lvl w:ilvl="0" w:tentative="0">
      <w:start w:val="1"/>
      <w:numFmt w:val="chineseCountingThousand"/>
      <w:suff w:val="nothing"/>
      <w:lvlText w:val="（%1）"/>
      <w:lvlJc w:val="left"/>
      <w:pPr>
        <w:tabs>
          <w:tab w:val="left" w:pos="0"/>
        </w:tabs>
        <w:ind w:left="0" w:firstLine="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num w:numId="1">
    <w:abstractNumId w:val="1"/>
  </w:num>
  <w:num w:numId="2">
    <w:abstractNumId w:val="2"/>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34"/>
    <w:footnote w:id="235"/>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NmMzBiOTZkNmM4NWFhZTRjMjhkMzE2Y2MxOWQ0ZGEifQ=="/>
  </w:docVars>
  <w:rsids>
    <w:rsidRoot w:val="00000000"/>
    <w:rsid w:val="0C253E5B"/>
    <w:rsid w:val="1B4A3CA9"/>
    <w:rsid w:val="1F896D6A"/>
    <w:rsid w:val="1FFD291B"/>
    <w:rsid w:val="2941258B"/>
    <w:rsid w:val="2A0E2346"/>
    <w:rsid w:val="2B420676"/>
    <w:rsid w:val="2B8E7BE2"/>
    <w:rsid w:val="2BC90C1A"/>
    <w:rsid w:val="39D72754"/>
    <w:rsid w:val="3E2E0DB1"/>
    <w:rsid w:val="481E3C44"/>
    <w:rsid w:val="4AA20223"/>
    <w:rsid w:val="596F2944"/>
    <w:rsid w:val="5CC606DB"/>
    <w:rsid w:val="7E6455BD"/>
    <w:rsid w:val="7EA06B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keepNext/>
      <w:keepLines/>
      <w:spacing w:before="480" w:after="100" w:line="300" w:lineRule="auto"/>
      <w:outlineLvl w:val="0"/>
    </w:pPr>
    <w:rPr>
      <w:rFonts w:asciiTheme="majorHAnsi" w:hAnsiTheme="majorHAnsi" w:eastAsiaTheme="majorEastAsia" w:cstheme="majorBidi"/>
      <w:b/>
      <w:bCs/>
      <w:color w:val="000000"/>
      <w:sz w:val="26"/>
      <w:szCs w:val="28"/>
    </w:rPr>
  </w:style>
  <w:style w:type="paragraph" w:styleId="3">
    <w:name w:val="heading 2"/>
    <w:basedOn w:val="1"/>
    <w:next w:val="1"/>
    <w:unhideWhenUsed/>
    <w:qFormat/>
    <w:uiPriority w:val="0"/>
    <w:pPr>
      <w:adjustRightInd w:val="0"/>
      <w:spacing w:beforeLines="50" w:afterLines="50"/>
      <w:jc w:val="left"/>
      <w:outlineLvl w:val="1"/>
    </w:pPr>
    <w:rPr>
      <w:rFonts w:ascii="Times New Roman" w:hAnsi="Times New Roman" w:eastAsia="黑体" w:cs="Times New Roman"/>
      <w:sz w:val="28"/>
      <w:szCs w:val="28"/>
    </w:rPr>
  </w:style>
  <w:style w:type="paragraph" w:styleId="4">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5">
    <w:name w:val="toc 3"/>
    <w:basedOn w:val="1"/>
    <w:next w:val="1"/>
    <w:qFormat/>
    <w:uiPriority w:val="0"/>
    <w:pPr>
      <w:ind w:left="840" w:leftChars="400"/>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qFormat/>
    <w:uiPriority w:val="0"/>
  </w:style>
  <w:style w:type="paragraph" w:styleId="9">
    <w:name w:val="toc 4"/>
    <w:basedOn w:val="1"/>
    <w:next w:val="1"/>
    <w:qFormat/>
    <w:uiPriority w:val="0"/>
    <w:pPr>
      <w:ind w:left="1260" w:leftChars="600"/>
    </w:pPr>
  </w:style>
  <w:style w:type="paragraph" w:styleId="10">
    <w:name w:val="toc 2"/>
    <w:basedOn w:val="1"/>
    <w:next w:val="1"/>
    <w:qFormat/>
    <w:uiPriority w:val="0"/>
    <w:pPr>
      <w:ind w:left="420" w:leftChars="200"/>
    </w:p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footnote reference"/>
    <w:qFormat/>
    <w:uiPriority w:val="0"/>
    <w:rPr>
      <w:vertAlign w:val="superscript"/>
    </w:rPr>
  </w:style>
  <w:style w:type="paragraph" w:customStyle="1" w:styleId="17">
    <w:name w:val="Table Text"/>
    <w:qFormat/>
    <w:uiPriority w:val="0"/>
    <w:pPr>
      <w:spacing w:line="276" w:lineRule="auto"/>
    </w:pPr>
    <w:rPr>
      <w:rFonts w:ascii="宋体" w:hAnsi="宋体" w:eastAsia="宋体" w:cstheme="minorBidi"/>
      <w:sz w:val="19"/>
      <w:szCs w:val="22"/>
      <w:lang w:val="en-US" w:eastAsia="en-US" w:bidi="ar-SA"/>
    </w:rPr>
  </w:style>
  <w:style w:type="character" w:customStyle="1" w:styleId="18">
    <w:name w:val="Footnote Characters"/>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1" Type="http://schemas.openxmlformats.org/officeDocument/2006/relationships/fontTable" Target="fontTable.xml"/><Relationship Id="rId40" Type="http://schemas.openxmlformats.org/officeDocument/2006/relationships/numbering" Target="numbering.xml"/><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notes" Target="footnotes.xml"/><Relationship Id="rId29" Type="http://schemas.openxmlformats.org/officeDocument/2006/relationships/image" Target="media/image25.png"/><Relationship Id="rId28" Type="http://schemas.openxmlformats.org/officeDocument/2006/relationships/image" Target="media/image24.jpeg"/><Relationship Id="rId27" Type="http://schemas.openxmlformats.org/officeDocument/2006/relationships/image" Target="media/image23.jpe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jpeg"/><Relationship Id="rId2" Type="http://schemas.openxmlformats.org/officeDocument/2006/relationships/settings" Target="settings.xml"/><Relationship Id="rId19" Type="http://schemas.openxmlformats.org/officeDocument/2006/relationships/image" Target="media/image15.jpe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jpe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164</Pages>
  <Words>1029</Words>
  <Characters>1071</Characters>
  <Lines>0</Lines>
  <Paragraphs>0</Paragraphs>
  <TotalTime>7</TotalTime>
  <ScaleCrop>false</ScaleCrop>
  <LinksUpToDate>false</LinksUpToDate>
  <CharactersWithSpaces>1169</CharactersWithSpaces>
  <Application>WPS Office_12.1.0.29680_F1E327BC-269C-435d-A152-05C5408002CA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2024-11-02T04:30:00Z</dcterms:created>
  <dc:creator>xiangliu09</dc:creator>
  <cp:lastModifiedBy>小媆儿</cp:lastModifiedBy>
  <dcterms:modified xsi:type="dcterms:W3CDTF">2026-10-25T06:47:13Z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2052-12.1.0.29680</vt:lpwstr>
  </property>
  <property fmtid="{D5CDD505-2E9C-101B-9397-08002B2CF9AE}" pid="3" name="ICV">
    <vt:lpwstr>8FFB777CB1CC4DCFA273D4875C6DFE1E_13</vt:lpwstr>
  </property>
  <property fmtid="{D5CDD505-2E9C-101B-9397-08002B2CF9AE}" pid="4" name="KSOTemplateDocerSaveRecord">
    <vt:lpwstr>eyJoZGlkIjoiMWNmMmQwYWJjYjYyN2RiMjEyZTJkMzM5ZmMzNjYyZjIiLCJ1c2VySWQiOiIzMjk3MzEwNjAifQ==</vt:lpwstr>
  </property>
</Properties>
</file>